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42A71" w14:textId="77777777" w:rsidR="006C1E21" w:rsidRPr="00782776" w:rsidRDefault="00D350EE">
      <w:pPr>
        <w:pStyle w:val="1"/>
        <w:spacing w:before="240" w:after="120"/>
        <w:rPr>
          <w:b w:val="0"/>
        </w:rPr>
      </w:pPr>
      <w:bookmarkStart w:id="0" w:name="_Hlk101013235"/>
      <w:bookmarkStart w:id="1" w:name="_Hlk106117080"/>
      <w:bookmarkEnd w:id="0"/>
      <w:r w:rsidRPr="00782776">
        <w:rPr>
          <w:rFonts w:hint="eastAsia"/>
          <w:b w:val="0"/>
          <w:bCs/>
        </w:rPr>
        <w:t>新冠疫情背景</w:t>
      </w:r>
      <w:proofErr w:type="gramStart"/>
      <w:r w:rsidRPr="00782776">
        <w:rPr>
          <w:rFonts w:hint="eastAsia"/>
          <w:b w:val="0"/>
          <w:bCs/>
        </w:rPr>
        <w:t>下大型</w:t>
      </w:r>
      <w:proofErr w:type="gramEnd"/>
      <w:r w:rsidRPr="00782776">
        <w:rPr>
          <w:rFonts w:hint="eastAsia"/>
          <w:b w:val="0"/>
          <w:bCs/>
        </w:rPr>
        <w:t>体育活动的风险评估：分析、模拟和预测</w:t>
      </w:r>
      <w:r w:rsidRPr="00782776">
        <w:rPr>
          <w:rFonts w:hint="eastAsia"/>
          <w:b w:val="0"/>
          <w:bCs/>
        </w:rPr>
        <w:t>-</w:t>
      </w:r>
      <w:r w:rsidRPr="00782776">
        <w:rPr>
          <w:rFonts w:hint="eastAsia"/>
          <w:b w:val="0"/>
          <w:bCs/>
        </w:rPr>
        <w:t>以北京冬奥会为例</w:t>
      </w:r>
    </w:p>
    <w:bookmarkEnd w:id="1"/>
    <w:p w14:paraId="56FCDE62" w14:textId="77777777" w:rsidR="006C1E21" w:rsidRPr="00782776" w:rsidRDefault="006C1E21">
      <w:pPr>
        <w:snapToGrid w:val="0"/>
        <w:spacing w:before="60"/>
        <w:ind w:firstLine="420"/>
        <w:rPr>
          <w:sz w:val="18"/>
        </w:rPr>
      </w:pPr>
    </w:p>
    <w:p w14:paraId="3DEC2B52" w14:textId="78EECFF7" w:rsidR="006C1E21" w:rsidRPr="00782776" w:rsidRDefault="00D350EE">
      <w:pPr>
        <w:snapToGrid w:val="0"/>
        <w:spacing w:line="260" w:lineRule="exact"/>
        <w:ind w:firstLineChars="200" w:firstLine="360"/>
        <w:rPr>
          <w:rFonts w:eastAsia="楷体_GB2312"/>
          <w:sz w:val="18"/>
        </w:rPr>
      </w:pPr>
      <w:r w:rsidRPr="00782776">
        <w:rPr>
          <w:sz w:val="18"/>
        </w:rPr>
        <w:t>【</w:t>
      </w:r>
      <w:r w:rsidRPr="00782776">
        <w:rPr>
          <w:rFonts w:eastAsia="黑体"/>
          <w:sz w:val="18"/>
        </w:rPr>
        <w:t>摘要</w:t>
      </w:r>
      <w:r w:rsidRPr="00782776">
        <w:rPr>
          <w:sz w:val="18"/>
        </w:rPr>
        <w:t>】</w:t>
      </w:r>
      <w:r w:rsidRPr="00782776">
        <w:rPr>
          <w:rFonts w:eastAsia="楷体_GB2312" w:hint="eastAsia"/>
          <w:sz w:val="18"/>
          <w:szCs w:val="18"/>
        </w:rPr>
        <w:t>自</w:t>
      </w:r>
      <w:r w:rsidRPr="00782776">
        <w:rPr>
          <w:rFonts w:eastAsia="楷体_GB2312" w:hint="eastAsia"/>
          <w:sz w:val="18"/>
          <w:szCs w:val="18"/>
        </w:rPr>
        <w:t>2020</w:t>
      </w:r>
      <w:r w:rsidRPr="00782776">
        <w:rPr>
          <w:rFonts w:eastAsia="楷体_GB2312" w:hint="eastAsia"/>
          <w:sz w:val="18"/>
          <w:szCs w:val="18"/>
        </w:rPr>
        <w:t>年</w:t>
      </w:r>
      <w:r w:rsidRPr="00782776">
        <w:rPr>
          <w:rFonts w:eastAsia="楷体_GB2312" w:hint="eastAsia"/>
          <w:sz w:val="18"/>
          <w:szCs w:val="18"/>
        </w:rPr>
        <w:t>1</w:t>
      </w:r>
      <w:r w:rsidRPr="00782776">
        <w:rPr>
          <w:rFonts w:eastAsia="楷体_GB2312" w:hint="eastAsia"/>
          <w:sz w:val="18"/>
          <w:szCs w:val="18"/>
        </w:rPr>
        <w:t>月爆发至今，世界</w:t>
      </w:r>
      <w:r w:rsidRPr="00782776">
        <w:rPr>
          <w:rFonts w:eastAsia="楷体_GB2312" w:hint="eastAsia"/>
          <w:sz w:val="18"/>
          <w:szCs w:val="18"/>
        </w:rPr>
        <w:t>COVID-19</w:t>
      </w:r>
      <w:r w:rsidRPr="00782776">
        <w:rPr>
          <w:rFonts w:eastAsia="楷体_GB2312" w:hint="eastAsia"/>
          <w:sz w:val="18"/>
          <w:szCs w:val="18"/>
        </w:rPr>
        <w:t>疫情仍未得到有效控制，变种毒株全球蔓延，每日新增病例居高不下。国内疫情虽在一定程度上得到了有效的控制，但是仍存在小规模间断性爆发，例如</w:t>
      </w:r>
      <w:r w:rsidRPr="00782776">
        <w:rPr>
          <w:rFonts w:eastAsia="楷体_GB2312" w:hint="eastAsia"/>
          <w:sz w:val="18"/>
          <w:szCs w:val="18"/>
        </w:rPr>
        <w:t>2021</w:t>
      </w:r>
      <w:r w:rsidRPr="00782776">
        <w:rPr>
          <w:rFonts w:eastAsia="楷体_GB2312" w:hint="eastAsia"/>
          <w:sz w:val="18"/>
          <w:szCs w:val="18"/>
        </w:rPr>
        <w:t>年</w:t>
      </w:r>
      <w:r w:rsidRPr="00782776">
        <w:rPr>
          <w:rFonts w:eastAsia="楷体_GB2312" w:hint="eastAsia"/>
          <w:sz w:val="18"/>
          <w:szCs w:val="18"/>
        </w:rPr>
        <w:t>8</w:t>
      </w:r>
      <w:r w:rsidRPr="00782776">
        <w:rPr>
          <w:rFonts w:eastAsia="楷体_GB2312" w:hint="eastAsia"/>
          <w:sz w:val="18"/>
          <w:szCs w:val="18"/>
        </w:rPr>
        <w:t>月，南京爆发的聚集性疫情。而作为大型聚集性活动，体育赛事也面临着相同的挑战和风险。</w:t>
      </w:r>
      <w:r w:rsidR="00856E75" w:rsidRPr="00782776">
        <w:rPr>
          <w:rFonts w:eastAsia="楷体_GB2312" w:hint="eastAsia"/>
          <w:sz w:val="18"/>
          <w:szCs w:val="18"/>
        </w:rPr>
        <w:t>为给疫情背景</w:t>
      </w:r>
      <w:proofErr w:type="gramStart"/>
      <w:r w:rsidR="00856E75" w:rsidRPr="00782776">
        <w:rPr>
          <w:rFonts w:eastAsia="楷体_GB2312" w:hint="eastAsia"/>
          <w:sz w:val="18"/>
          <w:szCs w:val="18"/>
        </w:rPr>
        <w:t>下大型</w:t>
      </w:r>
      <w:proofErr w:type="gramEnd"/>
      <w:r w:rsidR="00856E75" w:rsidRPr="00782776">
        <w:rPr>
          <w:rFonts w:eastAsia="楷体_GB2312" w:hint="eastAsia"/>
          <w:sz w:val="18"/>
          <w:szCs w:val="18"/>
        </w:rPr>
        <w:t>体育活动风险评估提供参考，本文将以北京冬奥会为例，具体来说，我们通过对东京奥运会疫情与舆情的分析来评估北京冬奥会期间疫情及舆情方面的潜在风险。</w:t>
      </w:r>
      <w:r w:rsidRPr="00782776">
        <w:rPr>
          <w:rFonts w:eastAsia="楷体_GB2312" w:hint="eastAsia"/>
          <w:sz w:val="18"/>
          <w:szCs w:val="18"/>
        </w:rPr>
        <w:t>结果表明，新冠疫情和东京奥运的舆情之间存在较强的时滞相关性。对于疫情，我们在城市层面，使用多主体建模方法对赛事举办城市内可能的疾病传播进行了模拟；在奥运村层面，本文基于</w:t>
      </w:r>
      <w:r w:rsidRPr="00782776">
        <w:rPr>
          <w:rFonts w:eastAsia="楷体_GB2312" w:hint="eastAsia"/>
          <w:sz w:val="18"/>
          <w:szCs w:val="18"/>
        </w:rPr>
        <w:t>SEIR</w:t>
      </w:r>
      <w:r w:rsidRPr="00782776">
        <w:rPr>
          <w:rFonts w:eastAsia="楷体_GB2312" w:hint="eastAsia"/>
          <w:sz w:val="18"/>
          <w:szCs w:val="18"/>
        </w:rPr>
        <w:t>传播模型，对北京冬奥会期间奥运村中的病毒传播情况进行了模拟；并在最后结合前文及时序预测模型对北京冬奥会的举办进行了风险分析。</w:t>
      </w:r>
    </w:p>
    <w:p w14:paraId="2846BAD6" w14:textId="77777777" w:rsidR="006C1E21" w:rsidRPr="00782776" w:rsidRDefault="00D350EE">
      <w:pPr>
        <w:spacing w:line="240" w:lineRule="exact"/>
        <w:ind w:firstLine="420"/>
        <w:rPr>
          <w:rFonts w:eastAsia="楷体_GB2312"/>
          <w:sz w:val="18"/>
          <w:szCs w:val="18"/>
        </w:rPr>
      </w:pPr>
      <w:r w:rsidRPr="00782776">
        <w:rPr>
          <w:rFonts w:eastAsia="黑体"/>
          <w:sz w:val="18"/>
        </w:rPr>
        <w:t>关</w:t>
      </w:r>
      <w:r w:rsidRPr="00782776">
        <w:rPr>
          <w:rFonts w:eastAsia="黑体"/>
          <w:sz w:val="18"/>
        </w:rPr>
        <w:t xml:space="preserve">  </w:t>
      </w:r>
      <w:r w:rsidRPr="00782776">
        <w:rPr>
          <w:rFonts w:eastAsia="黑体"/>
          <w:sz w:val="18"/>
        </w:rPr>
        <w:t>键</w:t>
      </w:r>
      <w:r w:rsidRPr="00782776">
        <w:rPr>
          <w:rFonts w:eastAsia="黑体"/>
          <w:sz w:val="18"/>
        </w:rPr>
        <w:t xml:space="preserve">  </w:t>
      </w:r>
      <w:r w:rsidRPr="00782776">
        <w:rPr>
          <w:rFonts w:eastAsia="黑体"/>
          <w:sz w:val="18"/>
        </w:rPr>
        <w:t>词</w:t>
      </w:r>
      <w:r w:rsidRPr="00782776">
        <w:rPr>
          <w:rFonts w:eastAsia="黑体"/>
          <w:b/>
          <w:sz w:val="18"/>
        </w:rPr>
        <w:t xml:space="preserve"> </w:t>
      </w:r>
      <w:r w:rsidRPr="00782776">
        <w:rPr>
          <w:rFonts w:eastAsia="仿宋_GB2312"/>
          <w:b/>
          <w:sz w:val="18"/>
        </w:rPr>
        <w:t xml:space="preserve"> </w:t>
      </w:r>
      <w:r w:rsidRPr="00782776">
        <w:rPr>
          <w:rFonts w:eastAsia="楷体_GB2312" w:hint="eastAsia"/>
          <w:sz w:val="18"/>
          <w:szCs w:val="18"/>
        </w:rPr>
        <w:t>新冠疫情</w:t>
      </w:r>
      <w:r w:rsidRPr="00782776">
        <w:rPr>
          <w:rFonts w:eastAsia="楷体_GB2312"/>
          <w:sz w:val="18"/>
          <w:szCs w:val="18"/>
        </w:rPr>
        <w:t xml:space="preserve">;  </w:t>
      </w:r>
      <w:r w:rsidRPr="00782776">
        <w:rPr>
          <w:rFonts w:eastAsia="楷体_GB2312" w:hint="eastAsia"/>
          <w:sz w:val="18"/>
          <w:szCs w:val="18"/>
        </w:rPr>
        <w:t>北京冬奥会</w:t>
      </w:r>
      <w:r w:rsidRPr="00782776">
        <w:rPr>
          <w:rFonts w:eastAsia="楷体_GB2312"/>
          <w:sz w:val="18"/>
          <w:szCs w:val="18"/>
        </w:rPr>
        <w:t xml:space="preserve">;  </w:t>
      </w:r>
      <w:r w:rsidRPr="00782776">
        <w:rPr>
          <w:rFonts w:eastAsia="楷体_GB2312" w:hint="eastAsia"/>
          <w:sz w:val="18"/>
          <w:szCs w:val="18"/>
        </w:rPr>
        <w:t>时序预测</w:t>
      </w:r>
      <w:r w:rsidRPr="00782776">
        <w:rPr>
          <w:rFonts w:eastAsia="楷体_GB2312"/>
          <w:sz w:val="18"/>
          <w:szCs w:val="18"/>
        </w:rPr>
        <w:t xml:space="preserve">;  </w:t>
      </w:r>
      <w:r w:rsidRPr="00782776">
        <w:rPr>
          <w:rFonts w:eastAsia="楷体_GB2312" w:hint="eastAsia"/>
          <w:sz w:val="18"/>
          <w:szCs w:val="18"/>
        </w:rPr>
        <w:t>基本再生数</w:t>
      </w:r>
      <w:r w:rsidRPr="00782776">
        <w:rPr>
          <w:rFonts w:eastAsia="楷体_GB2312"/>
          <w:sz w:val="18"/>
          <w:szCs w:val="18"/>
        </w:rPr>
        <w:t xml:space="preserve">;  </w:t>
      </w:r>
      <w:r w:rsidRPr="00782776">
        <w:rPr>
          <w:rFonts w:eastAsia="楷体_GB2312" w:hint="eastAsia"/>
          <w:sz w:val="18"/>
          <w:szCs w:val="18"/>
        </w:rPr>
        <w:t>SEIR</w:t>
      </w:r>
      <w:r w:rsidRPr="00782776">
        <w:rPr>
          <w:rFonts w:eastAsia="楷体_GB2312" w:hint="eastAsia"/>
          <w:sz w:val="18"/>
          <w:szCs w:val="18"/>
        </w:rPr>
        <w:t>模型</w:t>
      </w:r>
      <w:r w:rsidRPr="00782776">
        <w:rPr>
          <w:rFonts w:eastAsia="楷体_GB2312"/>
          <w:sz w:val="18"/>
          <w:szCs w:val="18"/>
        </w:rPr>
        <w:t xml:space="preserve">;  </w:t>
      </w:r>
      <w:r w:rsidRPr="00782776">
        <w:rPr>
          <w:rFonts w:eastAsia="楷体_GB2312" w:hint="eastAsia"/>
          <w:sz w:val="18"/>
          <w:szCs w:val="18"/>
        </w:rPr>
        <w:t>多主体建模</w:t>
      </w:r>
    </w:p>
    <w:p w14:paraId="3C7A799C" w14:textId="77777777" w:rsidR="006C1E21" w:rsidRPr="00782776" w:rsidRDefault="00D350EE">
      <w:pPr>
        <w:spacing w:line="240" w:lineRule="exact"/>
        <w:ind w:firstLine="420"/>
        <w:rPr>
          <w:rFonts w:eastAsia="仿宋_GB2312"/>
          <w:sz w:val="18"/>
        </w:rPr>
      </w:pPr>
      <w:r w:rsidRPr="00782776">
        <w:rPr>
          <w:rFonts w:eastAsia="黑体"/>
          <w:sz w:val="18"/>
        </w:rPr>
        <w:t>中图分类号</w:t>
      </w:r>
      <w:r w:rsidRPr="00782776">
        <w:rPr>
          <w:rFonts w:eastAsia="黑体"/>
          <w:b/>
          <w:sz w:val="18"/>
        </w:rPr>
        <w:t xml:space="preserve"> </w:t>
      </w:r>
      <w:r w:rsidRPr="00782776">
        <w:rPr>
          <w:rFonts w:eastAsia="仿宋_GB2312"/>
          <w:b/>
          <w:sz w:val="18"/>
        </w:rPr>
        <w:t xml:space="preserve"> </w:t>
      </w:r>
      <w:r w:rsidRPr="00782776">
        <w:rPr>
          <w:rFonts w:eastAsia="楷体_GB2312"/>
          <w:sz w:val="18"/>
          <w:szCs w:val="18"/>
        </w:rPr>
        <w:t xml:space="preserve">TP391 </w:t>
      </w:r>
      <w:r w:rsidRPr="00782776">
        <w:rPr>
          <w:rFonts w:eastAsia="楷体_GB2312"/>
          <w:sz w:val="18"/>
        </w:rPr>
        <w:t xml:space="preserve"> </w:t>
      </w:r>
      <w:r w:rsidRPr="00782776">
        <w:rPr>
          <w:rFonts w:eastAsia="仿宋_GB2312"/>
          <w:sz w:val="18"/>
        </w:rPr>
        <w:t xml:space="preserve">  </w:t>
      </w:r>
      <w:r w:rsidRPr="00782776">
        <w:rPr>
          <w:rFonts w:eastAsia="黑体"/>
          <w:sz w:val="18"/>
        </w:rPr>
        <w:t xml:space="preserve"> </w:t>
      </w:r>
      <w:r w:rsidRPr="00782776">
        <w:rPr>
          <w:rFonts w:eastAsia="仿宋_GB2312"/>
          <w:sz w:val="18"/>
        </w:rPr>
        <w:t xml:space="preserve">      </w:t>
      </w:r>
      <w:r w:rsidRPr="00782776">
        <w:rPr>
          <w:rFonts w:eastAsia="黑体"/>
          <w:sz w:val="18"/>
        </w:rPr>
        <w:t>文献标识码</w:t>
      </w:r>
      <w:r w:rsidRPr="00782776">
        <w:rPr>
          <w:rFonts w:eastAsia="仿宋_GB2312"/>
          <w:b/>
          <w:sz w:val="18"/>
        </w:rPr>
        <w:t xml:space="preserve">  </w:t>
      </w:r>
      <w:r w:rsidRPr="00782776">
        <w:rPr>
          <w:rFonts w:eastAsia="仿宋_GB2312"/>
          <w:sz w:val="18"/>
        </w:rPr>
        <w:t>A</w:t>
      </w:r>
    </w:p>
    <w:p w14:paraId="419835A8" w14:textId="77777777" w:rsidR="006C1E21" w:rsidRPr="00782776" w:rsidRDefault="006C1E21">
      <w:pPr>
        <w:pStyle w:val="affe"/>
        <w:widowControl w:val="0"/>
        <w:adjustRightInd/>
        <w:snapToGrid/>
        <w:spacing w:line="280" w:lineRule="exact"/>
        <w:jc w:val="center"/>
        <w:rPr>
          <w:rFonts w:eastAsia="宋体"/>
          <w:b/>
          <w:sz w:val="32"/>
        </w:rPr>
      </w:pPr>
    </w:p>
    <w:p w14:paraId="074F3BA9" w14:textId="258F199D" w:rsidR="006C1E21" w:rsidRPr="00782776" w:rsidRDefault="007837C3">
      <w:pPr>
        <w:spacing w:line="320" w:lineRule="exact"/>
        <w:jc w:val="center"/>
        <w:rPr>
          <w:b/>
          <w:sz w:val="32"/>
          <w:lang w:val="da-DK"/>
        </w:rPr>
      </w:pPr>
      <w:r w:rsidRPr="00782776">
        <w:rPr>
          <w:b/>
          <w:sz w:val="32"/>
          <w:lang w:val="da-DK"/>
        </w:rPr>
        <w:t>Risk assessment of large-scale sports activities in the context of COVID-19:</w:t>
      </w:r>
      <w:r w:rsidR="00D350EE" w:rsidRPr="00782776">
        <w:rPr>
          <w:b/>
          <w:sz w:val="32"/>
          <w:lang w:val="da-DK"/>
        </w:rPr>
        <w:t xml:space="preserve"> </w:t>
      </w:r>
      <w:r w:rsidRPr="00782776">
        <w:rPr>
          <w:b/>
          <w:sz w:val="32"/>
          <w:lang w:val="da-DK"/>
        </w:rPr>
        <w:t>analysis, simulation and prediction - a case study of the Beijing Winter Olympic Games</w:t>
      </w:r>
    </w:p>
    <w:p w14:paraId="05B07CC4" w14:textId="77777777" w:rsidR="006C1E21" w:rsidRPr="00782776" w:rsidRDefault="006C1E21">
      <w:pPr>
        <w:spacing w:line="240" w:lineRule="exact"/>
        <w:ind w:left="136" w:firstLine="714"/>
        <w:rPr>
          <w:b/>
          <w:sz w:val="32"/>
        </w:rPr>
      </w:pPr>
    </w:p>
    <w:p w14:paraId="5EAF31C9" w14:textId="77777777" w:rsidR="006C1E21" w:rsidRPr="00782776" w:rsidRDefault="00D350EE">
      <w:pPr>
        <w:snapToGrid w:val="0"/>
        <w:spacing w:line="280" w:lineRule="exact"/>
        <w:jc w:val="center"/>
        <w:rPr>
          <w:sz w:val="15"/>
          <w:szCs w:val="15"/>
          <w:lang w:val="de-DE"/>
        </w:rPr>
      </w:pPr>
      <w:r w:rsidRPr="00782776">
        <w:rPr>
          <w:kern w:val="0"/>
          <w:sz w:val="15"/>
          <w:szCs w:val="15"/>
        </w:rPr>
        <w:t xml:space="preserve"> </w:t>
      </w:r>
    </w:p>
    <w:p w14:paraId="0215C9E9" w14:textId="77777777" w:rsidR="006C1E21" w:rsidRPr="00782776" w:rsidRDefault="006C1E21">
      <w:pPr>
        <w:pStyle w:val="affe"/>
        <w:widowControl w:val="0"/>
        <w:adjustRightInd/>
        <w:spacing w:line="240" w:lineRule="exact"/>
        <w:rPr>
          <w:rFonts w:eastAsia="宋体"/>
        </w:rPr>
      </w:pPr>
    </w:p>
    <w:p w14:paraId="18EF939D" w14:textId="069AF1AC" w:rsidR="006C1E21" w:rsidRPr="00782776" w:rsidRDefault="00D350EE">
      <w:pPr>
        <w:pStyle w:val="HTML"/>
        <w:widowControl w:val="0"/>
        <w:tabs>
          <w:tab w:val="clear" w:pos="916"/>
          <w:tab w:val="clear" w:pos="1832"/>
          <w:tab w:val="clear" w:pos="2748"/>
          <w:tab w:val="clear" w:pos="3664"/>
          <w:tab w:val="clear" w:pos="4580"/>
          <w:tab w:val="clear" w:pos="5496"/>
          <w:tab w:val="clear" w:pos="6412"/>
          <w:tab w:val="clear" w:pos="7328"/>
          <w:tab w:val="clear" w:pos="8244"/>
          <w:tab w:val="clear" w:pos="9160"/>
        </w:tabs>
        <w:snapToGrid w:val="0"/>
        <w:spacing w:line="270" w:lineRule="exact"/>
        <w:ind w:firstLine="420"/>
        <w:jc w:val="both"/>
        <w:rPr>
          <w:rFonts w:ascii="Times New Roman" w:hAnsi="Times New Roman" w:cs="Times New Roman"/>
          <w:sz w:val="21"/>
          <w:szCs w:val="21"/>
        </w:rPr>
      </w:pPr>
      <w:proofErr w:type="gramStart"/>
      <w:r w:rsidRPr="00782776">
        <w:rPr>
          <w:rFonts w:ascii="Times New Roman" w:hAnsi="Times New Roman" w:cs="Times New Roman"/>
          <w:b/>
          <w:sz w:val="21"/>
          <w:szCs w:val="21"/>
        </w:rPr>
        <w:t>Abstract</w:t>
      </w:r>
      <w:r w:rsidRPr="00782776">
        <w:rPr>
          <w:rFonts w:ascii="Times New Roman" w:hAnsi="Times New Roman" w:cs="Times New Roman"/>
          <w:sz w:val="21"/>
          <w:szCs w:val="21"/>
        </w:rPr>
        <w:t xml:space="preserve">  </w:t>
      </w:r>
      <w:r w:rsidRPr="00782776">
        <w:rPr>
          <w:rFonts w:ascii="Times New Roman" w:eastAsia="楷体_GB2312" w:hAnsi="Times New Roman" w:cs="Times New Roman"/>
          <w:sz w:val="21"/>
          <w:szCs w:val="21"/>
        </w:rPr>
        <w:t>Since</w:t>
      </w:r>
      <w:proofErr w:type="gramEnd"/>
      <w:r w:rsidRPr="00782776">
        <w:rPr>
          <w:rFonts w:ascii="Times New Roman" w:eastAsia="楷体_GB2312" w:hAnsi="Times New Roman" w:cs="Times New Roman"/>
          <w:sz w:val="21"/>
          <w:szCs w:val="21"/>
        </w:rPr>
        <w:t xml:space="preserve"> the outbreak in January 2020, the world's COVID-19 epidemic has not been effectively controlled yet, variant strains are spreading globally, and the number of new cases remains high. Although the domestic epidemic situation has been effectively controlled to a certain extent, there are still small-scale intermittent outbreaks, such as the cluster outbreak in Nanjing in August 2021. As a large-scale gathering event, sports events also face the same challenges and risks. </w:t>
      </w:r>
      <w:r w:rsidR="00856E75" w:rsidRPr="00782776">
        <w:rPr>
          <w:rFonts w:ascii="Times New Roman" w:eastAsia="楷体_GB2312" w:hAnsi="Times New Roman" w:cs="Times New Roman"/>
          <w:sz w:val="21"/>
          <w:szCs w:val="21"/>
        </w:rPr>
        <w:t>In order to provide a reference for the risk assessment of large-scale sports activities under the epidemic background, this paper will take the Beijing Winter Olympic Games as an example. Specifically, we will assess the potential risks of epidemic situation and public opinion during the Beijing Winter Olympic Games by analyzing the epidemic situation and public opinion of the Tokyo Olympic games.</w:t>
      </w:r>
      <w:r w:rsidRPr="00782776">
        <w:rPr>
          <w:rFonts w:ascii="Times New Roman" w:eastAsia="楷体_GB2312" w:hAnsi="Times New Roman" w:cs="Times New Roman"/>
          <w:sz w:val="21"/>
          <w:szCs w:val="21"/>
        </w:rPr>
        <w:t xml:space="preserve"> The results show that there is a strong time lag correlation between the new crown epidemic and the public opinion of the Tokyo Olympics. For the epidemic situation, we used multi-agent modeling at the city level to simulate the possible spread of diseases in the city where the event was held; at the Olympic village level, this article modified the SEIR transmission model to correct the virus in the Olympic village during the Winter Olympics. The propagation situation was modelled, and at the end, the risk analysis of the Beijing Winter Olympics was carried out based on the previous articles and the time series prediction model.</w:t>
      </w:r>
    </w:p>
    <w:p w14:paraId="39FEA8B5" w14:textId="77777777" w:rsidR="006C1E21" w:rsidRPr="00782776" w:rsidRDefault="00D350EE">
      <w:pPr>
        <w:spacing w:line="270" w:lineRule="exact"/>
        <w:ind w:firstLineChars="200" w:firstLine="422"/>
        <w:rPr>
          <w:rFonts w:eastAsia="楷体_GB2312"/>
          <w:szCs w:val="21"/>
        </w:rPr>
      </w:pPr>
      <w:r w:rsidRPr="00782776">
        <w:rPr>
          <w:b/>
          <w:szCs w:val="21"/>
        </w:rPr>
        <w:t xml:space="preserve">Key </w:t>
      </w:r>
      <w:proofErr w:type="gramStart"/>
      <w:r w:rsidRPr="00782776">
        <w:rPr>
          <w:b/>
          <w:szCs w:val="21"/>
        </w:rPr>
        <w:t xml:space="preserve">words </w:t>
      </w:r>
      <w:r w:rsidRPr="00782776">
        <w:rPr>
          <w:rFonts w:eastAsia="楷体_GB2312"/>
          <w:szCs w:val="21"/>
        </w:rPr>
        <w:t xml:space="preserve"> </w:t>
      </w:r>
      <w:r w:rsidRPr="00782776">
        <w:t>COVID</w:t>
      </w:r>
      <w:proofErr w:type="gramEnd"/>
      <w:r w:rsidRPr="00782776">
        <w:t>-19;  Beijing Winter Olympic Games;  Temporal Prediction;  Basic Reproductive Number;  SEIR;  Agent-Based Modelling</w:t>
      </w:r>
    </w:p>
    <w:p w14:paraId="799AFAD9" w14:textId="77777777" w:rsidR="006C1E21" w:rsidRPr="00782776" w:rsidRDefault="006C1E21">
      <w:pPr>
        <w:pStyle w:val="a8"/>
        <w:snapToGrid w:val="0"/>
        <w:spacing w:line="280" w:lineRule="exact"/>
        <w:ind w:firstLineChars="200"/>
        <w:rPr>
          <w:rFonts w:eastAsia="楷体_GB2312"/>
          <w:szCs w:val="21"/>
        </w:rPr>
      </w:pPr>
    </w:p>
    <w:p w14:paraId="49964188" w14:textId="77777777" w:rsidR="006C1E21" w:rsidRPr="00782776" w:rsidRDefault="006C1E21">
      <w:pPr>
        <w:spacing w:line="270" w:lineRule="exact"/>
        <w:ind w:firstLineChars="200" w:firstLine="420"/>
        <w:rPr>
          <w:rFonts w:eastAsia="楷体_GB2312"/>
          <w:szCs w:val="21"/>
        </w:rPr>
        <w:sectPr w:rsidR="006C1E21" w:rsidRPr="00782776">
          <w:headerReference w:type="even" r:id="rId9"/>
          <w:headerReference w:type="default" r:id="rId10"/>
          <w:headerReference w:type="first" r:id="rId11"/>
          <w:type w:val="nextColumn"/>
          <w:pgSz w:w="11907" w:h="16840"/>
          <w:pgMar w:top="1361" w:right="1077" w:bottom="1639" w:left="1077" w:header="794" w:footer="794" w:gutter="0"/>
          <w:pgNumType w:start="865"/>
          <w:cols w:space="720"/>
          <w:titlePg/>
          <w:docGrid w:type="lines" w:linePitch="312"/>
        </w:sectPr>
      </w:pPr>
    </w:p>
    <w:p w14:paraId="245CCB0F" w14:textId="77777777" w:rsidR="006C1E21" w:rsidRPr="00782776" w:rsidRDefault="00D350EE">
      <w:pPr>
        <w:snapToGrid w:val="0"/>
        <w:spacing w:line="312" w:lineRule="exact"/>
        <w:ind w:firstLineChars="200" w:firstLine="420"/>
      </w:pPr>
      <w:r w:rsidRPr="00782776">
        <w:rPr>
          <w:rFonts w:hint="eastAsia"/>
        </w:rPr>
        <w:t>2019</w:t>
      </w:r>
      <w:r w:rsidRPr="00782776">
        <w:rPr>
          <w:rFonts w:hint="eastAsia"/>
        </w:rPr>
        <w:t>年末至今，</w:t>
      </w:r>
      <w:r w:rsidRPr="00782776">
        <w:rPr>
          <w:rFonts w:hint="eastAsia"/>
        </w:rPr>
        <w:t>COVID-19</w:t>
      </w:r>
      <w:r w:rsidRPr="00782776">
        <w:rPr>
          <w:rFonts w:hint="eastAsia"/>
        </w:rPr>
        <w:t>疫情席卷全球，截至</w:t>
      </w:r>
      <w:r w:rsidRPr="00782776">
        <w:rPr>
          <w:rFonts w:hint="eastAsia"/>
        </w:rPr>
        <w:t>2021</w:t>
      </w:r>
      <w:r w:rsidRPr="00782776">
        <w:rPr>
          <w:rFonts w:hint="eastAsia"/>
        </w:rPr>
        <w:t>年</w:t>
      </w:r>
      <w:r w:rsidRPr="00782776">
        <w:rPr>
          <w:rFonts w:hint="eastAsia"/>
        </w:rPr>
        <w:t>10</w:t>
      </w:r>
      <w:r w:rsidRPr="00782776">
        <w:rPr>
          <w:rFonts w:hint="eastAsia"/>
        </w:rPr>
        <w:t>月</w:t>
      </w:r>
      <w:r w:rsidRPr="00782776">
        <w:rPr>
          <w:rFonts w:hint="eastAsia"/>
        </w:rPr>
        <w:t>8</w:t>
      </w:r>
      <w:r w:rsidRPr="00782776">
        <w:rPr>
          <w:rFonts w:hint="eastAsia"/>
        </w:rPr>
        <w:t>日，全世界已有超</w:t>
      </w:r>
      <w:r w:rsidRPr="00782776">
        <w:rPr>
          <w:rFonts w:hint="eastAsia"/>
        </w:rPr>
        <w:t>2.36</w:t>
      </w:r>
      <w:r w:rsidRPr="00782776">
        <w:rPr>
          <w:rFonts w:hint="eastAsia"/>
        </w:rPr>
        <w:t>亿人确诊，超</w:t>
      </w:r>
      <w:r w:rsidRPr="00782776">
        <w:rPr>
          <w:rFonts w:hint="eastAsia"/>
        </w:rPr>
        <w:t>482</w:t>
      </w:r>
      <w:r w:rsidRPr="00782776">
        <w:rPr>
          <w:rFonts w:hint="eastAsia"/>
        </w:rPr>
        <w:t>万人因此丧生</w:t>
      </w:r>
      <w:r w:rsidRPr="00782776">
        <w:rPr>
          <w:rFonts w:hint="eastAsia"/>
          <w:vertAlign w:val="superscript"/>
        </w:rPr>
        <w:t>[</w:t>
      </w:r>
      <w:r w:rsidRPr="00782776">
        <w:rPr>
          <w:vertAlign w:val="superscript"/>
        </w:rPr>
        <w:t>1</w:t>
      </w:r>
      <w:r w:rsidRPr="00782776">
        <w:rPr>
          <w:rFonts w:hint="eastAsia"/>
          <w:vertAlign w:val="superscript"/>
        </w:rPr>
        <w:t>]</w:t>
      </w:r>
      <w:r w:rsidRPr="00782776">
        <w:rPr>
          <w:rFonts w:hint="eastAsia"/>
        </w:rPr>
        <w:t>。新冠疫情扰乱了社会的正常运转，加剧了全球局势和社会舆论的不稳定性，而具有典型聚集特征的体育赛事，也不可避免地受到新冠疫情的波及</w:t>
      </w:r>
      <w:r w:rsidRPr="00782776">
        <w:rPr>
          <w:rFonts w:hint="eastAsia"/>
          <w:vertAlign w:val="superscript"/>
        </w:rPr>
        <w:t>[</w:t>
      </w:r>
      <w:r w:rsidRPr="00782776">
        <w:rPr>
          <w:vertAlign w:val="superscript"/>
        </w:rPr>
        <w:t>2-5</w:t>
      </w:r>
      <w:r w:rsidRPr="00782776">
        <w:rPr>
          <w:rFonts w:hint="eastAsia"/>
          <w:vertAlign w:val="superscript"/>
        </w:rPr>
        <w:t>]</w:t>
      </w:r>
      <w:r w:rsidRPr="00782776">
        <w:rPr>
          <w:rFonts w:hint="eastAsia"/>
        </w:rPr>
        <w:t>。东京奥运会、欧洲杯延期</w:t>
      </w:r>
      <w:r w:rsidRPr="00782776">
        <w:rPr>
          <w:rFonts w:hint="eastAsia"/>
          <w:vertAlign w:val="superscript"/>
        </w:rPr>
        <w:t>[</w:t>
      </w:r>
      <w:r w:rsidRPr="00782776">
        <w:rPr>
          <w:vertAlign w:val="superscript"/>
        </w:rPr>
        <w:t>6</w:t>
      </w:r>
      <w:r w:rsidRPr="00782776">
        <w:rPr>
          <w:rFonts w:hint="eastAsia"/>
          <w:vertAlign w:val="superscript"/>
        </w:rPr>
        <w:t>]</w:t>
      </w:r>
      <w:r w:rsidRPr="00782776">
        <w:rPr>
          <w:rFonts w:hint="eastAsia"/>
        </w:rPr>
        <w:t>，各国职业联赛被迫取消，疫情的蔓延给体育赛事的顺利开展带来了诸多不确定性因素。</w:t>
      </w:r>
    </w:p>
    <w:p w14:paraId="16E6D153" w14:textId="77777777" w:rsidR="006C1E21" w:rsidRPr="00782776" w:rsidRDefault="00D350EE">
      <w:pPr>
        <w:snapToGrid w:val="0"/>
        <w:spacing w:line="312" w:lineRule="exact"/>
        <w:ind w:firstLineChars="200" w:firstLine="420"/>
      </w:pPr>
      <w:r w:rsidRPr="00782776">
        <w:rPr>
          <w:rFonts w:hint="eastAsia"/>
        </w:rPr>
        <w:t>自新冠疫情爆发以来，大量研究人员对其进行了研究。</w:t>
      </w:r>
      <w:proofErr w:type="gramStart"/>
      <w:r w:rsidRPr="00782776">
        <w:rPr>
          <w:rFonts w:hint="eastAsia"/>
        </w:rPr>
        <w:t>李盈科</w:t>
      </w:r>
      <w:proofErr w:type="gramEnd"/>
      <w:r w:rsidRPr="00782776">
        <w:rPr>
          <w:rFonts w:hint="eastAsia"/>
        </w:rPr>
        <w:t>等</w:t>
      </w:r>
      <w:r w:rsidRPr="00782776">
        <w:rPr>
          <w:rFonts w:hint="eastAsia"/>
          <w:vertAlign w:val="superscript"/>
        </w:rPr>
        <w:t>[</w:t>
      </w:r>
      <w:r w:rsidRPr="00782776">
        <w:rPr>
          <w:vertAlign w:val="superscript"/>
        </w:rPr>
        <w:t>7</w:t>
      </w:r>
      <w:r w:rsidRPr="00782776">
        <w:rPr>
          <w:rFonts w:hint="eastAsia"/>
          <w:vertAlign w:val="superscript"/>
        </w:rPr>
        <w:t>]</w:t>
      </w:r>
      <w:r w:rsidRPr="00782776">
        <w:rPr>
          <w:rFonts w:hint="eastAsia"/>
        </w:rPr>
        <w:t>介绍了</w:t>
      </w:r>
      <w:r w:rsidRPr="00782776">
        <w:rPr>
          <w:rFonts w:hint="eastAsia"/>
        </w:rPr>
        <w:t>COVID-19</w:t>
      </w:r>
      <w:r w:rsidRPr="00782776">
        <w:rPr>
          <w:rFonts w:hint="eastAsia"/>
        </w:rPr>
        <w:t>重要的几个</w:t>
      </w:r>
      <w:r w:rsidRPr="00782776">
        <w:rPr>
          <w:rFonts w:hint="eastAsia"/>
        </w:rPr>
        <w:t>流行病学参数和估计方法，以及两个动力学模型及其结果。</w:t>
      </w:r>
      <w:proofErr w:type="spellStart"/>
      <w:r w:rsidRPr="00782776">
        <w:rPr>
          <w:rFonts w:hint="eastAsia"/>
        </w:rPr>
        <w:t>Gharakhanlou</w:t>
      </w:r>
      <w:proofErr w:type="spellEnd"/>
      <w:r w:rsidRPr="00782776">
        <w:rPr>
          <w:rFonts w:hint="eastAsia"/>
        </w:rPr>
        <w:t>等</w:t>
      </w:r>
      <w:r w:rsidRPr="00782776">
        <w:rPr>
          <w:rFonts w:hint="eastAsia"/>
          <w:vertAlign w:val="superscript"/>
        </w:rPr>
        <w:t>[</w:t>
      </w:r>
      <w:r w:rsidRPr="00782776">
        <w:rPr>
          <w:vertAlign w:val="superscript"/>
        </w:rPr>
        <w:t>8</w:t>
      </w:r>
      <w:r w:rsidRPr="00782776">
        <w:rPr>
          <w:rFonts w:hint="eastAsia"/>
          <w:vertAlign w:val="superscript"/>
        </w:rPr>
        <w:t>]</w:t>
      </w:r>
      <w:r w:rsidRPr="00782776">
        <w:rPr>
          <w:rFonts w:hint="eastAsia"/>
        </w:rPr>
        <w:t>利用基于代理的模型（</w:t>
      </w:r>
      <w:r w:rsidRPr="00782776">
        <w:rPr>
          <w:rFonts w:hint="eastAsia"/>
        </w:rPr>
        <w:t>ABM</w:t>
      </w:r>
      <w:r w:rsidRPr="00782776">
        <w:rPr>
          <w:rFonts w:hint="eastAsia"/>
        </w:rPr>
        <w:t>）对新冠病毒在伊朗乌尔米亚市的爆发进行了时空模拟。</w:t>
      </w:r>
      <w:proofErr w:type="spellStart"/>
      <w:r w:rsidRPr="00782776">
        <w:rPr>
          <w:rFonts w:hint="eastAsia"/>
        </w:rPr>
        <w:t>Jalayer</w:t>
      </w:r>
      <w:proofErr w:type="spellEnd"/>
      <w:r w:rsidRPr="00782776">
        <w:rPr>
          <w:rFonts w:hint="eastAsia"/>
        </w:rPr>
        <w:t>等</w:t>
      </w:r>
      <w:r w:rsidRPr="00782776">
        <w:rPr>
          <w:rFonts w:hint="eastAsia"/>
          <w:vertAlign w:val="superscript"/>
        </w:rPr>
        <w:t>[</w:t>
      </w:r>
      <w:r w:rsidRPr="00782776">
        <w:rPr>
          <w:vertAlign w:val="superscript"/>
        </w:rPr>
        <w:t>9</w:t>
      </w:r>
      <w:r w:rsidRPr="00782776">
        <w:rPr>
          <w:rFonts w:hint="eastAsia"/>
          <w:vertAlign w:val="superscript"/>
        </w:rPr>
        <w:t>]</w:t>
      </w:r>
      <w:r w:rsidRPr="00782776">
        <w:rPr>
          <w:rFonts w:hint="eastAsia"/>
        </w:rPr>
        <w:t>提出了一种基于随机代理模型</w:t>
      </w:r>
      <w:r w:rsidRPr="00782776">
        <w:rPr>
          <w:rFonts w:hint="eastAsia"/>
        </w:rPr>
        <w:t>(</w:t>
      </w:r>
      <w:proofErr w:type="spellStart"/>
      <w:r w:rsidRPr="00782776">
        <w:rPr>
          <w:rFonts w:hint="eastAsia"/>
        </w:rPr>
        <w:t>CoV</w:t>
      </w:r>
      <w:proofErr w:type="spellEnd"/>
      <w:r w:rsidRPr="00782776">
        <w:rPr>
          <w:rFonts w:hint="eastAsia"/>
        </w:rPr>
        <w:t xml:space="preserve">-ABM) </w:t>
      </w:r>
      <w:r w:rsidRPr="00782776">
        <w:rPr>
          <w:rFonts w:hint="eastAsia"/>
        </w:rPr>
        <w:t>计算每个位置空间内活动病毒的密度，以获得每个代理的病毒传播概率。</w:t>
      </w:r>
      <w:r w:rsidRPr="00782776">
        <w:rPr>
          <w:rFonts w:hint="eastAsia"/>
        </w:rPr>
        <w:t>Chen</w:t>
      </w:r>
      <w:r w:rsidRPr="00782776">
        <w:rPr>
          <w:rFonts w:hint="eastAsia"/>
        </w:rPr>
        <w:t>等</w:t>
      </w:r>
      <w:r w:rsidRPr="00782776">
        <w:rPr>
          <w:rFonts w:hint="eastAsia"/>
          <w:vertAlign w:val="superscript"/>
        </w:rPr>
        <w:t>[</w:t>
      </w:r>
      <w:r w:rsidRPr="00782776">
        <w:rPr>
          <w:vertAlign w:val="superscript"/>
        </w:rPr>
        <w:t>10</w:t>
      </w:r>
      <w:r w:rsidRPr="00782776">
        <w:rPr>
          <w:rFonts w:hint="eastAsia"/>
          <w:vertAlign w:val="superscript"/>
        </w:rPr>
        <w:t>]</w:t>
      </w:r>
      <w:r w:rsidRPr="00782776">
        <w:rPr>
          <w:rFonts w:hint="eastAsia"/>
        </w:rPr>
        <w:t>基于</w:t>
      </w:r>
      <w:r w:rsidRPr="00782776">
        <w:rPr>
          <w:rFonts w:hint="eastAsia"/>
        </w:rPr>
        <w:t>SEIR</w:t>
      </w:r>
      <w:r w:rsidRPr="00782776">
        <w:rPr>
          <w:rFonts w:hint="eastAsia"/>
        </w:rPr>
        <w:t>和</w:t>
      </w:r>
      <w:proofErr w:type="spellStart"/>
      <w:r w:rsidRPr="00782776">
        <w:rPr>
          <w:rFonts w:hint="eastAsia"/>
        </w:rPr>
        <w:t>mSEIR</w:t>
      </w:r>
      <w:proofErr w:type="spellEnd"/>
      <w:r w:rsidRPr="00782776">
        <w:rPr>
          <w:rFonts w:hint="eastAsia"/>
        </w:rPr>
        <w:t>模型预测了中国若干省的感染人数。</w:t>
      </w:r>
      <w:proofErr w:type="gramStart"/>
      <w:r w:rsidRPr="00782776">
        <w:rPr>
          <w:rFonts w:hint="eastAsia"/>
        </w:rPr>
        <w:t>黄森忠等</w:t>
      </w:r>
      <w:proofErr w:type="gramEnd"/>
      <w:r w:rsidRPr="00782776">
        <w:rPr>
          <w:rFonts w:hint="eastAsia"/>
          <w:vertAlign w:val="superscript"/>
        </w:rPr>
        <w:t>[</w:t>
      </w:r>
      <w:r w:rsidRPr="00782776">
        <w:rPr>
          <w:vertAlign w:val="superscript"/>
        </w:rPr>
        <w:t>11</w:t>
      </w:r>
      <w:r w:rsidRPr="00782776">
        <w:rPr>
          <w:rFonts w:hint="eastAsia"/>
          <w:vertAlign w:val="superscript"/>
        </w:rPr>
        <w:t>]</w:t>
      </w:r>
      <w:r w:rsidRPr="00782776">
        <w:rPr>
          <w:rFonts w:hint="eastAsia"/>
        </w:rPr>
        <w:t>基于</w:t>
      </w:r>
      <w:r w:rsidRPr="00782776">
        <w:rPr>
          <w:rFonts w:hint="eastAsia"/>
        </w:rPr>
        <w:t>SEIR</w:t>
      </w:r>
      <w:r w:rsidRPr="00782776">
        <w:rPr>
          <w:rFonts w:hint="eastAsia"/>
        </w:rPr>
        <w:t>模型和</w:t>
      </w:r>
      <w:proofErr w:type="spellStart"/>
      <w:r w:rsidRPr="00782776">
        <w:rPr>
          <w:rFonts w:hint="eastAsia"/>
        </w:rPr>
        <w:t>EpiSIX</w:t>
      </w:r>
      <w:proofErr w:type="spellEnd"/>
      <w:r w:rsidRPr="00782776">
        <w:rPr>
          <w:rFonts w:hint="eastAsia"/>
        </w:rPr>
        <w:t>程序评估了国家</w:t>
      </w:r>
      <w:proofErr w:type="gramStart"/>
      <w:r w:rsidRPr="00782776">
        <w:rPr>
          <w:rFonts w:hint="eastAsia"/>
        </w:rPr>
        <w:t>的疾控策略</w:t>
      </w:r>
      <w:proofErr w:type="gramEnd"/>
      <w:r w:rsidRPr="00782776">
        <w:rPr>
          <w:rFonts w:hint="eastAsia"/>
        </w:rPr>
        <w:t>，并厘清了新冠病毒传播的基本再生数等流行病学基本参数。</w:t>
      </w:r>
      <w:r w:rsidRPr="00782776">
        <w:rPr>
          <w:rFonts w:hint="eastAsia"/>
        </w:rPr>
        <w:t>Mandal</w:t>
      </w:r>
      <w:r w:rsidRPr="00782776">
        <w:rPr>
          <w:rFonts w:hint="eastAsia"/>
        </w:rPr>
        <w:t>等</w:t>
      </w:r>
      <w:r w:rsidRPr="00782776">
        <w:rPr>
          <w:rFonts w:hint="eastAsia"/>
          <w:vertAlign w:val="superscript"/>
        </w:rPr>
        <w:t>[</w:t>
      </w:r>
      <w:r w:rsidRPr="00782776">
        <w:rPr>
          <w:vertAlign w:val="superscript"/>
        </w:rPr>
        <w:t>12</w:t>
      </w:r>
      <w:r w:rsidRPr="00782776">
        <w:rPr>
          <w:rFonts w:hint="eastAsia"/>
          <w:vertAlign w:val="superscript"/>
        </w:rPr>
        <w:t>]</w:t>
      </w:r>
      <w:r w:rsidRPr="00782776">
        <w:rPr>
          <w:rFonts w:hint="eastAsia"/>
        </w:rPr>
        <w:t>在</w:t>
      </w:r>
      <w:r w:rsidRPr="00782776">
        <w:rPr>
          <w:rFonts w:hint="eastAsia"/>
        </w:rPr>
        <w:lastRenderedPageBreak/>
        <w:t>SEIR</w:t>
      </w:r>
      <w:r w:rsidRPr="00782776">
        <w:rPr>
          <w:rFonts w:hint="eastAsia"/>
        </w:rPr>
        <w:t>模型的基础上引入了隔离这一人口状态，并基于</w:t>
      </w:r>
      <w:r w:rsidRPr="00782776">
        <w:rPr>
          <w:rFonts w:hint="eastAsia"/>
        </w:rPr>
        <w:t>SEQIR</w:t>
      </w:r>
      <w:r w:rsidRPr="00782776">
        <w:rPr>
          <w:rFonts w:hint="eastAsia"/>
        </w:rPr>
        <w:t>模型对基本再生数进行了估计。</w:t>
      </w:r>
      <w:r w:rsidRPr="00782776">
        <w:rPr>
          <w:rFonts w:hint="eastAsia"/>
        </w:rPr>
        <w:t>Mellone</w:t>
      </w:r>
      <w:r w:rsidRPr="00782776">
        <w:rPr>
          <w:rFonts w:hint="eastAsia"/>
        </w:rPr>
        <w:t>等</w:t>
      </w:r>
      <w:r w:rsidRPr="00782776">
        <w:rPr>
          <w:rFonts w:hint="eastAsia"/>
          <w:vertAlign w:val="superscript"/>
        </w:rPr>
        <w:t>[</w:t>
      </w:r>
      <w:r w:rsidRPr="00782776">
        <w:rPr>
          <w:vertAlign w:val="superscript"/>
        </w:rPr>
        <w:t>13</w:t>
      </w:r>
      <w:r w:rsidRPr="00782776">
        <w:rPr>
          <w:rFonts w:hint="eastAsia"/>
          <w:vertAlign w:val="superscript"/>
        </w:rPr>
        <w:t>]</w:t>
      </w:r>
      <w:r w:rsidRPr="00782776">
        <w:rPr>
          <w:rFonts w:hint="eastAsia"/>
        </w:rPr>
        <w:t>认为平均场论不适用于疫情背景下城市封锁导致人们行动轨迹的突然改变，提出了</w:t>
      </w:r>
      <w:r w:rsidRPr="00782776">
        <w:rPr>
          <w:rFonts w:hint="eastAsia"/>
        </w:rPr>
        <w:t>FL-Hybrid</w:t>
      </w:r>
      <w:r w:rsidRPr="00782776">
        <w:rPr>
          <w:rFonts w:hint="eastAsia"/>
        </w:rPr>
        <w:t>模型来预测疫情的走势、评估不同封锁程度的效果。</w:t>
      </w:r>
      <w:r w:rsidRPr="00782776">
        <w:rPr>
          <w:rFonts w:hint="eastAsia"/>
        </w:rPr>
        <w:t>Kraemer</w:t>
      </w:r>
      <w:r w:rsidRPr="00782776">
        <w:rPr>
          <w:rFonts w:hint="eastAsia"/>
        </w:rPr>
        <w:t>等</w:t>
      </w:r>
      <w:r w:rsidRPr="00782776">
        <w:rPr>
          <w:rFonts w:hint="eastAsia"/>
          <w:vertAlign w:val="superscript"/>
        </w:rPr>
        <w:t>[</w:t>
      </w:r>
      <w:r w:rsidRPr="00782776">
        <w:rPr>
          <w:vertAlign w:val="superscript"/>
        </w:rPr>
        <w:t>14</w:t>
      </w:r>
      <w:r w:rsidRPr="00782776">
        <w:rPr>
          <w:rFonts w:hint="eastAsia"/>
          <w:vertAlign w:val="superscript"/>
        </w:rPr>
        <w:t>]</w:t>
      </w:r>
      <w:r w:rsidRPr="00782776">
        <w:rPr>
          <w:rFonts w:hint="eastAsia"/>
        </w:rPr>
        <w:t>利用武汉的人口流动及包括确诊者的旅行历史等具体信息，研究了人口流动和其他干预措施对疫情传播的影响。</w:t>
      </w:r>
      <w:proofErr w:type="spellStart"/>
      <w:r w:rsidRPr="00782776">
        <w:rPr>
          <w:rFonts w:hint="eastAsia"/>
        </w:rPr>
        <w:t>Alazab</w:t>
      </w:r>
      <w:proofErr w:type="spellEnd"/>
      <w:r w:rsidRPr="00782776">
        <w:rPr>
          <w:rFonts w:hint="eastAsia"/>
        </w:rPr>
        <w:t>等</w:t>
      </w:r>
      <w:r w:rsidRPr="00782776">
        <w:rPr>
          <w:rFonts w:hint="eastAsia"/>
          <w:vertAlign w:val="superscript"/>
        </w:rPr>
        <w:t>[</w:t>
      </w:r>
      <w:r w:rsidRPr="00782776">
        <w:rPr>
          <w:vertAlign w:val="superscript"/>
        </w:rPr>
        <w:t>15</w:t>
      </w:r>
      <w:r w:rsidRPr="00782776">
        <w:rPr>
          <w:rFonts w:hint="eastAsia"/>
          <w:vertAlign w:val="superscript"/>
        </w:rPr>
        <w:t>]</w:t>
      </w:r>
      <w:r w:rsidRPr="00782776">
        <w:rPr>
          <w:rFonts w:hint="eastAsia"/>
        </w:rPr>
        <w:t>基于长短期记忆模型（下称</w:t>
      </w:r>
      <w:r w:rsidRPr="00782776">
        <w:rPr>
          <w:rFonts w:hint="eastAsia"/>
        </w:rPr>
        <w:t>LSTM</w:t>
      </w:r>
      <w:r w:rsidRPr="00782776">
        <w:rPr>
          <w:rFonts w:hint="eastAsia"/>
        </w:rPr>
        <w:t>）等方法预测了全球新冠病毒未来</w:t>
      </w:r>
      <w:r w:rsidRPr="00782776">
        <w:rPr>
          <w:rFonts w:hint="eastAsia"/>
        </w:rPr>
        <w:t>7</w:t>
      </w:r>
      <w:r w:rsidRPr="00782776">
        <w:rPr>
          <w:rFonts w:hint="eastAsia"/>
        </w:rPr>
        <w:t>天的确诊数、恢复数和死亡数。</w:t>
      </w:r>
    </w:p>
    <w:p w14:paraId="2FF90C95" w14:textId="77777777" w:rsidR="006C1E21" w:rsidRPr="00782776" w:rsidRDefault="00D350EE">
      <w:pPr>
        <w:snapToGrid w:val="0"/>
        <w:spacing w:line="312" w:lineRule="exact"/>
        <w:ind w:firstLineChars="200" w:firstLine="420"/>
      </w:pPr>
      <w:r w:rsidRPr="00782776">
        <w:rPr>
          <w:rFonts w:hint="eastAsia"/>
        </w:rPr>
        <w:t>而在疫情背景下的大型体育赛事研究表明，新冠疫情给这类赛事的举办带来了多方面的挑战。文献</w:t>
      </w:r>
      <w:r w:rsidRPr="00782776">
        <w:rPr>
          <w:rFonts w:hint="eastAsia"/>
          <w:vertAlign w:val="superscript"/>
        </w:rPr>
        <w:t>[</w:t>
      </w:r>
      <w:r w:rsidRPr="00782776">
        <w:rPr>
          <w:vertAlign w:val="superscript"/>
        </w:rPr>
        <w:t>16</w:t>
      </w:r>
      <w:r w:rsidRPr="00782776">
        <w:rPr>
          <w:rFonts w:hint="eastAsia"/>
          <w:vertAlign w:val="superscript"/>
        </w:rPr>
        <w:t>][</w:t>
      </w:r>
      <w:r w:rsidRPr="00782776">
        <w:rPr>
          <w:vertAlign w:val="superscript"/>
        </w:rPr>
        <w:t>17</w:t>
      </w:r>
      <w:r w:rsidRPr="00782776">
        <w:rPr>
          <w:rFonts w:hint="eastAsia"/>
          <w:vertAlign w:val="superscript"/>
        </w:rPr>
        <w:t>]</w:t>
      </w:r>
      <w:r w:rsidRPr="00782776">
        <w:rPr>
          <w:rFonts w:hint="eastAsia"/>
        </w:rPr>
        <w:t>指出，疫情给运动员的身体、心理状况都带来了极大冲击。而</w:t>
      </w:r>
      <w:r w:rsidRPr="00782776">
        <w:rPr>
          <w:rFonts w:hint="eastAsia"/>
        </w:rPr>
        <w:t>Wong</w:t>
      </w:r>
      <w:r w:rsidRPr="00782776">
        <w:rPr>
          <w:rFonts w:hint="eastAsia"/>
        </w:rPr>
        <w:t>等</w:t>
      </w:r>
      <w:r w:rsidRPr="00782776">
        <w:rPr>
          <w:rFonts w:hint="eastAsia"/>
          <w:vertAlign w:val="superscript"/>
        </w:rPr>
        <w:t>[</w:t>
      </w:r>
      <w:r w:rsidRPr="00782776">
        <w:rPr>
          <w:vertAlign w:val="superscript"/>
        </w:rPr>
        <w:t>18</w:t>
      </w:r>
      <w:r w:rsidRPr="00782776">
        <w:rPr>
          <w:rFonts w:hint="eastAsia"/>
          <w:vertAlign w:val="superscript"/>
        </w:rPr>
        <w:t>]</w:t>
      </w:r>
      <w:r w:rsidRPr="00782776">
        <w:rPr>
          <w:rFonts w:hint="eastAsia"/>
        </w:rPr>
        <w:t>的研究指出，即便没有观赛人员，运动员的感染风险也仍然存在。</w:t>
      </w:r>
      <w:r w:rsidRPr="00782776">
        <w:rPr>
          <w:rFonts w:hint="eastAsia"/>
        </w:rPr>
        <w:t>Hoang</w:t>
      </w:r>
      <w:r w:rsidRPr="00782776">
        <w:rPr>
          <w:rFonts w:hint="eastAsia"/>
        </w:rPr>
        <w:t>等</w:t>
      </w:r>
      <w:r w:rsidRPr="00782776">
        <w:rPr>
          <w:rFonts w:hint="eastAsia"/>
          <w:vertAlign w:val="superscript"/>
        </w:rPr>
        <w:t>[</w:t>
      </w:r>
      <w:r w:rsidRPr="00782776">
        <w:rPr>
          <w:vertAlign w:val="superscript"/>
        </w:rPr>
        <w:t>19</w:t>
      </w:r>
      <w:r w:rsidRPr="00782776">
        <w:rPr>
          <w:rFonts w:hint="eastAsia"/>
          <w:vertAlign w:val="superscript"/>
        </w:rPr>
        <w:t>]</w:t>
      </w:r>
      <w:r w:rsidRPr="00782776">
        <w:rPr>
          <w:rFonts w:hint="eastAsia"/>
        </w:rPr>
        <w:t>分析了疫情背景下东京奥运会召开和取消可能带来的影响，指出实时更新的疫情数据对于做出正确的奥运会相关决策的重要性。</w:t>
      </w:r>
      <w:r w:rsidRPr="00782776">
        <w:rPr>
          <w:rFonts w:hint="eastAsia"/>
        </w:rPr>
        <w:t>Zhu</w:t>
      </w:r>
      <w:r w:rsidRPr="00782776">
        <w:rPr>
          <w:rFonts w:hint="eastAsia"/>
        </w:rPr>
        <w:t>等</w:t>
      </w:r>
      <w:r w:rsidRPr="00782776">
        <w:rPr>
          <w:rFonts w:hint="eastAsia"/>
          <w:vertAlign w:val="superscript"/>
        </w:rPr>
        <w:t>[</w:t>
      </w:r>
      <w:r w:rsidRPr="00782776">
        <w:rPr>
          <w:vertAlign w:val="superscript"/>
        </w:rPr>
        <w:t>20</w:t>
      </w:r>
      <w:r w:rsidRPr="00782776">
        <w:rPr>
          <w:rFonts w:hint="eastAsia"/>
          <w:vertAlign w:val="superscript"/>
        </w:rPr>
        <w:t>]</w:t>
      </w:r>
      <w:r w:rsidRPr="00782776">
        <w:rPr>
          <w:rFonts w:hint="eastAsia"/>
        </w:rPr>
        <w:t>基于</w:t>
      </w:r>
      <w:r w:rsidRPr="00782776">
        <w:rPr>
          <w:rFonts w:hint="eastAsia"/>
        </w:rPr>
        <w:t>SEIR</w:t>
      </w:r>
      <w:r w:rsidRPr="00782776">
        <w:rPr>
          <w:rFonts w:hint="eastAsia"/>
        </w:rPr>
        <w:t>模型提出了</w:t>
      </w:r>
      <w:r w:rsidRPr="00782776">
        <w:rPr>
          <w:rFonts w:hint="eastAsia"/>
        </w:rPr>
        <w:t>SEIARH</w:t>
      </w:r>
      <w:r w:rsidRPr="00782776">
        <w:rPr>
          <w:rFonts w:hint="eastAsia"/>
        </w:rPr>
        <w:t>模型，评估了不同疫苗覆盖率下东京奥运会的疫情风险，结果表明当疫苗覆盖率达到</w:t>
      </w:r>
      <w:r w:rsidRPr="00782776">
        <w:rPr>
          <w:rFonts w:hint="eastAsia"/>
        </w:rPr>
        <w:t>80%</w:t>
      </w:r>
      <w:r w:rsidRPr="00782776">
        <w:rPr>
          <w:rFonts w:hint="eastAsia"/>
        </w:rPr>
        <w:t>时，疫情的传播可以得到有效控制。</w:t>
      </w:r>
    </w:p>
    <w:p w14:paraId="00648926" w14:textId="77777777" w:rsidR="006C1E21" w:rsidRPr="00782776" w:rsidRDefault="00D350EE">
      <w:pPr>
        <w:snapToGrid w:val="0"/>
        <w:spacing w:line="312" w:lineRule="exact"/>
        <w:ind w:firstLineChars="200" w:firstLine="420"/>
      </w:pPr>
      <w:r w:rsidRPr="00782776">
        <w:rPr>
          <w:rFonts w:hint="eastAsia"/>
        </w:rPr>
        <w:t>最新数据表明，新冠疫情仍在继续，全球疫情防控和体育赛事的举办仍然面临极大的挑战。多种变异病毒在全球多个国家蔓延</w:t>
      </w:r>
      <w:r w:rsidRPr="00782776">
        <w:rPr>
          <w:rFonts w:hint="eastAsia"/>
          <w:vertAlign w:val="superscript"/>
        </w:rPr>
        <w:t>[</w:t>
      </w:r>
      <w:r w:rsidRPr="00782776">
        <w:rPr>
          <w:vertAlign w:val="superscript"/>
        </w:rPr>
        <w:t>21</w:t>
      </w:r>
      <w:r w:rsidRPr="00782776">
        <w:rPr>
          <w:rFonts w:hint="eastAsia"/>
          <w:vertAlign w:val="superscript"/>
        </w:rPr>
        <w:t>]</w:t>
      </w:r>
      <w:r w:rsidRPr="00782776">
        <w:rPr>
          <w:rFonts w:hint="eastAsia"/>
        </w:rPr>
        <w:t>；</w:t>
      </w:r>
      <w:r w:rsidRPr="00782776">
        <w:rPr>
          <w:rFonts w:hint="eastAsia"/>
        </w:rPr>
        <w:t>2021</w:t>
      </w:r>
      <w:r w:rsidRPr="00782776">
        <w:rPr>
          <w:rFonts w:hint="eastAsia"/>
        </w:rPr>
        <w:t>年</w:t>
      </w:r>
      <w:r w:rsidRPr="00782776">
        <w:rPr>
          <w:rFonts w:hint="eastAsia"/>
        </w:rPr>
        <w:t>8</w:t>
      </w:r>
      <w:r w:rsidRPr="00782776">
        <w:rPr>
          <w:rFonts w:hint="eastAsia"/>
        </w:rPr>
        <w:t>月</w:t>
      </w:r>
      <w:r w:rsidRPr="00782776">
        <w:rPr>
          <w:rFonts w:hint="eastAsia"/>
        </w:rPr>
        <w:t>5</w:t>
      </w:r>
      <w:r w:rsidRPr="00782776">
        <w:rPr>
          <w:rFonts w:hint="eastAsia"/>
        </w:rPr>
        <w:t>日，日本单日新增确诊病例首次突破</w:t>
      </w:r>
      <w:r w:rsidRPr="00782776">
        <w:rPr>
          <w:rFonts w:hint="eastAsia"/>
        </w:rPr>
        <w:t>1.5</w:t>
      </w:r>
      <w:r w:rsidRPr="00782776">
        <w:rPr>
          <w:rFonts w:hint="eastAsia"/>
        </w:rPr>
        <w:t>万例</w:t>
      </w:r>
      <w:r w:rsidRPr="00782776">
        <w:rPr>
          <w:rFonts w:hint="eastAsia"/>
          <w:vertAlign w:val="superscript"/>
        </w:rPr>
        <w:t>[</w:t>
      </w:r>
      <w:r w:rsidRPr="00782776">
        <w:rPr>
          <w:vertAlign w:val="superscript"/>
        </w:rPr>
        <w:t>22</w:t>
      </w:r>
      <w:r w:rsidRPr="00782776">
        <w:rPr>
          <w:rFonts w:hint="eastAsia"/>
          <w:vertAlign w:val="superscript"/>
        </w:rPr>
        <w:t>]</w:t>
      </w:r>
      <w:r w:rsidRPr="00782776">
        <w:rPr>
          <w:rFonts w:hint="eastAsia"/>
        </w:rPr>
        <w:t>。梳理与剖析新冠疫情给体育带来的影响与冲击，以尽早对可能产生的风险问题采取应对措施，减小疫情蔓延对体育赛事产业的不利影响，把握特殊背景下的体育赛事发展机遇，具有重要的现实意义。</w:t>
      </w:r>
    </w:p>
    <w:p w14:paraId="2BEE2231" w14:textId="7B690601" w:rsidR="006C1E21" w:rsidRPr="00782776" w:rsidRDefault="00856E75">
      <w:pPr>
        <w:snapToGrid w:val="0"/>
        <w:spacing w:line="312" w:lineRule="exact"/>
        <w:ind w:firstLineChars="200" w:firstLine="420"/>
      </w:pPr>
      <w:r w:rsidRPr="00782776">
        <w:rPr>
          <w:rFonts w:hint="eastAsia"/>
        </w:rPr>
        <w:t>本研究的目的是评估疫情背景</w:t>
      </w:r>
      <w:proofErr w:type="gramStart"/>
      <w:r w:rsidRPr="00782776">
        <w:rPr>
          <w:rFonts w:hint="eastAsia"/>
        </w:rPr>
        <w:t>下大型</w:t>
      </w:r>
      <w:proofErr w:type="gramEnd"/>
      <w:r w:rsidRPr="00782776">
        <w:rPr>
          <w:rFonts w:hint="eastAsia"/>
        </w:rPr>
        <w:t>体育活动的风险，为此，我们拟通过全球疫情传播数据和东京奥运会的舆情分析，预测北京冬季奥运会的舆情走向，对潜在风险给出决策参考，从而给其他大型体育活动的风险评估提供分析模板。</w:t>
      </w:r>
      <w:r w:rsidR="00D350EE" w:rsidRPr="00782776">
        <w:rPr>
          <w:rFonts w:hint="eastAsia"/>
        </w:rPr>
        <w:t>本研究主要分为六个部分：第一部分介绍了新冠疫情</w:t>
      </w:r>
      <w:proofErr w:type="gramStart"/>
      <w:r w:rsidR="00D350EE" w:rsidRPr="00782776">
        <w:rPr>
          <w:rFonts w:hint="eastAsia"/>
        </w:rPr>
        <w:t>给大型</w:t>
      </w:r>
      <w:proofErr w:type="gramEnd"/>
      <w:r w:rsidR="00D350EE" w:rsidRPr="00782776">
        <w:rPr>
          <w:rFonts w:hint="eastAsia"/>
        </w:rPr>
        <w:t>体育赛事带来的安全以及舆论挑战，回顾了相关的理论研究，并介绍了本文的研究框架与思路；第二部分旨在深入研究新冠疫情和东京奥运相关舆情之间的关系：我们首先描述本研究所用的数据，然后分析</w:t>
      </w:r>
      <w:r w:rsidR="00D350EE" w:rsidRPr="00782776">
        <w:rPr>
          <w:rFonts w:hint="eastAsia"/>
        </w:rPr>
        <w:t>全球疫情与东京奥运相关舆情间的时滞相关性，以及疫情背景下东京奥运舆情的情感偏向；第三部分，利用多主体建模对观赛过程中城市内的疾病传播进行模拟仿真，并对仿真结果进行了分析。第四部分中，我们将</w:t>
      </w:r>
      <w:r w:rsidR="00D350EE" w:rsidRPr="00782776">
        <w:rPr>
          <w:rFonts w:hint="eastAsia"/>
        </w:rPr>
        <w:t>SEIR</w:t>
      </w:r>
      <w:r w:rsidR="00D350EE" w:rsidRPr="00782776">
        <w:rPr>
          <w:rFonts w:hint="eastAsia"/>
        </w:rPr>
        <w:t>模型应用于奥运村中，以模拟其中的疾病传播情况。第五、六部分，</w:t>
      </w:r>
      <w:proofErr w:type="gramStart"/>
      <w:r w:rsidR="00D350EE" w:rsidRPr="00782776">
        <w:rPr>
          <w:rFonts w:hint="eastAsia"/>
        </w:rPr>
        <w:t>基于第二</w:t>
      </w:r>
      <w:proofErr w:type="gramEnd"/>
      <w:r w:rsidR="00D350EE" w:rsidRPr="00782776">
        <w:rPr>
          <w:rFonts w:hint="eastAsia"/>
        </w:rPr>
        <w:t>部分所提及的舆情滞后性、前两部分的模拟和</w:t>
      </w:r>
      <w:r w:rsidR="00D350EE" w:rsidRPr="00782776">
        <w:rPr>
          <w:rFonts w:hint="eastAsia"/>
        </w:rPr>
        <w:t>LSTM</w:t>
      </w:r>
      <w:r w:rsidR="00D350EE" w:rsidRPr="00782776">
        <w:rPr>
          <w:rFonts w:hint="eastAsia"/>
        </w:rPr>
        <w:t>疫情预测结果，对即将来临的北京冬奥会的潜在疫情风险和舆论风险给出相应的决策参考与总结。</w:t>
      </w:r>
    </w:p>
    <w:p w14:paraId="69A26BCB" w14:textId="77777777" w:rsidR="006C1E21" w:rsidRPr="00782776" w:rsidRDefault="00D350EE">
      <w:pPr>
        <w:pStyle w:val="20"/>
        <w:numPr>
          <w:ilvl w:val="0"/>
          <w:numId w:val="18"/>
        </w:numPr>
        <w:rPr>
          <w:b w:val="0"/>
          <w:bCs/>
        </w:rPr>
      </w:pPr>
      <w:r w:rsidRPr="00782776">
        <w:rPr>
          <w:rFonts w:hint="eastAsia"/>
          <w:b w:val="0"/>
          <w:bCs/>
        </w:rPr>
        <w:t>数据集描述与分析</w:t>
      </w:r>
    </w:p>
    <w:p w14:paraId="170E499A" w14:textId="77777777" w:rsidR="006C1E21" w:rsidRPr="00782776" w:rsidRDefault="00D350EE">
      <w:pPr>
        <w:pStyle w:val="30"/>
      </w:pPr>
      <w:bookmarkStart w:id="2" w:name="_Hlk89247726"/>
      <w:r w:rsidRPr="00782776">
        <w:t xml:space="preserve">1.1  </w:t>
      </w:r>
      <w:r w:rsidRPr="00782776">
        <w:rPr>
          <w:rFonts w:hint="eastAsia"/>
          <w:b w:val="0"/>
          <w:iCs/>
        </w:rPr>
        <w:t>数据集描述</w:t>
      </w:r>
    </w:p>
    <w:bookmarkEnd w:id="2"/>
    <w:p w14:paraId="1A2A6048" w14:textId="77777777" w:rsidR="006C1E21" w:rsidRPr="00782776" w:rsidRDefault="00D350EE">
      <w:pPr>
        <w:adjustRightInd w:val="0"/>
        <w:spacing w:line="312" w:lineRule="exact"/>
        <w:ind w:firstLineChars="200" w:firstLine="420"/>
        <w:rPr>
          <w:rFonts w:asciiTheme="minorEastAsia" w:eastAsiaTheme="minorEastAsia" w:hAnsiTheme="minorEastAsia" w:cstheme="minorEastAsia"/>
          <w:bCs/>
          <w:szCs w:val="21"/>
        </w:rPr>
      </w:pPr>
      <w:r w:rsidRPr="00782776">
        <w:rPr>
          <w:rFonts w:asciiTheme="minorEastAsia" w:eastAsiaTheme="minorEastAsia" w:hAnsiTheme="minorEastAsia" w:cstheme="minorEastAsia" w:hint="eastAsia"/>
          <w:bCs/>
          <w:szCs w:val="21"/>
        </w:rPr>
        <w:t>1. 历届奥运会数据</w:t>
      </w:r>
    </w:p>
    <w:p w14:paraId="66BC5AA2" w14:textId="77777777" w:rsidR="006C1E21" w:rsidRPr="00782776" w:rsidRDefault="00D350EE">
      <w:pPr>
        <w:adjustRightInd w:val="0"/>
        <w:spacing w:line="312" w:lineRule="exact"/>
        <w:ind w:firstLineChars="200" w:firstLine="420"/>
        <w:rPr>
          <w:rFonts w:asciiTheme="minorEastAsia" w:eastAsiaTheme="minorEastAsia" w:hAnsiTheme="minorEastAsia" w:cstheme="minorEastAsia"/>
          <w:bCs/>
          <w:szCs w:val="21"/>
        </w:rPr>
      </w:pPr>
      <w:r w:rsidRPr="00782776">
        <w:rPr>
          <w:rFonts w:asciiTheme="minorEastAsia" w:eastAsiaTheme="minorEastAsia" w:hAnsiTheme="minorEastAsia" w:cstheme="minorEastAsia" w:hint="eastAsia"/>
          <w:bCs/>
          <w:szCs w:val="21"/>
        </w:rPr>
        <w:t>我们从Kaggle开源竞赛网站收集了近</w:t>
      </w:r>
      <w:r w:rsidRPr="00782776">
        <w:rPr>
          <w:rFonts w:hint="eastAsia"/>
        </w:rPr>
        <w:t>120</w:t>
      </w:r>
      <w:r w:rsidRPr="00782776">
        <w:rPr>
          <w:rFonts w:asciiTheme="minorEastAsia" w:eastAsiaTheme="minorEastAsia" w:hAnsiTheme="minorEastAsia" w:cstheme="minorEastAsia" w:hint="eastAsia"/>
          <w:bCs/>
          <w:szCs w:val="21"/>
        </w:rPr>
        <w:t>年共计</w:t>
      </w:r>
      <w:r w:rsidRPr="00782776">
        <w:rPr>
          <w:rFonts w:hint="eastAsia"/>
        </w:rPr>
        <w:t>30</w:t>
      </w:r>
      <w:r w:rsidRPr="00782776">
        <w:rPr>
          <w:rFonts w:asciiTheme="minorEastAsia" w:eastAsiaTheme="minorEastAsia" w:hAnsiTheme="minorEastAsia" w:cstheme="minorEastAsia" w:hint="eastAsia"/>
          <w:bCs/>
          <w:szCs w:val="21"/>
        </w:rPr>
        <w:t>届夏季、冬季奥运会参赛国与参赛运动员的数据，最后保留的数据包括运动员编号、所属国家/地区、奥运会届次、参赛年份及赛季（夏季/冬季）。</w:t>
      </w:r>
    </w:p>
    <w:p w14:paraId="62EDE6B2" w14:textId="77777777" w:rsidR="006C1E21" w:rsidRPr="00782776" w:rsidRDefault="00D350EE">
      <w:pPr>
        <w:adjustRightInd w:val="0"/>
        <w:spacing w:line="312" w:lineRule="exact"/>
        <w:ind w:firstLineChars="200" w:firstLine="420"/>
        <w:rPr>
          <w:rFonts w:asciiTheme="minorEastAsia" w:eastAsiaTheme="minorEastAsia" w:hAnsiTheme="minorEastAsia" w:cstheme="minorEastAsia"/>
          <w:bCs/>
          <w:szCs w:val="21"/>
        </w:rPr>
      </w:pPr>
      <w:r w:rsidRPr="00782776">
        <w:rPr>
          <w:rFonts w:asciiTheme="minorEastAsia" w:eastAsiaTheme="minorEastAsia" w:hAnsiTheme="minorEastAsia" w:cstheme="minorEastAsia" w:hint="eastAsia"/>
          <w:bCs/>
          <w:szCs w:val="21"/>
        </w:rPr>
        <w:t>2. 疫情数据</w:t>
      </w:r>
    </w:p>
    <w:p w14:paraId="5BB81F71" w14:textId="77777777" w:rsidR="006C1E21" w:rsidRPr="00782776" w:rsidRDefault="00D350EE">
      <w:pPr>
        <w:adjustRightInd w:val="0"/>
        <w:spacing w:line="312" w:lineRule="exact"/>
        <w:ind w:firstLineChars="200" w:firstLine="420"/>
        <w:rPr>
          <w:rFonts w:asciiTheme="minorEastAsia" w:eastAsiaTheme="minorEastAsia" w:hAnsiTheme="minorEastAsia" w:cstheme="minorEastAsia"/>
          <w:bCs/>
          <w:szCs w:val="21"/>
        </w:rPr>
      </w:pPr>
      <w:r w:rsidRPr="00782776">
        <w:rPr>
          <w:rFonts w:asciiTheme="minorEastAsia" w:eastAsiaTheme="minorEastAsia" w:hAnsiTheme="minorEastAsia" w:cstheme="minorEastAsia" w:hint="eastAsia"/>
          <w:bCs/>
          <w:szCs w:val="21"/>
        </w:rPr>
        <w:t>所用数据集取自约翰霍普金斯大学的系统科学与工程中心(</w:t>
      </w:r>
      <w:r w:rsidRPr="00782776">
        <w:rPr>
          <w:rFonts w:hint="eastAsia"/>
        </w:rPr>
        <w:t>Center</w:t>
      </w:r>
      <w:r w:rsidRPr="00782776">
        <w:t xml:space="preserve"> </w:t>
      </w:r>
      <w:r w:rsidRPr="00782776">
        <w:rPr>
          <w:rFonts w:hint="eastAsia"/>
        </w:rPr>
        <w:t>for Systems Science and Engineering, CSSE</w:t>
      </w:r>
      <w:r w:rsidRPr="00782776">
        <w:rPr>
          <w:rFonts w:asciiTheme="minorEastAsia" w:eastAsiaTheme="minorEastAsia" w:hAnsiTheme="minorEastAsia" w:cstheme="minorEastAsia"/>
          <w:bCs/>
          <w:szCs w:val="21"/>
        </w:rPr>
        <w:t>)</w:t>
      </w:r>
      <w:r w:rsidRPr="00782776">
        <w:rPr>
          <w:rFonts w:asciiTheme="minorEastAsia" w:eastAsiaTheme="minorEastAsia" w:hAnsiTheme="minorEastAsia" w:cstheme="minorEastAsia" w:hint="eastAsia"/>
          <w:bCs/>
          <w:szCs w:val="21"/>
        </w:rPr>
        <w:t>，原始数据集收集了从</w:t>
      </w:r>
      <w:r w:rsidRPr="00782776">
        <w:rPr>
          <w:rFonts w:hint="eastAsia"/>
        </w:rPr>
        <w:t>2020</w:t>
      </w:r>
      <w:r w:rsidRPr="00782776">
        <w:rPr>
          <w:rFonts w:asciiTheme="minorEastAsia" w:eastAsiaTheme="minorEastAsia" w:hAnsiTheme="minorEastAsia" w:cstheme="minorEastAsia" w:hint="eastAsia"/>
          <w:bCs/>
          <w:szCs w:val="21"/>
        </w:rPr>
        <w:t>年</w:t>
      </w:r>
      <w:r w:rsidRPr="00782776">
        <w:rPr>
          <w:rFonts w:hint="eastAsia"/>
        </w:rPr>
        <w:t>2</w:t>
      </w:r>
      <w:r w:rsidRPr="00782776">
        <w:rPr>
          <w:rFonts w:asciiTheme="minorEastAsia" w:eastAsiaTheme="minorEastAsia" w:hAnsiTheme="minorEastAsia" w:cstheme="minorEastAsia" w:hint="eastAsia"/>
          <w:bCs/>
          <w:szCs w:val="21"/>
        </w:rPr>
        <w:t>月</w:t>
      </w:r>
      <w:r w:rsidRPr="00782776">
        <w:rPr>
          <w:rFonts w:hint="eastAsia"/>
        </w:rPr>
        <w:t>15</w:t>
      </w:r>
      <w:r w:rsidRPr="00782776">
        <w:rPr>
          <w:rFonts w:asciiTheme="minorEastAsia" w:eastAsiaTheme="minorEastAsia" w:hAnsiTheme="minorEastAsia" w:cstheme="minorEastAsia" w:hint="eastAsia"/>
          <w:bCs/>
          <w:szCs w:val="21"/>
        </w:rPr>
        <w:t>日至</w:t>
      </w:r>
      <w:r w:rsidRPr="00782776">
        <w:rPr>
          <w:rFonts w:hint="eastAsia"/>
        </w:rPr>
        <w:t>2021</w:t>
      </w:r>
      <w:r w:rsidRPr="00782776">
        <w:rPr>
          <w:rFonts w:asciiTheme="minorEastAsia" w:eastAsiaTheme="minorEastAsia" w:hAnsiTheme="minorEastAsia" w:cstheme="minorEastAsia" w:hint="eastAsia"/>
          <w:bCs/>
          <w:szCs w:val="21"/>
        </w:rPr>
        <w:t>年</w:t>
      </w:r>
      <w:r w:rsidRPr="00782776">
        <w:rPr>
          <w:rFonts w:hint="eastAsia"/>
        </w:rPr>
        <w:t>6</w:t>
      </w:r>
      <w:r w:rsidRPr="00782776">
        <w:rPr>
          <w:rFonts w:asciiTheme="minorEastAsia" w:eastAsiaTheme="minorEastAsia" w:hAnsiTheme="minorEastAsia" w:cstheme="minorEastAsia" w:hint="eastAsia"/>
          <w:bCs/>
          <w:szCs w:val="21"/>
        </w:rPr>
        <w:t>月</w:t>
      </w:r>
      <w:r w:rsidRPr="00782776">
        <w:rPr>
          <w:rFonts w:hint="eastAsia"/>
        </w:rPr>
        <w:t>10</w:t>
      </w:r>
      <w:r w:rsidRPr="00782776">
        <w:rPr>
          <w:rFonts w:asciiTheme="minorEastAsia" w:eastAsiaTheme="minorEastAsia" w:hAnsiTheme="minorEastAsia" w:cstheme="minorEastAsia" w:hint="eastAsia"/>
          <w:bCs/>
          <w:szCs w:val="21"/>
        </w:rPr>
        <w:t>日共</w:t>
      </w:r>
      <w:r w:rsidRPr="00782776">
        <w:rPr>
          <w:rFonts w:hint="eastAsia"/>
        </w:rPr>
        <w:t>229</w:t>
      </w:r>
      <w:r w:rsidRPr="00782776">
        <w:rPr>
          <w:rFonts w:asciiTheme="minorEastAsia" w:eastAsiaTheme="minorEastAsia" w:hAnsiTheme="minorEastAsia" w:cstheme="minorEastAsia" w:hint="eastAsia"/>
          <w:bCs/>
          <w:szCs w:val="21"/>
        </w:rPr>
        <w:t>个国家的完整疫情数据。经处理后只保留</w:t>
      </w:r>
      <w:r w:rsidRPr="00782776">
        <w:rPr>
          <w:rFonts w:hint="eastAsia"/>
        </w:rPr>
        <w:t>“每日新增感染数”、“每百万人新增感染数”和“总感染数”</w:t>
      </w:r>
      <w:r w:rsidRPr="00782776">
        <w:rPr>
          <w:rFonts w:asciiTheme="minorEastAsia" w:eastAsiaTheme="minorEastAsia" w:hAnsiTheme="minorEastAsia" w:cstheme="minorEastAsia" w:hint="eastAsia"/>
          <w:bCs/>
          <w:szCs w:val="21"/>
        </w:rPr>
        <w:t>三列特征。</w:t>
      </w:r>
    </w:p>
    <w:p w14:paraId="419B17A7" w14:textId="77777777" w:rsidR="006C1E21" w:rsidRPr="00782776" w:rsidRDefault="00D350EE">
      <w:pPr>
        <w:adjustRightInd w:val="0"/>
        <w:spacing w:line="312" w:lineRule="exact"/>
        <w:ind w:firstLineChars="200" w:firstLine="420"/>
        <w:rPr>
          <w:rFonts w:asciiTheme="minorEastAsia" w:eastAsiaTheme="minorEastAsia" w:hAnsiTheme="minorEastAsia" w:cstheme="minorEastAsia"/>
          <w:bCs/>
          <w:szCs w:val="21"/>
        </w:rPr>
      </w:pPr>
      <w:r w:rsidRPr="00782776">
        <w:rPr>
          <w:rFonts w:asciiTheme="minorEastAsia" w:eastAsiaTheme="minorEastAsia" w:hAnsiTheme="minorEastAsia" w:cstheme="minorEastAsia" w:hint="eastAsia"/>
          <w:bCs/>
          <w:szCs w:val="21"/>
        </w:rPr>
        <w:t>3. 舆情数据</w:t>
      </w:r>
    </w:p>
    <w:p w14:paraId="75E74731" w14:textId="77777777" w:rsidR="006C1E21" w:rsidRPr="00782776" w:rsidRDefault="00D350EE">
      <w:r w:rsidRPr="00782776">
        <w:rPr>
          <w:rFonts w:hint="eastAsia"/>
        </w:rPr>
        <w:t>我们以“东京奥运会”为关键词，通过爬虫</w:t>
      </w:r>
      <w:proofErr w:type="gramStart"/>
      <w:r w:rsidRPr="00782776">
        <w:rPr>
          <w:rFonts w:hint="eastAsia"/>
        </w:rPr>
        <w:t>累计爬取了</w:t>
      </w:r>
      <w:proofErr w:type="gramEnd"/>
      <w:r w:rsidRPr="00782776">
        <w:rPr>
          <w:rFonts w:hint="eastAsia"/>
        </w:rPr>
        <w:t>47430</w:t>
      </w:r>
      <w:r w:rsidRPr="00782776">
        <w:rPr>
          <w:rFonts w:hint="eastAsia"/>
        </w:rPr>
        <w:t>条与东京奥运会相关的新闻报道（舆情的相关数据见附录</w:t>
      </w:r>
      <w:r w:rsidRPr="00782776">
        <w:rPr>
          <w:rFonts w:hint="eastAsia"/>
        </w:rPr>
        <w:t xml:space="preserve">B </w:t>
      </w:r>
      <w:r w:rsidRPr="00782776">
        <w:rPr>
          <w:rFonts w:hint="eastAsia"/>
        </w:rPr>
        <w:t>“东京奥运会舆情相关数据</w:t>
      </w:r>
      <w:r w:rsidRPr="00782776">
        <w:t>”</w:t>
      </w:r>
      <w:r w:rsidRPr="00782776">
        <w:rPr>
          <w:rFonts w:hint="eastAsia"/>
        </w:rPr>
        <w:t>）。为分析国际、中国国内和日本国内针对东京奥运会的舆情走向与新冠疫情的相关性，</w:t>
      </w:r>
      <w:proofErr w:type="gramStart"/>
      <w:r w:rsidRPr="00782776">
        <w:rPr>
          <w:rFonts w:hint="eastAsia"/>
        </w:rPr>
        <w:t>我们爬取了</w:t>
      </w:r>
      <w:proofErr w:type="gramEnd"/>
      <w:r w:rsidRPr="00782776">
        <w:rPr>
          <w:rFonts w:hint="eastAsia"/>
        </w:rPr>
        <w:t>英语、中文和日语的主流媒体报道。图</w:t>
      </w:r>
      <w:r w:rsidRPr="00782776">
        <w:rPr>
          <w:rFonts w:hint="eastAsia"/>
        </w:rPr>
        <w:t>1(a)</w:t>
      </w:r>
      <w:r w:rsidRPr="00782776">
        <w:rPr>
          <w:rFonts w:hint="eastAsia"/>
        </w:rPr>
        <w:t>给出了不同语言来源的新闻报道占比；图</w:t>
      </w:r>
      <w:r w:rsidRPr="00782776">
        <w:rPr>
          <w:rFonts w:hint="eastAsia"/>
        </w:rPr>
        <w:t>1(b)</w:t>
      </w:r>
      <w:r w:rsidRPr="00782776">
        <w:rPr>
          <w:rFonts w:hint="eastAsia"/>
        </w:rPr>
        <w:t>给出了不同媒体来源的新闻报道占比。考虑到工具的可获得性与媒体的权威性，这里仅对英文新闻进行处理和清洗，并对其做了词频统计，除去与关键词直接相关的单词（</w:t>
      </w:r>
      <w:proofErr w:type="spellStart"/>
      <w:r w:rsidRPr="00782776">
        <w:rPr>
          <w:rFonts w:hint="eastAsia"/>
        </w:rPr>
        <w:t>tokyo</w:t>
      </w:r>
      <w:proofErr w:type="spellEnd"/>
      <w:r w:rsidRPr="00782776">
        <w:rPr>
          <w:rFonts w:hint="eastAsia"/>
        </w:rPr>
        <w:t>,</w:t>
      </w:r>
      <w:r w:rsidRPr="00782776">
        <w:t xml:space="preserve"> </w:t>
      </w:r>
      <w:proofErr w:type="spellStart"/>
      <w:r w:rsidRPr="00782776">
        <w:rPr>
          <w:rFonts w:hint="eastAsia"/>
        </w:rPr>
        <w:t>oympics</w:t>
      </w:r>
      <w:proofErr w:type="spellEnd"/>
      <w:r w:rsidRPr="00782776">
        <w:rPr>
          <w:rFonts w:hint="eastAsia"/>
        </w:rPr>
        <w:t>等）后，按降序排列，词频前十的词有：</w:t>
      </w:r>
      <w:r w:rsidRPr="00782776">
        <w:rPr>
          <w:rFonts w:hint="eastAsia"/>
        </w:rPr>
        <w:t xml:space="preserve">coronavirus, </w:t>
      </w:r>
      <w:proofErr w:type="spellStart"/>
      <w:r w:rsidRPr="00782776">
        <w:rPr>
          <w:rFonts w:hint="eastAsia"/>
        </w:rPr>
        <w:t>japan</w:t>
      </w:r>
      <w:proofErr w:type="spellEnd"/>
      <w:r w:rsidRPr="00782776">
        <w:rPr>
          <w:rFonts w:hint="eastAsia"/>
        </w:rPr>
        <w:t>, postpone, athlete, "pandemic", health, vaccine, public, virus, international</w:t>
      </w:r>
      <w:r w:rsidRPr="00782776">
        <w:rPr>
          <w:rFonts w:hint="eastAsia"/>
        </w:rPr>
        <w:t>。可以看到，媒体对东京奥运会关注的焦点多集中在疫情上。</w:t>
      </w:r>
    </w:p>
    <w:p w14:paraId="44A327B9" w14:textId="77777777" w:rsidR="006C1E21" w:rsidRPr="00782776" w:rsidRDefault="006C1E21">
      <w:pPr>
        <w:adjustRightInd w:val="0"/>
        <w:jc w:val="center"/>
        <w:rPr>
          <w:rFonts w:asciiTheme="minorEastAsia" w:eastAsiaTheme="minorEastAsia" w:hAnsiTheme="minorEastAsia" w:cstheme="minorEastAsia"/>
          <w:bCs/>
          <w:szCs w:val="21"/>
        </w:rPr>
        <w:sectPr w:rsidR="006C1E21" w:rsidRPr="00782776">
          <w:type w:val="continuous"/>
          <w:pgSz w:w="11907" w:h="16840"/>
          <w:pgMar w:top="1361" w:right="1077" w:bottom="1639" w:left="1077" w:header="794" w:footer="794" w:gutter="0"/>
          <w:pgNumType w:start="1"/>
          <w:cols w:num="2" w:space="425"/>
          <w:titlePg/>
          <w:docGrid w:type="lines" w:linePitch="312"/>
        </w:sectPr>
      </w:pPr>
    </w:p>
    <w:p w14:paraId="4237C70A" w14:textId="77777777" w:rsidR="006C1E21" w:rsidRPr="00782776" w:rsidRDefault="00D350EE">
      <w:pPr>
        <w:adjustRightInd w:val="0"/>
        <w:jc w:val="center"/>
        <w:rPr>
          <w:rFonts w:asciiTheme="minorEastAsia" w:eastAsiaTheme="minorEastAsia" w:hAnsiTheme="minorEastAsia" w:cstheme="minorEastAsia"/>
          <w:bCs/>
          <w:szCs w:val="21"/>
        </w:rPr>
      </w:pPr>
      <w:r w:rsidRPr="00782776">
        <w:rPr>
          <w:rFonts w:asciiTheme="minorEastAsia" w:eastAsiaTheme="minorEastAsia" w:hAnsiTheme="minorEastAsia" w:cstheme="minorEastAsia" w:hint="eastAsia"/>
          <w:bCs/>
          <w:noProof/>
          <w:szCs w:val="21"/>
        </w:rPr>
        <w:lastRenderedPageBreak/>
        <w:drawing>
          <wp:inline distT="0" distB="0" distL="114300" distR="114300" wp14:anchorId="391EA8EA" wp14:editId="6842F23F">
            <wp:extent cx="6184265" cy="2221230"/>
            <wp:effectExtent l="0" t="0" r="6985" b="7620"/>
            <wp:docPr id="9"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
                    <pic:cNvPicPr>
                      <a:picLocks noChangeAspect="1"/>
                    </pic:cNvPicPr>
                  </pic:nvPicPr>
                  <pic:blipFill>
                    <a:blip r:embed="rId12"/>
                    <a:stretch>
                      <a:fillRect/>
                    </a:stretch>
                  </pic:blipFill>
                  <pic:spPr>
                    <a:xfrm>
                      <a:off x="0" y="0"/>
                      <a:ext cx="6184265" cy="2221230"/>
                    </a:xfrm>
                    <a:prstGeom prst="rect">
                      <a:avLst/>
                    </a:prstGeom>
                  </pic:spPr>
                </pic:pic>
              </a:graphicData>
            </a:graphic>
          </wp:inline>
        </w:drawing>
      </w:r>
    </w:p>
    <w:p w14:paraId="70DB9482" w14:textId="77777777" w:rsidR="006C1E21" w:rsidRPr="00782776" w:rsidRDefault="00D350EE">
      <w:pPr>
        <w:snapToGrid w:val="0"/>
        <w:jc w:val="center"/>
        <w:rPr>
          <w:rFonts w:ascii="宋体" w:hAnsi="宋体"/>
          <w:sz w:val="18"/>
          <w:szCs w:val="18"/>
        </w:rPr>
      </w:pPr>
      <w:r w:rsidRPr="00782776">
        <w:rPr>
          <w:rFonts w:ascii="宋体" w:hAnsi="宋体" w:hint="eastAsia"/>
          <w:sz w:val="18"/>
          <w:szCs w:val="18"/>
        </w:rPr>
        <w:t>图</w:t>
      </w:r>
      <w:r w:rsidRPr="00782776">
        <w:rPr>
          <w:rFonts w:ascii="宋体" w:hAnsi="宋体"/>
          <w:sz w:val="18"/>
          <w:szCs w:val="18"/>
        </w:rPr>
        <w:t>1</w:t>
      </w:r>
      <w:r w:rsidRPr="00782776">
        <w:rPr>
          <w:rFonts w:ascii="宋体" w:hAnsi="宋体" w:hint="eastAsia"/>
          <w:sz w:val="18"/>
          <w:szCs w:val="18"/>
        </w:rPr>
        <w:t xml:space="preserve"> 东京奥运会舆情数据分布。(a) 不同语言新闻占比；(b) 新闻来源占比 （注：有18.64%的新闻来自不同的非主流媒体，每个媒体的平均报道数较少，故这里合并表示为“其他”）。</w:t>
      </w:r>
    </w:p>
    <w:p w14:paraId="32DD432D" w14:textId="77777777" w:rsidR="006C1E21" w:rsidRPr="00782776" w:rsidRDefault="006C1E21">
      <w:pPr>
        <w:snapToGrid w:val="0"/>
        <w:jc w:val="center"/>
        <w:rPr>
          <w:rFonts w:ascii="宋体" w:hAnsi="宋体"/>
          <w:sz w:val="18"/>
          <w:szCs w:val="18"/>
        </w:rPr>
      </w:pPr>
    </w:p>
    <w:p w14:paraId="6D66EA3D" w14:textId="77777777" w:rsidR="006C1E21" w:rsidRPr="00782776" w:rsidRDefault="00D350EE">
      <w:pPr>
        <w:adjustRightInd w:val="0"/>
        <w:jc w:val="center"/>
        <w:rPr>
          <w:bCs/>
          <w:szCs w:val="16"/>
        </w:rPr>
      </w:pPr>
      <w:bookmarkStart w:id="3" w:name="_Hlk106122683"/>
      <w:r w:rsidRPr="00782776">
        <w:rPr>
          <w:bCs/>
          <w:noProof/>
          <w:szCs w:val="16"/>
        </w:rPr>
        <w:drawing>
          <wp:inline distT="0" distB="0" distL="0" distR="0" wp14:anchorId="6B544189" wp14:editId="1A631F21">
            <wp:extent cx="4057650" cy="310896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112231" cy="3151354"/>
                    </a:xfrm>
                    <a:prstGeom prst="rect">
                      <a:avLst/>
                    </a:prstGeom>
                    <a:noFill/>
                  </pic:spPr>
                </pic:pic>
              </a:graphicData>
            </a:graphic>
          </wp:inline>
        </w:drawing>
      </w:r>
    </w:p>
    <w:p w14:paraId="20351EA6" w14:textId="77777777" w:rsidR="006C1E21" w:rsidRPr="00782776" w:rsidRDefault="00D350EE">
      <w:pPr>
        <w:snapToGrid w:val="0"/>
        <w:jc w:val="center"/>
        <w:rPr>
          <w:rFonts w:ascii="宋体" w:hAnsi="宋体"/>
          <w:sz w:val="18"/>
          <w:szCs w:val="18"/>
        </w:rPr>
      </w:pPr>
      <w:r w:rsidRPr="00782776">
        <w:rPr>
          <w:rFonts w:ascii="宋体" w:hAnsi="宋体" w:hint="eastAsia"/>
          <w:sz w:val="18"/>
          <w:szCs w:val="18"/>
        </w:rPr>
        <w:t>图2 (a) 世界舆情与东京奥运会相关词频的演化图；(b) 柱状图为每月舆情总数，图中圆圈为每个月出现的关键词数量，颜色由紫色转红表示该词出现的次数越多。</w:t>
      </w:r>
    </w:p>
    <w:p w14:paraId="30E57CC7" w14:textId="77777777" w:rsidR="006C1E21" w:rsidRPr="00782776" w:rsidRDefault="006C1E21">
      <w:pPr>
        <w:snapToGrid w:val="0"/>
        <w:jc w:val="center"/>
        <w:rPr>
          <w:rFonts w:ascii="宋体" w:hAnsi="宋体"/>
          <w:sz w:val="18"/>
          <w:szCs w:val="18"/>
        </w:rPr>
      </w:pPr>
    </w:p>
    <w:p w14:paraId="6EF0BA27" w14:textId="77777777" w:rsidR="006C1E21" w:rsidRPr="00782776" w:rsidRDefault="006C1E21">
      <w:pPr>
        <w:snapToGrid w:val="0"/>
        <w:rPr>
          <w:rFonts w:ascii="宋体" w:hAnsi="宋体"/>
          <w:sz w:val="18"/>
          <w:szCs w:val="18"/>
        </w:rPr>
      </w:pPr>
    </w:p>
    <w:p w14:paraId="24225E89" w14:textId="77777777" w:rsidR="006C1E21" w:rsidRPr="00782776" w:rsidRDefault="006C1E21">
      <w:pPr>
        <w:snapToGrid w:val="0"/>
        <w:rPr>
          <w:rFonts w:ascii="宋体" w:hAnsi="宋体"/>
          <w:sz w:val="18"/>
          <w:szCs w:val="18"/>
        </w:rPr>
        <w:sectPr w:rsidR="006C1E21" w:rsidRPr="00782776">
          <w:type w:val="continuous"/>
          <w:pgSz w:w="11907" w:h="16840"/>
          <w:pgMar w:top="1361" w:right="1077" w:bottom="1639" w:left="1077" w:header="794" w:footer="794" w:gutter="0"/>
          <w:pgNumType w:start="1"/>
          <w:cols w:space="425"/>
          <w:titlePg/>
          <w:docGrid w:type="lines" w:linePitch="312"/>
        </w:sectPr>
      </w:pPr>
    </w:p>
    <w:bookmarkEnd w:id="3"/>
    <w:p w14:paraId="559164B1" w14:textId="77777777" w:rsidR="006C1E21" w:rsidRPr="00782776" w:rsidRDefault="006C1E21">
      <w:pPr>
        <w:snapToGrid w:val="0"/>
        <w:jc w:val="center"/>
        <w:rPr>
          <w:rFonts w:ascii="宋体" w:hAnsi="宋体"/>
          <w:sz w:val="18"/>
          <w:szCs w:val="18"/>
        </w:rPr>
      </w:pPr>
    </w:p>
    <w:p w14:paraId="45D0B99C" w14:textId="77777777" w:rsidR="006C1E21" w:rsidRPr="00782776" w:rsidRDefault="00D350EE">
      <w:pPr>
        <w:pStyle w:val="30"/>
      </w:pPr>
      <w:r w:rsidRPr="00782776">
        <w:t xml:space="preserve">1.2  </w:t>
      </w:r>
      <w:r w:rsidRPr="00782776">
        <w:rPr>
          <w:rFonts w:hint="eastAsia"/>
          <w:b w:val="0"/>
          <w:iCs/>
        </w:rPr>
        <w:t>相关性分析</w:t>
      </w:r>
    </w:p>
    <w:p w14:paraId="736D714E" w14:textId="77777777" w:rsidR="006C1E21" w:rsidRPr="00782776" w:rsidRDefault="00D350EE">
      <w:pPr>
        <w:adjustRightInd w:val="0"/>
        <w:spacing w:line="312" w:lineRule="exact"/>
        <w:ind w:firstLineChars="200" w:firstLine="420"/>
        <w:rPr>
          <w:bCs/>
          <w:szCs w:val="16"/>
        </w:rPr>
      </w:pPr>
      <w:r w:rsidRPr="00782776">
        <w:rPr>
          <w:rFonts w:hint="eastAsia"/>
        </w:rPr>
        <w:t>为研究关于东京奥运会的舆情与疫情之间的关系，我们从国际、中国国内、日本国内三个层面入手，探究疫情与舆情之间的相关关系。图</w:t>
      </w:r>
      <w:r w:rsidRPr="00782776">
        <w:rPr>
          <w:rFonts w:hint="eastAsia"/>
        </w:rPr>
        <w:t>2(a)</w:t>
      </w:r>
      <w:r w:rsidRPr="00782776">
        <w:rPr>
          <w:rFonts w:hint="eastAsia"/>
        </w:rPr>
        <w:t>显示了</w:t>
      </w:r>
      <w:r w:rsidRPr="00782776">
        <w:rPr>
          <w:rFonts w:hint="eastAsia"/>
        </w:rPr>
        <w:t>2020</w:t>
      </w:r>
      <w:r w:rsidRPr="00782776">
        <w:rPr>
          <w:rFonts w:hint="eastAsia"/>
        </w:rPr>
        <w:t>年</w:t>
      </w:r>
      <w:r w:rsidRPr="00782776">
        <w:rPr>
          <w:rFonts w:hint="eastAsia"/>
        </w:rPr>
        <w:t>2</w:t>
      </w:r>
      <w:r w:rsidRPr="00782776">
        <w:rPr>
          <w:rFonts w:hint="eastAsia"/>
        </w:rPr>
        <w:t>月</w:t>
      </w:r>
      <w:r w:rsidRPr="00782776">
        <w:rPr>
          <w:rFonts w:hint="eastAsia"/>
        </w:rPr>
        <w:t>15</w:t>
      </w:r>
      <w:r w:rsidRPr="00782776">
        <w:rPr>
          <w:rFonts w:hint="eastAsia"/>
        </w:rPr>
        <w:t>日至</w:t>
      </w:r>
      <w:r w:rsidRPr="00782776">
        <w:rPr>
          <w:rFonts w:hint="eastAsia"/>
        </w:rPr>
        <w:t>2021</w:t>
      </w:r>
      <w:r w:rsidRPr="00782776">
        <w:rPr>
          <w:rFonts w:hint="eastAsia"/>
        </w:rPr>
        <w:t>年</w:t>
      </w:r>
      <w:r w:rsidRPr="00782776">
        <w:rPr>
          <w:rFonts w:hint="eastAsia"/>
        </w:rPr>
        <w:t>6</w:t>
      </w:r>
      <w:r w:rsidRPr="00782776">
        <w:rPr>
          <w:rFonts w:hint="eastAsia"/>
        </w:rPr>
        <w:t>月</w:t>
      </w:r>
      <w:r w:rsidRPr="00782776">
        <w:rPr>
          <w:rFonts w:hint="eastAsia"/>
        </w:rPr>
        <w:t>10</w:t>
      </w:r>
      <w:r w:rsidRPr="00782776">
        <w:rPr>
          <w:rFonts w:hint="eastAsia"/>
        </w:rPr>
        <w:t>日期间每日的全球新增病例数和东京奥运相关新闻报道数量，其中红色数据表示世界范围内每日关于东京奥运的新闻报道数量，蓝色数据表示全球每日疫情的新增病例数。结果表明，全球疫情在</w:t>
      </w:r>
      <w:r w:rsidRPr="00782776">
        <w:rPr>
          <w:rFonts w:hint="eastAsia"/>
        </w:rPr>
        <w:t>2020</w:t>
      </w:r>
      <w:r w:rsidRPr="00782776">
        <w:rPr>
          <w:rFonts w:hint="eastAsia"/>
        </w:rPr>
        <w:t>年末和</w:t>
      </w:r>
      <w:r w:rsidRPr="00782776">
        <w:rPr>
          <w:rFonts w:hint="eastAsia"/>
        </w:rPr>
        <w:t>2021</w:t>
      </w:r>
      <w:r w:rsidRPr="00782776">
        <w:rPr>
          <w:rFonts w:hint="eastAsia"/>
        </w:rPr>
        <w:t>年</w:t>
      </w:r>
      <w:r w:rsidRPr="00782776">
        <w:rPr>
          <w:rFonts w:hint="eastAsia"/>
        </w:rPr>
        <w:t>4</w:t>
      </w:r>
      <w:r w:rsidRPr="00782776">
        <w:rPr>
          <w:rFonts w:hint="eastAsia"/>
        </w:rPr>
        <w:t>月左右达到高峰。东京奥运的社会舆论三次达到高峰。从</w:t>
      </w:r>
      <w:r w:rsidRPr="00782776">
        <w:rPr>
          <w:rFonts w:hint="eastAsia"/>
        </w:rPr>
        <w:t>2020</w:t>
      </w:r>
      <w:r w:rsidRPr="00782776">
        <w:rPr>
          <w:rFonts w:hint="eastAsia"/>
        </w:rPr>
        <w:t>年</w:t>
      </w:r>
      <w:r w:rsidRPr="00782776">
        <w:rPr>
          <w:rFonts w:hint="eastAsia"/>
        </w:rPr>
        <w:t>2</w:t>
      </w:r>
      <w:r w:rsidRPr="00782776">
        <w:rPr>
          <w:rFonts w:hint="eastAsia"/>
        </w:rPr>
        <w:t>月</w:t>
      </w:r>
      <w:r w:rsidRPr="00782776">
        <w:rPr>
          <w:rFonts w:hint="eastAsia"/>
        </w:rPr>
        <w:t>15</w:t>
      </w:r>
      <w:r w:rsidRPr="00782776">
        <w:rPr>
          <w:rFonts w:hint="eastAsia"/>
        </w:rPr>
        <w:t>日关于东京奥运会的第一篇报道开始，就有相当多的报道就东京奥运会是否</w:t>
      </w:r>
      <w:r w:rsidRPr="00782776">
        <w:rPr>
          <w:rFonts w:hint="eastAsia"/>
          <w:bCs/>
          <w:szCs w:val="16"/>
        </w:rPr>
        <w:t>会延期举办的问题展开集中讨论，在</w:t>
      </w:r>
      <w:r w:rsidRPr="00782776">
        <w:rPr>
          <w:rFonts w:hint="eastAsia"/>
          <w:bCs/>
          <w:szCs w:val="16"/>
        </w:rPr>
        <w:t>2020</w:t>
      </w:r>
      <w:r w:rsidRPr="00782776">
        <w:rPr>
          <w:rFonts w:hint="eastAsia"/>
          <w:bCs/>
          <w:szCs w:val="16"/>
        </w:rPr>
        <w:t>年的</w:t>
      </w:r>
      <w:r w:rsidRPr="00782776">
        <w:rPr>
          <w:rFonts w:hint="eastAsia"/>
          <w:bCs/>
          <w:szCs w:val="16"/>
        </w:rPr>
        <w:t>2</w:t>
      </w:r>
      <w:r w:rsidRPr="00782776">
        <w:rPr>
          <w:rFonts w:hint="eastAsia"/>
          <w:bCs/>
          <w:szCs w:val="16"/>
        </w:rPr>
        <w:t>月</w:t>
      </w:r>
      <w:r w:rsidRPr="00782776">
        <w:rPr>
          <w:rFonts w:hint="eastAsia"/>
          <w:bCs/>
          <w:szCs w:val="16"/>
        </w:rPr>
        <w:t>26</w:t>
      </w:r>
      <w:r w:rsidRPr="00782776">
        <w:rPr>
          <w:rFonts w:hint="eastAsia"/>
          <w:bCs/>
          <w:szCs w:val="16"/>
        </w:rPr>
        <w:t>日达到第一次舆论高峰。</w:t>
      </w:r>
      <w:r w:rsidRPr="00782776">
        <w:rPr>
          <w:rFonts w:hint="eastAsia"/>
          <w:bCs/>
          <w:szCs w:val="16"/>
        </w:rPr>
        <w:t>2020</w:t>
      </w:r>
      <w:r w:rsidRPr="00782776">
        <w:rPr>
          <w:rFonts w:hint="eastAsia"/>
          <w:bCs/>
          <w:szCs w:val="16"/>
        </w:rPr>
        <w:t>年</w:t>
      </w:r>
      <w:r w:rsidRPr="00782776">
        <w:rPr>
          <w:rFonts w:hint="eastAsia"/>
          <w:bCs/>
          <w:szCs w:val="16"/>
        </w:rPr>
        <w:t>3</w:t>
      </w:r>
      <w:r w:rsidRPr="00782776">
        <w:rPr>
          <w:rFonts w:hint="eastAsia"/>
          <w:bCs/>
          <w:szCs w:val="16"/>
        </w:rPr>
        <w:t>月</w:t>
      </w:r>
      <w:r w:rsidRPr="00782776">
        <w:rPr>
          <w:rFonts w:hint="eastAsia"/>
          <w:bCs/>
          <w:szCs w:val="16"/>
        </w:rPr>
        <w:t>20</w:t>
      </w:r>
      <w:r w:rsidRPr="00782776">
        <w:rPr>
          <w:rFonts w:hint="eastAsia"/>
          <w:bCs/>
          <w:szCs w:val="16"/>
        </w:rPr>
        <w:t>日国际奥委会正式发文称会延迟举办东京奥运会，引发关于东京奥运会讨论的最高峰。第三次小高峰出现在国际奥委会决定东京奥运会举办时间，即</w:t>
      </w:r>
      <w:r w:rsidRPr="00782776">
        <w:rPr>
          <w:rFonts w:hint="eastAsia"/>
          <w:bCs/>
          <w:szCs w:val="16"/>
        </w:rPr>
        <w:t>3</w:t>
      </w:r>
      <w:r w:rsidRPr="00782776">
        <w:rPr>
          <w:rFonts w:hint="eastAsia"/>
          <w:bCs/>
          <w:szCs w:val="16"/>
        </w:rPr>
        <w:t>月</w:t>
      </w:r>
      <w:r w:rsidRPr="00782776">
        <w:rPr>
          <w:rFonts w:hint="eastAsia"/>
          <w:bCs/>
          <w:szCs w:val="16"/>
        </w:rPr>
        <w:t>24</w:t>
      </w:r>
      <w:r w:rsidRPr="00782776">
        <w:rPr>
          <w:rFonts w:hint="eastAsia"/>
          <w:bCs/>
          <w:szCs w:val="16"/>
        </w:rPr>
        <w:t>日。</w:t>
      </w:r>
    </w:p>
    <w:p w14:paraId="48A0C328" w14:textId="77777777" w:rsidR="006C1E21" w:rsidRPr="00782776" w:rsidRDefault="00D350EE">
      <w:pPr>
        <w:adjustRightInd w:val="0"/>
        <w:ind w:firstLineChars="200" w:firstLine="420"/>
        <w:rPr>
          <w:bCs/>
          <w:szCs w:val="16"/>
        </w:rPr>
      </w:pPr>
      <w:r w:rsidRPr="00782776">
        <w:rPr>
          <w:rFonts w:hint="eastAsia"/>
          <w:bCs/>
          <w:szCs w:val="16"/>
        </w:rPr>
        <w:t>为进一步研究在舆论高峰时段社会舆论的关注焦点，本文对这三个时间段的新闻数据进行了词频统计（图</w:t>
      </w:r>
      <w:r w:rsidRPr="00782776">
        <w:rPr>
          <w:rFonts w:hint="eastAsia"/>
          <w:bCs/>
          <w:szCs w:val="16"/>
        </w:rPr>
        <w:t>2(b)</w:t>
      </w:r>
      <w:r w:rsidRPr="00782776">
        <w:rPr>
          <w:rFonts w:hint="eastAsia"/>
          <w:bCs/>
          <w:szCs w:val="16"/>
        </w:rPr>
        <w:t>）。可见在世界疫情传播的高峰期，有关东京奥运会的舆论焦点多集中在疫情背景下东京</w:t>
      </w:r>
      <w:r w:rsidRPr="00782776">
        <w:rPr>
          <w:rFonts w:hint="eastAsia"/>
          <w:bCs/>
          <w:szCs w:val="16"/>
        </w:rPr>
        <w:lastRenderedPageBreak/>
        <w:t>奥运会的推迟问题上。进一步分析可知，</w:t>
      </w:r>
      <w:r w:rsidRPr="00782776">
        <w:rPr>
          <w:rFonts w:hint="eastAsia"/>
          <w:bCs/>
          <w:szCs w:val="16"/>
        </w:rPr>
        <w:t>2020</w:t>
      </w:r>
      <w:r w:rsidRPr="00782776">
        <w:rPr>
          <w:rFonts w:hint="eastAsia"/>
          <w:bCs/>
          <w:szCs w:val="16"/>
        </w:rPr>
        <w:t>年</w:t>
      </w:r>
      <w:r w:rsidRPr="00782776">
        <w:rPr>
          <w:rFonts w:hint="eastAsia"/>
          <w:bCs/>
          <w:szCs w:val="16"/>
        </w:rPr>
        <w:t>2</w:t>
      </w:r>
      <w:r w:rsidRPr="00782776">
        <w:rPr>
          <w:rFonts w:hint="eastAsia"/>
          <w:bCs/>
          <w:szCs w:val="16"/>
        </w:rPr>
        <w:t>月的新闻报道中，</w:t>
      </w:r>
      <w:r w:rsidRPr="00782776">
        <w:rPr>
          <w:rFonts w:hint="eastAsia"/>
          <w:bCs/>
          <w:szCs w:val="16"/>
        </w:rPr>
        <w:t>coronavirus, postpone</w:t>
      </w:r>
      <w:r w:rsidRPr="00782776">
        <w:rPr>
          <w:rFonts w:hint="eastAsia"/>
          <w:bCs/>
          <w:szCs w:val="16"/>
        </w:rPr>
        <w:t>出现频率较高，可见在疫情爆发背景下，社会大众对东京奥运会能否顺利召开这一议题高度关注；国际奥委会鉴于疫情形势，于</w:t>
      </w:r>
      <w:r w:rsidRPr="00782776">
        <w:rPr>
          <w:rFonts w:hint="eastAsia"/>
          <w:bCs/>
          <w:szCs w:val="16"/>
        </w:rPr>
        <w:t>2020</w:t>
      </w:r>
      <w:r w:rsidRPr="00782776">
        <w:rPr>
          <w:rFonts w:hint="eastAsia"/>
          <w:bCs/>
          <w:szCs w:val="16"/>
        </w:rPr>
        <w:t>年</w:t>
      </w:r>
      <w:r w:rsidRPr="00782776">
        <w:rPr>
          <w:rFonts w:hint="eastAsia"/>
          <w:bCs/>
          <w:szCs w:val="16"/>
        </w:rPr>
        <w:t>3</w:t>
      </w:r>
      <w:r w:rsidRPr="00782776">
        <w:rPr>
          <w:rFonts w:hint="eastAsia"/>
          <w:bCs/>
          <w:szCs w:val="16"/>
        </w:rPr>
        <w:t>月</w:t>
      </w:r>
      <w:r w:rsidRPr="00782776">
        <w:rPr>
          <w:rFonts w:hint="eastAsia"/>
          <w:bCs/>
          <w:szCs w:val="16"/>
        </w:rPr>
        <w:t>20</w:t>
      </w:r>
      <w:r w:rsidRPr="00782776">
        <w:rPr>
          <w:rFonts w:hint="eastAsia"/>
          <w:bCs/>
          <w:szCs w:val="16"/>
        </w:rPr>
        <w:t>日正式宣布推迟举办东京奥运会，这再次引发了舆论高峰；</w:t>
      </w:r>
      <w:r w:rsidRPr="00782776">
        <w:rPr>
          <w:rFonts w:hint="eastAsia"/>
          <w:bCs/>
          <w:szCs w:val="16"/>
        </w:rPr>
        <w:t>2020</w:t>
      </w:r>
      <w:r w:rsidRPr="00782776">
        <w:rPr>
          <w:rFonts w:hint="eastAsia"/>
          <w:bCs/>
          <w:szCs w:val="16"/>
        </w:rPr>
        <w:t>年</w:t>
      </w:r>
      <w:r w:rsidRPr="00782776">
        <w:rPr>
          <w:rFonts w:hint="eastAsia"/>
          <w:bCs/>
          <w:szCs w:val="16"/>
        </w:rPr>
        <w:t>3</w:t>
      </w:r>
      <w:r w:rsidRPr="00782776">
        <w:rPr>
          <w:rFonts w:hint="eastAsia"/>
          <w:bCs/>
          <w:szCs w:val="16"/>
        </w:rPr>
        <w:t>月</w:t>
      </w:r>
      <w:r w:rsidRPr="00782776">
        <w:rPr>
          <w:rFonts w:hint="eastAsia"/>
          <w:bCs/>
          <w:szCs w:val="16"/>
        </w:rPr>
        <w:t>24</w:t>
      </w:r>
      <w:r w:rsidRPr="00782776">
        <w:rPr>
          <w:rFonts w:hint="eastAsia"/>
          <w:bCs/>
          <w:szCs w:val="16"/>
        </w:rPr>
        <w:t>日，国际奥委会宣布了东京奥运会推迟举办的具体日期，当日的舆情词频统计中，</w:t>
      </w:r>
      <w:r w:rsidRPr="00782776">
        <w:rPr>
          <w:rFonts w:hint="eastAsia"/>
          <w:bCs/>
          <w:szCs w:val="16"/>
        </w:rPr>
        <w:t>"postpone"</w:t>
      </w:r>
      <w:r w:rsidRPr="00782776">
        <w:rPr>
          <w:rFonts w:hint="eastAsia"/>
          <w:bCs/>
          <w:szCs w:val="16"/>
        </w:rPr>
        <w:t>出现词频较高。</w:t>
      </w:r>
    </w:p>
    <w:p w14:paraId="5A6BBF41" w14:textId="77777777" w:rsidR="006C1E21" w:rsidRPr="00782776" w:rsidRDefault="00D350EE">
      <w:pPr>
        <w:adjustRightInd w:val="0"/>
        <w:spacing w:line="312" w:lineRule="exact"/>
        <w:ind w:firstLineChars="200" w:firstLine="420"/>
        <w:rPr>
          <w:bCs/>
          <w:szCs w:val="16"/>
        </w:rPr>
      </w:pPr>
      <w:r w:rsidRPr="00782776">
        <w:rPr>
          <w:rFonts w:hint="eastAsia"/>
          <w:bCs/>
          <w:szCs w:val="16"/>
        </w:rPr>
        <w:t>疫情与奥运的舆情是多维度紧密相连的。因此，我们不仅分析了世界范围内的舆情和世界疫情的相关程度，还分析比较了中国相关舆情与国内疫情、中国相关舆情与日本疫情、世界相关舆情与日本疫情、日本相关舆情与世界疫情的关系（见表</w:t>
      </w:r>
      <w:r w:rsidRPr="00782776">
        <w:rPr>
          <w:rFonts w:hint="eastAsia"/>
          <w:bCs/>
          <w:szCs w:val="16"/>
        </w:rPr>
        <w:t>1</w:t>
      </w:r>
      <w:r w:rsidRPr="00782776">
        <w:rPr>
          <w:rFonts w:hint="eastAsia"/>
          <w:bCs/>
          <w:szCs w:val="16"/>
        </w:rPr>
        <w:t>）。表</w:t>
      </w:r>
      <w:r w:rsidRPr="00782776">
        <w:rPr>
          <w:rFonts w:hint="eastAsia"/>
          <w:bCs/>
          <w:szCs w:val="16"/>
        </w:rPr>
        <w:t>1</w:t>
      </w:r>
      <w:r w:rsidRPr="00782776">
        <w:rPr>
          <w:rFonts w:hint="eastAsia"/>
          <w:bCs/>
          <w:szCs w:val="16"/>
        </w:rPr>
        <w:t>第一行是中国东京奥运每日报道数和中国每日新增病例数、日本每日新增病例的相关性系数，中国针对东京奥运的舆情与日本的疫情发展有更高的线性相关性，可见舆论普遍对赛事举办地的疫情情况持更高的关注度。表格的第二行和第三行分别计算了无延迟（黑色）和有延迟（红色）疫情数据两种情况下，疫情和舆情之间的相关性系数，相关性系数后的括号内为相应的</w:t>
      </w:r>
      <w:r w:rsidRPr="00782776">
        <w:rPr>
          <w:rFonts w:hint="eastAsia"/>
          <w:bCs/>
          <w:szCs w:val="16"/>
        </w:rPr>
        <w:t>p</w:t>
      </w:r>
      <w:r w:rsidRPr="00782776">
        <w:rPr>
          <w:rFonts w:hint="eastAsia"/>
          <w:bCs/>
          <w:szCs w:val="16"/>
        </w:rPr>
        <w:t>值。相关性</w:t>
      </w:r>
      <w:proofErr w:type="gramStart"/>
      <w:r w:rsidRPr="00782776">
        <w:rPr>
          <w:rFonts w:hint="eastAsia"/>
          <w:bCs/>
          <w:szCs w:val="16"/>
        </w:rPr>
        <w:t>计算见式</w:t>
      </w:r>
      <w:proofErr w:type="gramEnd"/>
      <w:r w:rsidRPr="00782776">
        <w:rPr>
          <w:bCs/>
          <w:szCs w:val="16"/>
        </w:rPr>
        <w:t>1</w:t>
      </w:r>
      <w:r w:rsidRPr="00782776">
        <w:rPr>
          <w:rFonts w:hint="eastAsia"/>
          <w:bCs/>
          <w:szCs w:val="16"/>
        </w:rPr>
        <w:t>：</w:t>
      </w:r>
    </w:p>
    <w:p w14:paraId="729505C4" w14:textId="77777777" w:rsidR="006C1E21" w:rsidRPr="00782776" w:rsidRDefault="00000000">
      <w:pPr>
        <w:adjustRightInd w:val="0"/>
        <w:ind w:firstLineChars="200" w:firstLine="420"/>
        <w:rPr>
          <w:bCs/>
          <w:szCs w:val="16"/>
        </w:rP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rad>
                </m:den>
              </m:f>
              <m:r>
                <w:rPr>
                  <w:rFonts w:ascii="Cambria Math" w:hAnsi="Cambria Math"/>
                </w:rPr>
                <m:t>#</m:t>
              </m:r>
              <m:d>
                <m:dPr>
                  <m:ctrlPr>
                    <w:rPr>
                      <w:rFonts w:ascii="Cambria Math" w:hAnsi="Cambria Math"/>
                      <w:i/>
                    </w:rPr>
                  </m:ctrlPr>
                </m:dPr>
                <m:e>
                  <m:r>
                    <m:rPr>
                      <m:sty m:val="p"/>
                    </m:rPr>
                    <w:rPr>
                      <w:rFonts w:ascii="Cambria Math" w:hAnsi="Cambria Math"/>
                    </w:rPr>
                    <m:t>1</m:t>
                  </m:r>
                </m:e>
              </m:d>
            </m:e>
          </m:eqArr>
        </m:oMath>
      </m:oMathPara>
    </w:p>
    <w:p w14:paraId="5A0B1248" w14:textId="77777777" w:rsidR="006C1E21" w:rsidRPr="00782776" w:rsidRDefault="00D350EE">
      <w:pPr>
        <w:adjustRightInd w:val="0"/>
        <w:spacing w:line="312" w:lineRule="exact"/>
        <w:rPr>
          <w:bCs/>
          <w:szCs w:val="16"/>
        </w:rPr>
      </w:pPr>
      <w:r w:rsidRPr="00782776">
        <w:rPr>
          <w:rFonts w:hint="eastAsia"/>
          <w:bCs/>
          <w:szCs w:val="16"/>
        </w:rPr>
        <w:t>该表达式计算了两时间序列</w:t>
      </w:r>
      <m:oMath>
        <m:r>
          <w:rPr>
            <w:rFonts w:ascii="Cambria Math" w:hAnsi="Cambria Math"/>
            <w:szCs w:val="16"/>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szCs w:val="16"/>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szCs w:val="16"/>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szCs w:val="16"/>
          </w:rPr>
          <m:t>)</m:t>
        </m:r>
      </m:oMath>
      <w:r w:rsidRPr="00782776">
        <w:rPr>
          <w:rFonts w:hint="eastAsia"/>
          <w:bCs/>
          <w:szCs w:val="16"/>
        </w:rPr>
        <w:t>、</w:t>
      </w:r>
      <m:oMath>
        <m:r>
          <w:rPr>
            <w:rFonts w:ascii="Cambria Math" w:hAnsi="Cambria Math"/>
            <w:szCs w:val="16"/>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szCs w:val="16"/>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szCs w:val="16"/>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szCs w:val="16"/>
          </w:rPr>
          <m:t>)</m:t>
        </m:r>
      </m:oMath>
      <w:r w:rsidRPr="00782776">
        <w:rPr>
          <w:rFonts w:hint="eastAsia"/>
          <w:bCs/>
          <w:szCs w:val="16"/>
        </w:rPr>
        <w:t>之间的皮尔逊时滞相关性，时滞长度为</w:t>
      </w:r>
      <m:oMath>
        <m:r>
          <w:rPr>
            <w:rFonts w:ascii="Cambria Math" w:hAnsi="Cambria Math"/>
            <w:szCs w:val="16"/>
          </w:rPr>
          <m:t>T</m:t>
        </m:r>
      </m:oMath>
      <w:r w:rsidRPr="00782776">
        <w:rPr>
          <w:rFonts w:hint="eastAsia"/>
          <w:bCs/>
          <w:szCs w:val="16"/>
        </w:rPr>
        <w:t>，其中</w:t>
      </w:r>
      <m:oMath>
        <m:r>
          <w:rPr>
            <w:rFonts w:ascii="Cambria Math" w:hAnsi="Cambria Math"/>
          </w:rPr>
          <m:t>K=M-i</m:t>
        </m:r>
      </m:oMath>
      <w:r w:rsidRPr="00782776">
        <w:rPr>
          <w:rFonts w:hint="eastAsia"/>
        </w:rPr>
        <w:t>。这里，我们将疫情、舆情数据分别看作</w:t>
      </w:r>
      <m:oMath>
        <m:r>
          <w:rPr>
            <w:rFonts w:ascii="Cambria Math" w:hAnsi="Cambria Math"/>
            <w:szCs w:val="16"/>
          </w:rPr>
          <m:t>X</m:t>
        </m:r>
      </m:oMath>
      <w:r w:rsidRPr="00782776">
        <w:rPr>
          <w:rFonts w:hint="eastAsia"/>
          <w:bCs/>
          <w:szCs w:val="16"/>
        </w:rPr>
        <w:t>和</w:t>
      </w:r>
      <m:oMath>
        <m:r>
          <w:rPr>
            <w:rFonts w:ascii="Cambria Math" w:hAnsi="Cambria Math"/>
            <w:szCs w:val="16"/>
          </w:rPr>
          <m:t>Y</m:t>
        </m:r>
      </m:oMath>
      <w:r w:rsidRPr="00782776">
        <w:rPr>
          <w:rFonts w:hint="eastAsia"/>
          <w:bCs/>
          <w:szCs w:val="16"/>
        </w:rPr>
        <w:t>，取时滞长度为</w:t>
      </w:r>
      <w:r w:rsidRPr="00782776">
        <w:rPr>
          <w:bCs/>
          <w:szCs w:val="16"/>
        </w:rPr>
        <w:t>15</w:t>
      </w:r>
      <w:r w:rsidRPr="00782776">
        <w:rPr>
          <w:rFonts w:hint="eastAsia"/>
          <w:bCs/>
          <w:szCs w:val="16"/>
        </w:rPr>
        <w:t>天以计算两者的时滞相关性。</w:t>
      </w:r>
    </w:p>
    <w:p w14:paraId="75C94B84" w14:textId="77777777" w:rsidR="006C1E21" w:rsidRPr="00782776" w:rsidRDefault="00D350EE">
      <w:pPr>
        <w:adjustRightInd w:val="0"/>
        <w:spacing w:line="312" w:lineRule="exact"/>
        <w:ind w:firstLineChars="200" w:firstLine="420"/>
      </w:pPr>
      <w:r w:rsidRPr="00782776">
        <w:rPr>
          <w:rFonts w:hint="eastAsia"/>
        </w:rPr>
        <w:t>由表</w:t>
      </w:r>
      <w:r w:rsidRPr="00782776">
        <w:rPr>
          <w:rFonts w:hint="eastAsia"/>
        </w:rPr>
        <w:t>1</w:t>
      </w:r>
      <w:r w:rsidRPr="00782776">
        <w:rPr>
          <w:rFonts w:hint="eastAsia"/>
        </w:rPr>
        <w:t>可知，</w:t>
      </w:r>
      <w:r w:rsidRPr="00782776">
        <w:rPr>
          <w:rFonts w:hint="eastAsia"/>
        </w:rPr>
        <w:t>1</w:t>
      </w:r>
      <w:r w:rsidRPr="00782776">
        <w:t>5</w:t>
      </w:r>
      <w:r w:rsidRPr="00782776">
        <w:rPr>
          <w:rFonts w:hint="eastAsia"/>
        </w:rPr>
        <w:t>天时日本舆情与世界疫情、世界舆情与日本疫情、世界舆情与世界疫情之间均具有较高的时滞相关性（</w:t>
      </w:r>
      <m:oMath>
        <m:r>
          <w:rPr>
            <w:rFonts w:ascii="Cambria Math" w:hAnsi="Cambria Math"/>
          </w:rPr>
          <m:t>≥0.5</m:t>
        </m:r>
      </m:oMath>
      <w:r w:rsidRPr="00782776">
        <w:rPr>
          <w:rFonts w:hint="eastAsia"/>
        </w:rPr>
        <w:t>）。</w:t>
      </w:r>
    </w:p>
    <w:p w14:paraId="4662EE5B" w14:textId="77777777" w:rsidR="006C1E21" w:rsidRPr="00782776" w:rsidRDefault="006C1E21">
      <w:pPr>
        <w:adjustRightInd w:val="0"/>
        <w:spacing w:line="312" w:lineRule="exact"/>
        <w:ind w:firstLineChars="200" w:firstLine="420"/>
        <w:rPr>
          <w:bCs/>
          <w:szCs w:val="16"/>
        </w:rPr>
      </w:pPr>
    </w:p>
    <w:p w14:paraId="5C5EE602" w14:textId="77777777" w:rsidR="006C1E21" w:rsidRPr="00782776" w:rsidRDefault="00D350EE">
      <w:pPr>
        <w:adjustRightInd w:val="0"/>
        <w:spacing w:line="312" w:lineRule="exact"/>
        <w:ind w:firstLineChars="200" w:firstLine="360"/>
        <w:jc w:val="center"/>
        <w:rPr>
          <w:bCs/>
          <w:szCs w:val="16"/>
        </w:rPr>
      </w:pPr>
      <w:r w:rsidRPr="00782776">
        <w:rPr>
          <w:rFonts w:ascii="黑体" w:eastAsia="黑体" w:hAnsi="黑体"/>
          <w:sz w:val="18"/>
          <w:szCs w:val="18"/>
        </w:rPr>
        <w:t xml:space="preserve">表1 </w:t>
      </w:r>
      <w:r w:rsidRPr="00782776">
        <w:rPr>
          <w:rFonts w:ascii="黑体" w:eastAsia="黑体" w:hAnsi="黑体" w:hint="eastAsia"/>
          <w:sz w:val="18"/>
          <w:szCs w:val="18"/>
        </w:rPr>
        <w:t>新增病例与东京奥运相关报道数的相关性系数</w:t>
      </w:r>
    </w:p>
    <w:p w14:paraId="3FAAC979" w14:textId="77777777" w:rsidR="006C1E21" w:rsidRPr="00782776" w:rsidRDefault="00D350EE">
      <w:r w:rsidRPr="00782776">
        <w:rPr>
          <w:noProof/>
        </w:rPr>
        <w:drawing>
          <wp:inline distT="0" distB="0" distL="0" distR="0" wp14:anchorId="67AE004A" wp14:editId="194E05C8">
            <wp:extent cx="3045460" cy="1332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012" cy="1333323"/>
                    </a:xfrm>
                    <a:prstGeom prst="rect">
                      <a:avLst/>
                    </a:prstGeom>
                    <a:noFill/>
                    <a:ln>
                      <a:noFill/>
                    </a:ln>
                  </pic:spPr>
                </pic:pic>
              </a:graphicData>
            </a:graphic>
          </wp:inline>
        </w:drawing>
      </w:r>
    </w:p>
    <w:p w14:paraId="15FFEC45" w14:textId="77777777" w:rsidR="006C1E21" w:rsidRPr="00782776" w:rsidRDefault="00D350EE">
      <w:pPr>
        <w:pStyle w:val="20"/>
        <w:numPr>
          <w:ilvl w:val="0"/>
          <w:numId w:val="18"/>
        </w:numPr>
        <w:rPr>
          <w:b w:val="0"/>
          <w:bCs/>
        </w:rPr>
      </w:pPr>
      <w:r w:rsidRPr="00782776">
        <w:rPr>
          <w:rFonts w:hint="eastAsia"/>
          <w:b w:val="0"/>
          <w:bCs/>
        </w:rPr>
        <w:t>城市区域传播模拟</w:t>
      </w:r>
    </w:p>
    <w:p w14:paraId="1617C738" w14:textId="77777777" w:rsidR="006C1E21" w:rsidRPr="00782776" w:rsidRDefault="00D350EE">
      <w:pPr>
        <w:adjustRightInd w:val="0"/>
        <w:spacing w:line="312" w:lineRule="exact"/>
        <w:ind w:firstLineChars="200" w:firstLine="420"/>
        <w:rPr>
          <w:bCs/>
          <w:szCs w:val="16"/>
        </w:rPr>
      </w:pPr>
      <w:r w:rsidRPr="00782776">
        <w:rPr>
          <w:rFonts w:hint="eastAsia"/>
          <w:bCs/>
          <w:szCs w:val="16"/>
        </w:rPr>
        <w:t>为研究流行病的传播能力并评估冬奥会举办过程中可能遇到的风险，我们将视角细化到城市级别，对城市范围内观赛行为可能引发的疫情扩散进行模拟。考虑到城市环境中个体行为的复杂性，我们使用多主体建模方法来对其进行模拟。</w:t>
      </w:r>
    </w:p>
    <w:p w14:paraId="29427301" w14:textId="77777777" w:rsidR="006C1E21" w:rsidRPr="00782776" w:rsidRDefault="00D350EE">
      <w:pPr>
        <w:pStyle w:val="30"/>
      </w:pPr>
      <w:r w:rsidRPr="00782776">
        <w:t xml:space="preserve">2.1  </w:t>
      </w:r>
      <w:r w:rsidRPr="00782776">
        <w:rPr>
          <w:rFonts w:hint="eastAsia"/>
          <w:b w:val="0"/>
          <w:iCs/>
        </w:rPr>
        <w:t>多主体建模</w:t>
      </w:r>
    </w:p>
    <w:p w14:paraId="7542C806" w14:textId="77777777" w:rsidR="006C1E21" w:rsidRPr="00782776" w:rsidRDefault="00D350EE">
      <w:pPr>
        <w:snapToGrid w:val="0"/>
        <w:spacing w:line="312" w:lineRule="exact"/>
        <w:ind w:firstLineChars="200" w:firstLine="420"/>
      </w:pPr>
      <w:r w:rsidRPr="00782776">
        <w:rPr>
          <w:rFonts w:hint="eastAsia"/>
        </w:rPr>
        <w:t>多主体建模</w:t>
      </w:r>
      <w:r w:rsidRPr="00782776">
        <w:rPr>
          <w:rFonts w:hint="eastAsia"/>
        </w:rPr>
        <w:t xml:space="preserve"> (</w:t>
      </w:r>
      <w:r w:rsidRPr="00782776">
        <w:t>Agent-based Modeling and Simulation</w:t>
      </w:r>
      <w:r w:rsidRPr="00782776">
        <w:rPr>
          <w:rFonts w:hint="eastAsia"/>
        </w:rPr>
        <w:t>,</w:t>
      </w:r>
      <w:r w:rsidRPr="00782776">
        <w:t xml:space="preserve"> ABMS</w:t>
      </w:r>
      <w:r w:rsidRPr="00782776">
        <w:rPr>
          <w:rFonts w:hint="eastAsia"/>
        </w:rPr>
        <w:t>)</w:t>
      </w:r>
      <w:r w:rsidRPr="00782776">
        <w:t xml:space="preserve"> </w:t>
      </w:r>
      <w:r w:rsidRPr="00782776">
        <w:rPr>
          <w:rFonts w:hint="eastAsia"/>
        </w:rPr>
        <w:t>是</w:t>
      </w:r>
      <w:r w:rsidRPr="00782776">
        <w:rPr>
          <w:rFonts w:hint="eastAsia"/>
        </w:rPr>
        <w:t>20</w:t>
      </w:r>
      <w:r w:rsidRPr="00782776">
        <w:rPr>
          <w:rFonts w:hint="eastAsia"/>
        </w:rPr>
        <w:t>世纪</w:t>
      </w:r>
      <w:r w:rsidRPr="00782776">
        <w:rPr>
          <w:rFonts w:hint="eastAsia"/>
        </w:rPr>
        <w:t>90</w:t>
      </w:r>
      <w:r w:rsidRPr="00782776">
        <w:rPr>
          <w:rFonts w:hint="eastAsia"/>
        </w:rPr>
        <w:t>年代兴起的一种新的建模仿真范式，它以自下向上的视角来刻画整个系统行为，即通过大量同类或</w:t>
      </w:r>
      <w:proofErr w:type="gramStart"/>
      <w:r w:rsidRPr="00782776">
        <w:rPr>
          <w:rFonts w:hint="eastAsia"/>
        </w:rPr>
        <w:t>不</w:t>
      </w:r>
      <w:proofErr w:type="gramEnd"/>
      <w:r w:rsidRPr="00782776">
        <w:rPr>
          <w:rFonts w:hint="eastAsia"/>
        </w:rPr>
        <w:t>同类主体之间的相互作用来模拟整体复杂的现象，被认为是研究复杂系统的一个有效途径</w:t>
      </w:r>
      <w:r w:rsidRPr="00782776">
        <w:rPr>
          <w:rFonts w:hint="eastAsia"/>
          <w:vertAlign w:val="superscript"/>
        </w:rPr>
        <w:t>[</w:t>
      </w:r>
      <w:r w:rsidRPr="00782776">
        <w:rPr>
          <w:vertAlign w:val="superscript"/>
        </w:rPr>
        <w:t>23</w:t>
      </w:r>
      <w:r w:rsidRPr="00782776">
        <w:rPr>
          <w:rFonts w:hint="eastAsia"/>
          <w:vertAlign w:val="superscript"/>
        </w:rPr>
        <w:t>]</w:t>
      </w:r>
      <w:r w:rsidRPr="00782776">
        <w:rPr>
          <w:rFonts w:hint="eastAsia"/>
        </w:rPr>
        <w:t>。使用该方法模拟城市级别的观赛行为，我们首先将主体分为两大类：砖块与个体，其中多个砖块组成了一个场馆，前往该场馆的观赛者可以进入场馆观赛，其他个体将场馆当作障碍物；个体具有自主行为且能够感知周围环境并做出相应的反应，更加符合传统多主体建模中主体的定义。我们还为每个个体定义了疾病状态以模拟疾病传播过程。</w:t>
      </w:r>
    </w:p>
    <w:p w14:paraId="1E008624" w14:textId="77777777" w:rsidR="006C1E21" w:rsidRPr="00782776" w:rsidRDefault="00D350EE">
      <w:pPr>
        <w:pStyle w:val="30"/>
        <w:numPr>
          <w:ilvl w:val="1"/>
          <w:numId w:val="19"/>
        </w:numPr>
        <w:rPr>
          <w:b w:val="0"/>
          <w:bCs/>
        </w:rPr>
      </w:pPr>
      <w:r w:rsidRPr="00782776">
        <w:t xml:space="preserve"> </w:t>
      </w:r>
      <w:r w:rsidRPr="00782776">
        <w:rPr>
          <w:rFonts w:hint="eastAsia"/>
          <w:b w:val="0"/>
          <w:bCs/>
        </w:rPr>
        <w:t>个体状态</w:t>
      </w:r>
    </w:p>
    <w:p w14:paraId="1526E594" w14:textId="77777777" w:rsidR="006C1E21" w:rsidRPr="00782776" w:rsidRDefault="00D350EE">
      <w:pPr>
        <w:snapToGrid w:val="0"/>
        <w:spacing w:line="312" w:lineRule="exact"/>
        <w:ind w:firstLine="420"/>
      </w:pPr>
      <w:r w:rsidRPr="00782776">
        <w:rPr>
          <w:rFonts w:hint="eastAsia"/>
        </w:rPr>
        <w:t xml:space="preserve">1. </w:t>
      </w:r>
      <w:r w:rsidRPr="00782776">
        <w:rPr>
          <w:rFonts w:hint="eastAsia"/>
        </w:rPr>
        <w:t>疾病状态</w:t>
      </w:r>
    </w:p>
    <w:p w14:paraId="104211B8" w14:textId="77777777" w:rsidR="006C1E21" w:rsidRPr="00782776" w:rsidRDefault="00D350EE">
      <w:pPr>
        <w:ind w:firstLine="420"/>
      </w:pPr>
      <w:r w:rsidRPr="00782776">
        <w:rPr>
          <w:rFonts w:hint="eastAsia"/>
        </w:rPr>
        <w:t>由于整个观赛过程的时间跨度较小（</w:t>
      </w:r>
      <w:r w:rsidRPr="00782776">
        <w:rPr>
          <w:rFonts w:hint="eastAsia"/>
        </w:rPr>
        <w:t>1-2</w:t>
      </w:r>
      <w:r w:rsidRPr="00782776">
        <w:rPr>
          <w:rFonts w:hint="eastAsia"/>
        </w:rPr>
        <w:t>天左右），个体疾病状态不会发生很大变化，据此我们仅定义两个疾病状态：</w:t>
      </w:r>
      <w:r w:rsidRPr="00782776">
        <w:rPr>
          <w:rFonts w:hint="eastAsia"/>
        </w:rPr>
        <w:t>S</w:t>
      </w:r>
      <w:r w:rsidRPr="00782776">
        <w:rPr>
          <w:rFonts w:hint="eastAsia"/>
        </w:rPr>
        <w:t>（易感）和</w:t>
      </w:r>
      <w:r w:rsidRPr="00782776">
        <w:rPr>
          <w:rFonts w:hint="eastAsia"/>
        </w:rPr>
        <w:t>E</w:t>
      </w:r>
      <w:r w:rsidRPr="00782776">
        <w:rPr>
          <w:rFonts w:hint="eastAsia"/>
        </w:rPr>
        <w:t>（潜伏），处于易感状态下的个体能够被病毒感染，而处于潜伏状态下的个体能够以一定概率感染有限范围内的其他易感个体，两者的转化关系见图</w:t>
      </w:r>
      <w:r w:rsidRPr="00782776">
        <w:t>3</w:t>
      </w:r>
      <w:r w:rsidRPr="00782776">
        <w:rPr>
          <w:rFonts w:hint="eastAsia"/>
        </w:rPr>
        <w:t xml:space="preserve"> (a)</w:t>
      </w:r>
      <w:r w:rsidRPr="00782776">
        <w:rPr>
          <w:rFonts w:hint="eastAsia"/>
        </w:rPr>
        <w:t>。为了与真实情况匹配，我们定义如式</w:t>
      </w:r>
      <w:r w:rsidRPr="00782776">
        <w:t>2</w:t>
      </w:r>
      <w:r w:rsidRPr="00782776">
        <w:rPr>
          <w:rFonts w:hint="eastAsia"/>
        </w:rPr>
        <w:t>所示的感染概率。其中</w:t>
      </w:r>
      <m:oMath>
        <m:r>
          <w:rPr>
            <w:rFonts w:ascii="Cambria Math" w:hAnsi="Cambria Math" w:hint="eastAsia"/>
          </w:rPr>
          <m:t>d</m:t>
        </m:r>
      </m:oMath>
      <w:r w:rsidRPr="00782776">
        <w:rPr>
          <w:rFonts w:hint="eastAsia"/>
        </w:rPr>
        <w:t>为距离潜伏者的距离；</w:t>
      </w:r>
      <m:oMath>
        <m:sSub>
          <m:sSubPr>
            <m:ctrlPr>
              <w:rPr>
                <w:rFonts w:ascii="Cambria Math" w:hAnsi="Cambria Math" w:hint="eastAsia"/>
              </w:rPr>
            </m:ctrlPr>
          </m:sSubPr>
          <m:e>
            <m:r>
              <w:rPr>
                <w:rFonts w:ascii="Cambria Math" w:hAnsi="Cambria Math" w:hint="eastAsia"/>
              </w:rPr>
              <m:t>p</m:t>
            </m:r>
          </m:e>
          <m:sub>
            <m:r>
              <m:rPr>
                <m:sty m:val="p"/>
              </m:rPr>
              <w:rPr>
                <w:rFonts w:ascii="Cambria Math" w:hAnsi="Cambria Math" w:hint="eastAsia"/>
              </w:rPr>
              <m:t>0</m:t>
            </m:r>
          </m:sub>
        </m:sSub>
      </m:oMath>
      <w:r w:rsidRPr="00782776">
        <w:rPr>
          <w:rFonts w:hint="eastAsia"/>
        </w:rPr>
        <w:t>为基础感染率，</w:t>
      </w:r>
      <m:oMath>
        <m:sSub>
          <m:sSubPr>
            <m:ctrlPr>
              <w:rPr>
                <w:rFonts w:ascii="Cambria Math" w:hAnsi="Cambria Math" w:hint="eastAsia"/>
              </w:rPr>
            </m:ctrlPr>
          </m:sSubPr>
          <m:e>
            <m:r>
              <w:rPr>
                <w:rFonts w:ascii="Cambria Math" w:hAnsi="Cambria Math" w:hint="eastAsia"/>
              </w:rPr>
              <m:t>d</m:t>
            </m:r>
          </m:e>
          <m:sub>
            <m:r>
              <m:rPr>
                <m:sty m:val="p"/>
              </m:rPr>
              <w:rPr>
                <w:rFonts w:ascii="Cambria Math" w:hAnsi="Cambria Math" w:hint="eastAsia"/>
              </w:rPr>
              <m:t>0</m:t>
            </m:r>
          </m:sub>
        </m:sSub>
      </m:oMath>
      <w:r w:rsidRPr="00782776">
        <w:rPr>
          <w:rFonts w:hint="eastAsia"/>
        </w:rPr>
        <w:t>为阈值距离，当周围存在潜伏者</w:t>
      </w:r>
      <w:r w:rsidRPr="00782776">
        <w:rPr>
          <w:rFonts w:hint="eastAsia"/>
        </w:rPr>
        <w:t>E</w:t>
      </w:r>
      <w:r w:rsidRPr="00782776">
        <w:rPr>
          <w:rFonts w:hint="eastAsia"/>
        </w:rPr>
        <w:t>时，易感者</w:t>
      </w:r>
      <w:r w:rsidRPr="00782776">
        <w:rPr>
          <w:rFonts w:hint="eastAsia"/>
        </w:rPr>
        <w:t>S</w:t>
      </w:r>
      <w:r w:rsidRPr="00782776">
        <w:rPr>
          <w:rFonts w:hint="eastAsia"/>
        </w:rPr>
        <w:t>以</w:t>
      </w:r>
      <m:oMath>
        <m:r>
          <w:rPr>
            <w:rFonts w:ascii="Cambria Math" w:hAnsi="Cambria Math" w:hint="eastAsia"/>
          </w:rPr>
          <m:t>β</m:t>
        </m:r>
        <m:d>
          <m:dPr>
            <m:ctrlPr>
              <w:rPr>
                <w:rFonts w:ascii="Cambria Math" w:hAnsi="Cambria Math"/>
              </w:rPr>
            </m:ctrlPr>
          </m:dPr>
          <m:e>
            <m:r>
              <w:rPr>
                <w:rFonts w:ascii="Cambria Math" w:hAnsi="Cambria Math" w:hint="eastAsia"/>
              </w:rPr>
              <m:t>d</m:t>
            </m:r>
          </m:e>
        </m:d>
      </m:oMath>
      <w:r w:rsidRPr="00782776">
        <w:rPr>
          <w:rFonts w:hint="eastAsia"/>
        </w:rPr>
        <w:t>的概率被病毒感染，超过此距离后，病毒的感染能力呈指数形式逐渐下降；</w:t>
      </w:r>
      <m:oMath>
        <m:r>
          <w:rPr>
            <w:rFonts w:ascii="Cambria Math" w:hAnsi="Cambria Math" w:hint="eastAsia"/>
          </w:rPr>
          <m:t>ω</m:t>
        </m:r>
      </m:oMath>
      <w:r w:rsidRPr="00782776">
        <w:rPr>
          <w:rFonts w:hint="eastAsia"/>
        </w:rPr>
        <w:t>为取值</w:t>
      </w:r>
      <w:r w:rsidRPr="00782776">
        <w:rPr>
          <w:rFonts w:hint="eastAsia"/>
        </w:rPr>
        <w:t>0~1</w:t>
      </w:r>
      <w:r w:rsidRPr="00782776">
        <w:rPr>
          <w:rFonts w:hint="eastAsia"/>
        </w:rPr>
        <w:t>的比例系数，体现了因佩戴口罩等保护措施病毒传播能力的下降程度，没有保护措施时该参数取</w:t>
      </w:r>
      <m:oMath>
        <m:r>
          <w:rPr>
            <w:rFonts w:ascii="Cambria Math" w:hAnsi="Cambria Math" w:hint="eastAsia"/>
          </w:rPr>
          <m:t>ω</m:t>
        </m:r>
      </m:oMath>
      <w:r w:rsidRPr="00782776">
        <w:rPr>
          <w:rFonts w:hint="eastAsia"/>
        </w:rPr>
        <w:t>=1</w:t>
      </w:r>
      <w:r w:rsidRPr="00782776">
        <w:rPr>
          <w:rFonts w:hint="eastAsia"/>
        </w:rPr>
        <w:t>。</w:t>
      </w:r>
    </w:p>
    <w:p w14:paraId="51AE871A" w14:textId="77777777" w:rsidR="006C1E21" w:rsidRPr="00782776" w:rsidRDefault="00D350EE">
      <w:r w:rsidRPr="00782776">
        <w:rPr>
          <w:noProof/>
        </w:rPr>
        <mc:AlternateContent>
          <mc:Choice Requires="wpg">
            <w:drawing>
              <wp:inline distT="0" distB="0" distL="0" distR="0" wp14:anchorId="61407689" wp14:editId="01105E69">
                <wp:extent cx="3032125" cy="630555"/>
                <wp:effectExtent l="0" t="0" r="15875" b="17145"/>
                <wp:docPr id="35" name="组合 224"/>
                <wp:cNvGraphicFramePr/>
                <a:graphic xmlns:a="http://schemas.openxmlformats.org/drawingml/2006/main">
                  <a:graphicData uri="http://schemas.microsoft.com/office/word/2010/wordprocessingGroup">
                    <wpg:wgp>
                      <wpg:cNvGrpSpPr/>
                      <wpg:grpSpPr>
                        <a:xfrm>
                          <a:off x="0" y="0"/>
                          <a:ext cx="3032436" cy="630879"/>
                          <a:chOff x="-3779" y="-2249"/>
                          <a:chExt cx="56245" cy="11718"/>
                        </a:xfrm>
                      </wpg:grpSpPr>
                      <wpg:grpSp>
                        <wpg:cNvPr id="36" name="组合 222"/>
                        <wpg:cNvGrpSpPr/>
                        <wpg:grpSpPr>
                          <a:xfrm>
                            <a:off x="-3779" y="-2117"/>
                            <a:ext cx="30005" cy="9914"/>
                            <a:chOff x="-3779" y="-2202"/>
                            <a:chExt cx="30005" cy="9915"/>
                          </a:xfrm>
                        </wpg:grpSpPr>
                        <pic:pic xmlns:pic="http://schemas.openxmlformats.org/drawingml/2006/picture">
                          <pic:nvPicPr>
                            <pic:cNvPr id="37"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354" y="3120"/>
                              <a:ext cx="25872" cy="4593"/>
                            </a:xfrm>
                            <a:prstGeom prst="rect">
                              <a:avLst/>
                            </a:prstGeom>
                            <a:noFill/>
                          </pic:spPr>
                        </pic:pic>
                        <wps:wsp>
                          <wps:cNvPr id="38" name="文本框 220"/>
                          <wps:cNvSpPr txBox="1">
                            <a:spLocks noChangeArrowheads="1"/>
                          </wps:cNvSpPr>
                          <wps:spPr bwMode="auto">
                            <a:xfrm>
                              <a:off x="-3779" y="-2202"/>
                              <a:ext cx="6511" cy="4825"/>
                            </a:xfrm>
                            <a:prstGeom prst="rect">
                              <a:avLst/>
                            </a:prstGeom>
                            <a:noFill/>
                            <a:ln>
                              <a:noFill/>
                            </a:ln>
                          </wps:spPr>
                          <wps:txbx>
                            <w:txbxContent>
                              <w:p w14:paraId="2B38C41E" w14:textId="77777777" w:rsidR="006C1E21" w:rsidRDefault="00D350EE">
                                <w:pPr>
                                  <w:wordWrap w:val="0"/>
                                  <w:spacing w:line="240" w:lineRule="atLeast"/>
                                  <w:rPr>
                                    <w:sz w:val="20"/>
                                  </w:rPr>
                                </w:pPr>
                                <w:r>
                                  <w:rPr>
                                    <w:rFonts w:hint="eastAsia"/>
                                    <w:sz w:val="20"/>
                                  </w:rPr>
                                  <w:t>(</w:t>
                                </w:r>
                                <w:r>
                                  <w:rPr>
                                    <w:sz w:val="20"/>
                                  </w:rPr>
                                  <w:t>a)</w:t>
                                </w:r>
                              </w:p>
                            </w:txbxContent>
                          </wps:txbx>
                          <wps:bodyPr rot="0" vert="horz" wrap="square" lIns="91440" tIns="45720" rIns="91440" bIns="45720" anchor="t" anchorCtr="0" upright="1">
                            <a:noAutofit/>
                          </wps:bodyPr>
                        </wps:wsp>
                      </wpg:grpSp>
                      <wpg:grpSp>
                        <wpg:cNvPr id="39" name="组合 223"/>
                        <wpg:cNvGrpSpPr/>
                        <wpg:grpSpPr>
                          <a:xfrm>
                            <a:off x="26226" y="-2249"/>
                            <a:ext cx="26240" cy="11718"/>
                            <a:chOff x="-2983" y="-2250"/>
                            <a:chExt cx="26243" cy="11724"/>
                          </a:xfrm>
                        </wpg:grpSpPr>
                        <wpg:grpSp>
                          <wpg:cNvPr id="40" name="组合 3"/>
                          <wpg:cNvGrpSpPr/>
                          <wpg:grpSpPr>
                            <a:xfrm>
                              <a:off x="2599" y="-489"/>
                              <a:ext cx="20661" cy="9963"/>
                              <a:chOff x="-4712" y="-1958"/>
                              <a:chExt cx="47655" cy="22999"/>
                            </a:xfrm>
                          </wpg:grpSpPr>
                          <pic:pic xmlns:pic="http://schemas.openxmlformats.org/drawingml/2006/picture">
                            <pic:nvPicPr>
                              <pic:cNvPr id="41" name="图片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4712" y="-1958"/>
                                <a:ext cx="23021" cy="22999"/>
                              </a:xfrm>
                              <a:prstGeom prst="rect">
                                <a:avLst/>
                              </a:prstGeom>
                              <a:noFill/>
                              <a:ln w="9525">
                                <a:solidFill>
                                  <a:schemeClr val="tx1">
                                    <a:lumMod val="100000"/>
                                    <a:lumOff val="0"/>
                                  </a:schemeClr>
                                </a:solidFill>
                                <a:miter lim="800000"/>
                                <a:headEnd/>
                                <a:tailEnd/>
                              </a:ln>
                            </pic:spPr>
                          </pic:pic>
                          <pic:pic xmlns:pic="http://schemas.openxmlformats.org/drawingml/2006/picture">
                            <pic:nvPicPr>
                              <pic:cNvPr id="42" name="图片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19994" y="-1958"/>
                                <a:ext cx="22949" cy="22945"/>
                              </a:xfrm>
                              <a:prstGeom prst="rect">
                                <a:avLst/>
                              </a:prstGeom>
                              <a:noFill/>
                              <a:ln w="9525">
                                <a:solidFill>
                                  <a:schemeClr val="tx1">
                                    <a:lumMod val="100000"/>
                                    <a:lumOff val="0"/>
                                  </a:schemeClr>
                                </a:solidFill>
                                <a:miter lim="800000"/>
                                <a:headEnd/>
                                <a:tailEnd/>
                              </a:ln>
                            </pic:spPr>
                          </pic:pic>
                        </wpg:grpSp>
                        <wps:wsp>
                          <wps:cNvPr id="43" name="文本框 221"/>
                          <wps:cNvSpPr txBox="1">
                            <a:spLocks noChangeArrowheads="1"/>
                          </wps:cNvSpPr>
                          <wps:spPr bwMode="auto">
                            <a:xfrm>
                              <a:off x="-2983" y="-2250"/>
                              <a:ext cx="6865" cy="5459"/>
                            </a:xfrm>
                            <a:prstGeom prst="rect">
                              <a:avLst/>
                            </a:prstGeom>
                            <a:noFill/>
                            <a:ln>
                              <a:noFill/>
                            </a:ln>
                          </wps:spPr>
                          <wps:txbx>
                            <w:txbxContent>
                              <w:p w14:paraId="12E3D8DA" w14:textId="77777777" w:rsidR="006C1E21" w:rsidRDefault="00D350EE">
                                <w:pPr>
                                  <w:wordWrap w:val="0"/>
                                  <w:spacing w:line="240" w:lineRule="atLeast"/>
                                  <w:rPr>
                                    <w:sz w:val="20"/>
                                  </w:rPr>
                                </w:pPr>
                                <w:r>
                                  <w:rPr>
                                    <w:rFonts w:hint="eastAsia"/>
                                    <w:sz w:val="20"/>
                                  </w:rPr>
                                  <w:t>(</w:t>
                                </w:r>
                                <w:r>
                                  <w:rPr>
                                    <w:sz w:val="20"/>
                                  </w:rPr>
                                  <w:t>b)</w:t>
                                </w:r>
                              </w:p>
                            </w:txbxContent>
                          </wps:txbx>
                          <wps:bodyPr rot="0" vert="horz" wrap="square" lIns="91440" tIns="45720" rIns="91440" bIns="45720" anchor="t" anchorCtr="0" upright="1">
                            <a:noAutofit/>
                          </wps:bodyPr>
                        </wps:wsp>
                      </wpg:grpSp>
                    </wpg:wgp>
                  </a:graphicData>
                </a:graphic>
              </wp:inline>
            </w:drawing>
          </mc:Choice>
          <mc:Fallback>
            <w:pict>
              <v:group w14:anchorId="61407689" id="组合 224" o:spid="_x0000_s1026" style="width:238.75pt;height:49.65pt;mso-position-horizontal-relative:char;mso-position-vertical-relative:line" coordorigin="-3779,-2249" coordsize="56245,11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">
                <v:group id="组合 222" o:spid="_x0000_s1027" style="position:absolute;left:-3779;top:-2117;width:30005;height:9914" coordorigin="-3779,-2202" coordsize="30005,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4" o:spid="_x0000_s1028" type="#_x0000_t75" style="position:absolute;left:354;top:3120;width:25872;height: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">
                    <v:imagedata r:id="rId18" o:title=""/>
                  </v:shape>
                  <v:shapetype id="_x0000_t202" coordsize="21600,21600" o:spt="202" path="m,l,21600r21600,l21600,xe">
                    <v:stroke joinstyle="miter"/>
                    <v:path gradientshapeok="t" o:connecttype="rect"/>
                  </v:shapetype>
                  <v:shape id="文本框 220" o:spid="_x0000_s1029" type="#_x0000_t202" style="position:absolute;left:-3779;top:-2202;width:6511;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B38C41E" w14:textId="77777777" w:rsidR="006C1E21" w:rsidRDefault="00D350EE">
                          <w:pPr>
                            <w:wordWrap w:val="0"/>
                            <w:spacing w:line="240" w:lineRule="atLeast"/>
                            <w:rPr>
                              <w:sz w:val="20"/>
                            </w:rPr>
                          </w:pPr>
                          <w:r>
                            <w:rPr>
                              <w:rFonts w:hint="eastAsia"/>
                              <w:sz w:val="20"/>
                            </w:rPr>
                            <w:t>(</w:t>
                          </w:r>
                          <w:r>
                            <w:rPr>
                              <w:sz w:val="20"/>
                            </w:rPr>
                            <w:t>a)</w:t>
                          </w:r>
                        </w:p>
                      </w:txbxContent>
                    </v:textbox>
                  </v:shape>
                </v:group>
                <v:group id="组合 223" o:spid="_x0000_s1030" style="position:absolute;left:26226;top:-2249;width:26240;height:11718" coordorigin="-2983,-2250" coordsize="2624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3" o:spid="_x0000_s1031" style="position:absolute;left:2599;top:-489;width:20661;height:9963" coordorigin="-4712,-1958" coordsize="47655,2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图片 9" o:spid="_x0000_s1032" type="#_x0000_t75" style="position:absolute;left:-4712;top:-1958;width:23021;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" stroked="t" strokecolor="black [3213]">
                      <v:imagedata r:id="rId19" o:title=""/>
                      <v:path arrowok="t"/>
                    </v:shape>
                    <v:shape id="图片 10" o:spid="_x0000_s1033" type="#_x0000_t75" style="position:absolute;left:19994;top:-1958;width:22949;height:22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" stroked="t" strokecolor="black [3213]">
                      <v:imagedata r:id="rId20" o:title=""/>
                      <v:path arrowok="t"/>
                    </v:shape>
                  </v:group>
                  <v:shape id="文本框 221" o:spid="_x0000_s1034" type="#_x0000_t202" style="position:absolute;left:-2983;top:-2250;width:6865;height:5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12E3D8DA" w14:textId="77777777" w:rsidR="006C1E21" w:rsidRDefault="00D350EE">
                          <w:pPr>
                            <w:wordWrap w:val="0"/>
                            <w:spacing w:line="240" w:lineRule="atLeast"/>
                            <w:rPr>
                              <w:sz w:val="20"/>
                            </w:rPr>
                          </w:pPr>
                          <w:r>
                            <w:rPr>
                              <w:rFonts w:hint="eastAsia"/>
                              <w:sz w:val="20"/>
                            </w:rPr>
                            <w:t>(</w:t>
                          </w:r>
                          <w:r>
                            <w:rPr>
                              <w:sz w:val="20"/>
                            </w:rPr>
                            <w:t>b)</w:t>
                          </w:r>
                        </w:p>
                      </w:txbxContent>
                    </v:textbox>
                  </v:shape>
                </v:group>
                <w10:anchorlock/>
              </v:group>
            </w:pict>
          </mc:Fallback>
        </mc:AlternateContent>
      </w:r>
    </w:p>
    <w:p w14:paraId="2F81C052" w14:textId="77777777" w:rsidR="006C1E21" w:rsidRPr="00782776" w:rsidRDefault="00D350EE">
      <w:pPr>
        <w:jc w:val="center"/>
        <w:rPr>
          <w:rFonts w:ascii="宋体" w:hAnsi="宋体"/>
          <w:sz w:val="18"/>
          <w:szCs w:val="18"/>
        </w:rPr>
      </w:pPr>
      <w:r w:rsidRPr="00782776">
        <w:rPr>
          <w:rFonts w:ascii="宋体" w:hAnsi="宋体" w:hint="eastAsia"/>
          <w:sz w:val="18"/>
          <w:szCs w:val="18"/>
        </w:rPr>
        <w:t>图</w:t>
      </w:r>
      <w:r w:rsidRPr="00782776">
        <w:rPr>
          <w:rFonts w:ascii="宋体" w:hAnsi="宋体"/>
          <w:sz w:val="18"/>
          <w:szCs w:val="18"/>
        </w:rPr>
        <w:t>3</w:t>
      </w:r>
      <w:r w:rsidRPr="00782776">
        <w:rPr>
          <w:rFonts w:ascii="宋体" w:hAnsi="宋体" w:hint="eastAsia"/>
          <w:sz w:val="18"/>
          <w:szCs w:val="18"/>
        </w:rPr>
        <w:t xml:space="preserve"> 疾病状态转移示意图：(a) 疾病状态转移的流程图；(b) 展示了一个状态转移实例，</w:t>
      </w:r>
      <w:proofErr w:type="gramStart"/>
      <w:r w:rsidRPr="00782776">
        <w:rPr>
          <w:rFonts w:ascii="宋体" w:hAnsi="宋体" w:hint="eastAsia"/>
          <w:sz w:val="18"/>
          <w:szCs w:val="18"/>
        </w:rPr>
        <w:t>当易感</w:t>
      </w:r>
      <w:proofErr w:type="gramEnd"/>
      <w:r w:rsidRPr="00782776">
        <w:rPr>
          <w:rFonts w:ascii="宋体" w:hAnsi="宋体" w:hint="eastAsia"/>
          <w:sz w:val="18"/>
          <w:szCs w:val="18"/>
        </w:rPr>
        <w:t>者（蓝）距离潜伏者（红）较近时被感染</w:t>
      </w:r>
    </w:p>
    <w:p w14:paraId="1FBBD565" w14:textId="77777777" w:rsidR="006C1E21" w:rsidRPr="00782776" w:rsidRDefault="006C1E21">
      <w:pPr>
        <w:jc w:val="center"/>
        <w:rPr>
          <w:rFonts w:ascii="宋体" w:hAnsi="宋体"/>
          <w:sz w:val="18"/>
          <w:szCs w:val="18"/>
        </w:rPr>
      </w:pPr>
    </w:p>
    <w:p w14:paraId="03F641BC" w14:textId="77777777" w:rsidR="006C1E21" w:rsidRPr="00782776" w:rsidRDefault="00D350EE">
      <w:pPr>
        <w:tabs>
          <w:tab w:val="center" w:pos="4679"/>
          <w:tab w:val="right" w:pos="9358"/>
        </w:tabs>
        <w:ind w:firstLine="480"/>
      </w:pPr>
      <m:oMath>
        <m:r>
          <w:rPr>
            <w:rFonts w:ascii="Cambria Math" w:hAnsi="Cambria Math" w:hint="eastAsia"/>
          </w:rPr>
          <w:lastRenderedPageBreak/>
          <m:t>p</m:t>
        </m:r>
        <m:d>
          <m:dPr>
            <m:ctrlPr>
              <w:rPr>
                <w:rFonts w:ascii="Cambria Math" w:hAnsi="Cambria Math" w:hint="eastAsia"/>
              </w:rPr>
            </m:ctrlPr>
          </m:dPr>
          <m:e>
            <m:r>
              <w:rPr>
                <w:rFonts w:ascii="Cambria Math" w:hAnsi="Cambria Math" w:hint="eastAsia"/>
              </w:rPr>
              <m:t>d</m:t>
            </m:r>
          </m:e>
        </m:d>
        <m:r>
          <m:rPr>
            <m:sty m:val="p"/>
          </m:rPr>
          <w:rPr>
            <w:rFonts w:ascii="Cambria Math" w:hAnsi="Cambria Math" w:hint="eastAsia"/>
          </w:rPr>
          <m:t>=</m:t>
        </m:r>
        <m:d>
          <m:dPr>
            <m:begChr m:val="{"/>
            <m:endChr m:val=""/>
            <m:ctrlPr>
              <w:rPr>
                <w:rFonts w:ascii="Cambria Math" w:hAnsi="Cambria Math" w:hint="eastAsia"/>
              </w:rPr>
            </m:ctrlPr>
          </m:dPr>
          <m:e>
            <m:eqArr>
              <m:eqArrPr>
                <m:ctrlPr>
                  <w:rPr>
                    <w:rFonts w:ascii="Cambria Math" w:hAnsi="Cambria Math" w:hint="eastAsia"/>
                  </w:rPr>
                </m:ctrlPr>
              </m:eqArrPr>
              <m:e>
                <m:r>
                  <w:rPr>
                    <w:rFonts w:ascii="Cambria Math" w:hAnsi="Cambria Math" w:hint="eastAsia"/>
                  </w:rPr>
                  <m:t>ω</m:t>
                </m:r>
                <m:sSub>
                  <m:sSubPr>
                    <m:ctrlPr>
                      <w:rPr>
                        <w:rFonts w:ascii="Cambria Math" w:hAnsi="Cambria Math" w:hint="eastAsia"/>
                      </w:rPr>
                    </m:ctrlPr>
                  </m:sSubPr>
                  <m:e>
                    <m:r>
                      <w:rPr>
                        <w:rFonts w:ascii="Cambria Math" w:hAnsi="Cambria Math" w:hint="eastAsia"/>
                      </w:rPr>
                      <m:t>p</m:t>
                    </m:r>
                  </m:e>
                  <m:sub>
                    <m:r>
                      <m:rPr>
                        <m:sty m:val="p"/>
                      </m:rPr>
                      <w:rPr>
                        <w:rFonts w:ascii="Cambria Math" w:hAnsi="Cambria Math" w:hint="eastAsia"/>
                      </w:rPr>
                      <m:t>0</m:t>
                    </m:r>
                  </m:sub>
                </m:sSub>
                <m:r>
                  <m:rPr>
                    <m:sty m:val="p"/>
                  </m:rPr>
                  <w:rPr>
                    <w:rFonts w:ascii="Cambria Math" w:hAnsi="Cambria Math" w:hint="eastAsia"/>
                  </w:rPr>
                  <m:t xml:space="preserve">                </m:t>
                </m:r>
                <m:r>
                  <w:rPr>
                    <w:rFonts w:ascii="Cambria Math" w:hAnsi="Cambria Math" w:hint="eastAsia"/>
                  </w:rPr>
                  <m:t>d</m:t>
                </m:r>
                <m:r>
                  <m:rPr>
                    <m:sty m:val="p"/>
                  </m:rPr>
                  <w:rPr>
                    <w:rFonts w:ascii="Cambria Math" w:hAnsi="Cambria Math" w:hint="eastAsia"/>
                  </w:rPr>
                  <m:t>≤</m:t>
                </m:r>
                <m:sSub>
                  <m:sSubPr>
                    <m:ctrlPr>
                      <w:rPr>
                        <w:rFonts w:ascii="Cambria Math" w:hAnsi="Cambria Math" w:hint="eastAsia"/>
                      </w:rPr>
                    </m:ctrlPr>
                  </m:sSubPr>
                  <m:e>
                    <m:r>
                      <w:rPr>
                        <w:rFonts w:ascii="Cambria Math" w:hAnsi="Cambria Math" w:hint="eastAsia"/>
                      </w:rPr>
                      <m:t>d</m:t>
                    </m:r>
                  </m:e>
                  <m:sub>
                    <m:r>
                      <m:rPr>
                        <m:sty m:val="p"/>
                      </m:rPr>
                      <w:rPr>
                        <w:rFonts w:ascii="Cambria Math" w:hAnsi="Cambria Math" w:hint="eastAsia"/>
                      </w:rPr>
                      <m:t>0</m:t>
                    </m:r>
                  </m:sub>
                </m:sSub>
              </m:e>
              <m:e>
                <m:sSub>
                  <m:sSubPr>
                    <m:ctrlPr>
                      <w:rPr>
                        <w:rFonts w:ascii="Cambria Math" w:hAnsi="Cambria Math" w:hint="eastAsia"/>
                      </w:rPr>
                    </m:ctrlPr>
                  </m:sSubPr>
                  <m:e>
                    <m:r>
                      <w:rPr>
                        <w:rFonts w:ascii="Cambria Math" w:hAnsi="Cambria Math" w:hint="eastAsia"/>
                      </w:rPr>
                      <m:t>ωp</m:t>
                    </m:r>
                  </m:e>
                  <m:sub>
                    <m:r>
                      <m:rPr>
                        <m:sty m:val="p"/>
                      </m:rPr>
                      <w:rPr>
                        <w:rFonts w:ascii="Cambria Math" w:hAnsi="Cambria Math" w:hint="eastAsia"/>
                      </w:rPr>
                      <m:t>0</m:t>
                    </m:r>
                  </m:sub>
                </m:sSub>
                <m:sSup>
                  <m:sSupPr>
                    <m:ctrlPr>
                      <w:rPr>
                        <w:rFonts w:ascii="Cambria Math" w:hAnsi="Cambria Math" w:hint="eastAsia"/>
                      </w:rPr>
                    </m:ctrlPr>
                  </m:sSupPr>
                  <m:e>
                    <m:r>
                      <w:rPr>
                        <w:rFonts w:ascii="Cambria Math" w:hAnsi="Cambria Math" w:hint="eastAsia"/>
                      </w:rPr>
                      <m:t>e</m:t>
                    </m:r>
                  </m:e>
                  <m:sup>
                    <m:r>
                      <m:rPr>
                        <m:sty m:val="p"/>
                      </m:rPr>
                      <w:rPr>
                        <w:rFonts w:ascii="Cambria Math" w:hAnsi="Cambria Math" w:hint="eastAsia"/>
                      </w:rPr>
                      <m:t>-</m:t>
                    </m:r>
                    <m:d>
                      <m:dPr>
                        <m:ctrlPr>
                          <w:rPr>
                            <w:rFonts w:ascii="Cambria Math" w:hAnsi="Cambria Math" w:hint="eastAsia"/>
                          </w:rPr>
                        </m:ctrlPr>
                      </m:dPr>
                      <m:e>
                        <m:r>
                          <w:rPr>
                            <w:rFonts w:ascii="Cambria Math" w:hAnsi="Cambria Math" w:hint="eastAsia"/>
                          </w:rPr>
                          <m:t>d</m:t>
                        </m:r>
                        <m:r>
                          <m:rPr>
                            <m:sty m:val="p"/>
                          </m:rPr>
                          <w:rPr>
                            <w:rFonts w:ascii="Cambria Math" w:hAnsi="Cambria Math" w:hint="eastAsia"/>
                          </w:rPr>
                          <m:t>-</m:t>
                        </m:r>
                        <m:sSub>
                          <m:sSubPr>
                            <m:ctrlPr>
                              <w:rPr>
                                <w:rFonts w:ascii="Cambria Math" w:hAnsi="Cambria Math" w:hint="eastAsia"/>
                              </w:rPr>
                            </m:ctrlPr>
                          </m:sSubPr>
                          <m:e>
                            <m:r>
                              <w:rPr>
                                <w:rFonts w:ascii="Cambria Math" w:hAnsi="Cambria Math" w:hint="eastAsia"/>
                              </w:rPr>
                              <m:t>d</m:t>
                            </m:r>
                          </m:e>
                          <m:sub>
                            <m:r>
                              <m:rPr>
                                <m:sty m:val="p"/>
                              </m:rPr>
                              <w:rPr>
                                <w:rFonts w:ascii="Cambria Math" w:hAnsi="Cambria Math" w:hint="eastAsia"/>
                              </w:rPr>
                              <m:t>0</m:t>
                            </m:r>
                          </m:sub>
                        </m:sSub>
                      </m:e>
                    </m:d>
                  </m:sup>
                </m:sSup>
                <m:r>
                  <m:rPr>
                    <m:sty m:val="p"/>
                  </m:rPr>
                  <w:rPr>
                    <w:rFonts w:ascii="Cambria Math" w:hAnsi="Cambria Math" w:hint="eastAsia"/>
                  </w:rPr>
                  <m:t xml:space="preserve">  </m:t>
                </m:r>
                <m:r>
                  <w:rPr>
                    <w:rFonts w:ascii="Cambria Math" w:hAnsi="Cambria Math" w:hint="eastAsia"/>
                  </w:rPr>
                  <m:t>d</m:t>
                </m:r>
                <m:r>
                  <m:rPr>
                    <m:sty m:val="p"/>
                  </m:rPr>
                  <w:rPr>
                    <w:rFonts w:ascii="Cambria Math" w:hAnsi="Cambria Math" w:hint="eastAsia"/>
                  </w:rPr>
                  <m:t>≥</m:t>
                </m:r>
                <m:sSub>
                  <m:sSubPr>
                    <m:ctrlPr>
                      <w:rPr>
                        <w:rFonts w:ascii="Cambria Math" w:hAnsi="Cambria Math" w:hint="eastAsia"/>
                      </w:rPr>
                    </m:ctrlPr>
                  </m:sSubPr>
                  <m:e>
                    <m:r>
                      <w:rPr>
                        <w:rFonts w:ascii="Cambria Math" w:hAnsi="Cambria Math" w:hint="eastAsia"/>
                      </w:rPr>
                      <m:t>d</m:t>
                    </m:r>
                  </m:e>
                  <m:sub>
                    <m:r>
                      <m:rPr>
                        <m:sty m:val="p"/>
                      </m:rPr>
                      <w:rPr>
                        <w:rFonts w:ascii="Cambria Math" w:hAnsi="Cambria Math" w:hint="eastAsia"/>
                      </w:rPr>
                      <m:t>0</m:t>
                    </m:r>
                  </m:sub>
                </m:sSub>
                <m:r>
                  <m:rPr>
                    <m:sty m:val="p"/>
                  </m:rPr>
                  <w:rPr>
                    <w:rFonts w:ascii="Cambria Math" w:hAnsi="Cambria Math" w:hint="eastAsia"/>
                  </w:rPr>
                  <m:t xml:space="preserve">  </m:t>
                </m:r>
              </m:e>
            </m:eqArr>
          </m:e>
        </m:d>
      </m:oMath>
      <w:r w:rsidRPr="00782776">
        <w:rPr>
          <w:rFonts w:hint="eastAsia"/>
        </w:rPr>
        <w:tab/>
        <w:t>(</w:t>
      </w:r>
      <w:r w:rsidRPr="00782776">
        <w:t>2</w:t>
      </w:r>
      <w:r w:rsidRPr="00782776">
        <w:rPr>
          <w:rFonts w:hint="eastAsia"/>
        </w:rPr>
        <w:t>)</w:t>
      </w:r>
    </w:p>
    <w:p w14:paraId="19448C10" w14:textId="77777777" w:rsidR="006C1E21" w:rsidRPr="00782776" w:rsidRDefault="006C1E21"/>
    <w:p w14:paraId="75BDEF37" w14:textId="77777777" w:rsidR="006C1E21" w:rsidRPr="00782776" w:rsidRDefault="00D350EE">
      <w:pPr>
        <w:ind w:firstLine="420"/>
      </w:pPr>
      <w:r w:rsidRPr="00782776">
        <w:rPr>
          <w:rFonts w:hint="eastAsia"/>
        </w:rPr>
        <w:t xml:space="preserve">2. </w:t>
      </w:r>
      <w:r w:rsidRPr="00782776">
        <w:rPr>
          <w:rFonts w:hint="eastAsia"/>
        </w:rPr>
        <w:t>行为状态</w:t>
      </w:r>
    </w:p>
    <w:p w14:paraId="128F1408" w14:textId="77777777" w:rsidR="006C1E21" w:rsidRPr="00782776" w:rsidRDefault="00D350EE">
      <w:pPr>
        <w:ind w:firstLine="420"/>
      </w:pPr>
      <w:r w:rsidRPr="00782776">
        <w:rPr>
          <w:rFonts w:hint="eastAsia"/>
        </w:rPr>
        <w:t>为尽量真实模拟城市中的各个体，使个体能够根据周围环境的变化而改变自身的行为，我们在</w:t>
      </w:r>
      <w:r w:rsidRPr="00782776">
        <w:rPr>
          <w:rFonts w:hint="eastAsia"/>
          <w:vertAlign w:val="superscript"/>
        </w:rPr>
        <w:t>[24]</w:t>
      </w:r>
      <w:r w:rsidRPr="00782776">
        <w:rPr>
          <w:rFonts w:hint="eastAsia"/>
        </w:rPr>
        <w:t>的基础上假设个体有以下四种行为：散步、追踪、躲避、驻留。下面仅大致概述各行为状态，具体细节见附录</w:t>
      </w:r>
      <w:r w:rsidRPr="00782776">
        <w:rPr>
          <w:rFonts w:hint="eastAsia"/>
        </w:rPr>
        <w:t>A</w:t>
      </w:r>
      <w:r w:rsidRPr="00782776">
        <w:rPr>
          <w:rFonts w:hint="eastAsia"/>
        </w:rPr>
        <w:t>“行为状态的实现细节”。</w:t>
      </w:r>
    </w:p>
    <w:p w14:paraId="160044E9" w14:textId="77777777" w:rsidR="006C1E21" w:rsidRPr="00782776" w:rsidRDefault="00D350EE">
      <w:pPr>
        <w:ind w:firstLine="420"/>
      </w:pPr>
      <w:r w:rsidRPr="00782776">
        <w:rPr>
          <w:rFonts w:hint="eastAsia"/>
          <w:b/>
          <w:bCs/>
        </w:rPr>
        <w:t>散步</w:t>
      </w:r>
      <w:r w:rsidRPr="00782776">
        <w:rPr>
          <w:rFonts w:hint="eastAsia"/>
        </w:rPr>
        <w:t>：个体向上下左右四个方向进行随机游走。</w:t>
      </w:r>
    </w:p>
    <w:p w14:paraId="2360557E" w14:textId="77777777" w:rsidR="006C1E21" w:rsidRPr="00782776" w:rsidRDefault="00D350EE">
      <w:pPr>
        <w:ind w:firstLine="420"/>
      </w:pPr>
      <w:r w:rsidRPr="00782776">
        <w:rPr>
          <w:rFonts w:hint="eastAsia"/>
          <w:b/>
          <w:bCs/>
        </w:rPr>
        <w:t>追踪</w:t>
      </w:r>
      <w:r w:rsidRPr="00782776">
        <w:rPr>
          <w:rFonts w:hint="eastAsia"/>
        </w:rPr>
        <w:t>：该状态下个体有一个追踪点，其目的是到达该追踪点。对于</w:t>
      </w:r>
      <w:r w:rsidRPr="00782776">
        <w:rPr>
          <w:vertAlign w:val="superscript"/>
        </w:rPr>
        <w:t>[24]</w:t>
      </w:r>
      <w:r w:rsidRPr="00782776">
        <w:rPr>
          <w:rFonts w:hint="eastAsia"/>
        </w:rPr>
        <w:t>中所提及的“避障”，可以认为其是将追踪点设置在障碍物周围的一种特殊追踪行为。</w:t>
      </w:r>
    </w:p>
    <w:p w14:paraId="41BC9B1D" w14:textId="77777777" w:rsidR="006C1E21" w:rsidRPr="00782776" w:rsidRDefault="00D350EE">
      <w:pPr>
        <w:ind w:firstLine="420"/>
      </w:pPr>
      <w:r w:rsidRPr="00782776">
        <w:rPr>
          <w:rFonts w:hint="eastAsia"/>
          <w:b/>
          <w:bCs/>
        </w:rPr>
        <w:t>躲避</w:t>
      </w:r>
      <w:r w:rsidRPr="00782776">
        <w:rPr>
          <w:rFonts w:hint="eastAsia"/>
        </w:rPr>
        <w:t>：当个体前进方向存在其他个体时触发躲避状态。个体首先静止等待一段时间，在等待时间内</w:t>
      </w:r>
      <w:proofErr w:type="gramStart"/>
      <w:r w:rsidRPr="00782776">
        <w:rPr>
          <w:rFonts w:hint="eastAsia"/>
        </w:rPr>
        <w:t>若前进</w:t>
      </w:r>
      <w:proofErr w:type="gramEnd"/>
      <w:r w:rsidRPr="00782776">
        <w:rPr>
          <w:rFonts w:hint="eastAsia"/>
        </w:rPr>
        <w:t>方向为空则前进；若超过等待时间，则个体会向旁边行进以进行躲避。</w:t>
      </w:r>
    </w:p>
    <w:p w14:paraId="7B97874A" w14:textId="77777777" w:rsidR="006C1E21" w:rsidRPr="00782776" w:rsidRDefault="00D350EE">
      <w:pPr>
        <w:ind w:firstLine="420"/>
      </w:pPr>
      <w:r w:rsidRPr="00782776">
        <w:rPr>
          <w:rFonts w:hint="eastAsia"/>
          <w:b/>
          <w:bCs/>
        </w:rPr>
        <w:t>驻留</w:t>
      </w:r>
      <w:r w:rsidRPr="00782776">
        <w:rPr>
          <w:rFonts w:hint="eastAsia"/>
        </w:rPr>
        <w:t>：个体到达指定位置（工作地、家、比赛场馆）后会进入驻留状态，在该状态下，个体持续静止一段时间且无法被感染。</w:t>
      </w:r>
    </w:p>
    <w:p w14:paraId="7F2E2754" w14:textId="77777777" w:rsidR="006C1E21" w:rsidRPr="00782776" w:rsidRDefault="00D350EE">
      <w:pPr>
        <w:ind w:firstLine="420"/>
      </w:pPr>
      <w:r w:rsidRPr="00782776">
        <w:rPr>
          <w:rFonts w:hint="eastAsia"/>
        </w:rPr>
        <w:t>每个个体可能会具有多个候选的行为状态，在每个</w:t>
      </w:r>
      <w:proofErr w:type="gramStart"/>
      <w:r w:rsidRPr="00782776">
        <w:rPr>
          <w:rFonts w:hint="eastAsia"/>
        </w:rPr>
        <w:t>时间步内仅有</w:t>
      </w:r>
      <w:proofErr w:type="gramEnd"/>
      <w:r w:rsidRPr="00782776">
        <w:rPr>
          <w:rFonts w:hint="eastAsia"/>
        </w:rPr>
        <w:t>一个行为状态生效，个体行为的一个示例见图</w:t>
      </w:r>
      <w:r w:rsidRPr="00782776">
        <w:rPr>
          <w:rFonts w:hint="eastAsia"/>
        </w:rPr>
        <w:t>4</w:t>
      </w:r>
      <w:r w:rsidRPr="00782776">
        <w:rPr>
          <w:rFonts w:hint="eastAsia"/>
        </w:rPr>
        <w:t>，其中黑色砖块组成了大的建筑物，蓝色三角形为一个个体，红色旗帜表示原“追踪”状态的终点，绿色旗帜表示因避障而触发的“追踪”状态的终点。</w:t>
      </w:r>
    </w:p>
    <w:p w14:paraId="28A7AEB0" w14:textId="77777777" w:rsidR="006C1E21" w:rsidRPr="00782776" w:rsidRDefault="00D350EE">
      <w:pPr>
        <w:jc w:val="center"/>
      </w:pPr>
      <w:r w:rsidRPr="00782776">
        <w:rPr>
          <w:noProof/>
        </w:rPr>
        <w:drawing>
          <wp:inline distT="0" distB="0" distL="0" distR="0" wp14:anchorId="6C028030" wp14:editId="36FCAB6C">
            <wp:extent cx="2962910" cy="1811655"/>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1"/>
                    <a:srcRect t="4618" r="3135"/>
                    <a:stretch>
                      <a:fillRect/>
                    </a:stretch>
                  </pic:blipFill>
                  <pic:spPr>
                    <a:xfrm>
                      <a:off x="0" y="0"/>
                      <a:ext cx="2982996" cy="1823713"/>
                    </a:xfrm>
                    <a:prstGeom prst="rect">
                      <a:avLst/>
                    </a:prstGeom>
                    <a:ln>
                      <a:noFill/>
                    </a:ln>
                  </pic:spPr>
                </pic:pic>
              </a:graphicData>
            </a:graphic>
          </wp:inline>
        </w:drawing>
      </w:r>
    </w:p>
    <w:p w14:paraId="43E56270" w14:textId="77777777" w:rsidR="006C1E21" w:rsidRPr="00782776" w:rsidRDefault="00D350EE">
      <w:pPr>
        <w:jc w:val="center"/>
      </w:pPr>
      <w:r w:rsidRPr="00782776">
        <w:rPr>
          <w:rFonts w:ascii="宋体" w:hAnsi="宋体" w:hint="eastAsia"/>
          <w:sz w:val="18"/>
          <w:szCs w:val="18"/>
        </w:rPr>
        <w:t>图4 个体行为示例，从左到右、从上到下时间步依次增加，黑色箭头表示当前时刻的速度矢量，(a)：个体追踪红色旗帜；(b)：个体追踪绿色旗帜以绕开障碍物；(c)：个体避开其他个体；(d)：个体成功避开其他个体，继续追踪绿色旗帜；(e)：个体成功绕开障碍物，继续追踪红色旗帜</w:t>
      </w:r>
    </w:p>
    <w:p w14:paraId="51FE4DFC" w14:textId="77777777" w:rsidR="006C1E21" w:rsidRPr="00782776" w:rsidRDefault="006C1E21"/>
    <w:p w14:paraId="24029A95" w14:textId="77777777" w:rsidR="006C1E21" w:rsidRPr="00782776" w:rsidRDefault="00D350EE">
      <w:pPr>
        <w:pStyle w:val="30"/>
      </w:pPr>
      <w:r w:rsidRPr="00782776">
        <w:t xml:space="preserve">2.3  </w:t>
      </w:r>
      <w:r w:rsidRPr="00782776">
        <w:rPr>
          <w:rFonts w:hint="eastAsia"/>
          <w:b w:val="0"/>
          <w:bCs/>
        </w:rPr>
        <w:t>个体分类</w:t>
      </w:r>
    </w:p>
    <w:p w14:paraId="12F11E66" w14:textId="77777777" w:rsidR="006C1E21" w:rsidRPr="00782776" w:rsidRDefault="00D350EE">
      <w:pPr>
        <w:snapToGrid w:val="0"/>
        <w:spacing w:line="312" w:lineRule="exact"/>
        <w:ind w:firstLineChars="200" w:firstLine="420"/>
      </w:pPr>
      <w:r w:rsidRPr="00782776">
        <w:rPr>
          <w:rFonts w:hint="eastAsia"/>
        </w:rPr>
        <w:t>为模拟真实城市环境下人群个体的多样性，我们根据行为模式将个体分为三类：普通人、工作者、观赛者。</w:t>
      </w:r>
    </w:p>
    <w:p w14:paraId="4727E17B" w14:textId="77777777" w:rsidR="006C1E21" w:rsidRPr="00782776" w:rsidRDefault="00D350EE">
      <w:pPr>
        <w:snapToGrid w:val="0"/>
        <w:spacing w:line="312" w:lineRule="exact"/>
        <w:ind w:firstLineChars="200" w:firstLine="422"/>
      </w:pPr>
      <w:r w:rsidRPr="00782776">
        <w:rPr>
          <w:rFonts w:hint="eastAsia"/>
          <w:b/>
          <w:bCs/>
        </w:rPr>
        <w:t>普通人</w:t>
      </w:r>
      <w:r w:rsidRPr="00782776">
        <w:rPr>
          <w:rFonts w:hint="eastAsia"/>
        </w:rPr>
        <w:t>：普通人只有唯一的行动状态——随机走动；</w:t>
      </w:r>
    </w:p>
    <w:p w14:paraId="60020EE3" w14:textId="77777777" w:rsidR="006C1E21" w:rsidRPr="00782776" w:rsidRDefault="00D350EE">
      <w:pPr>
        <w:snapToGrid w:val="0"/>
        <w:spacing w:line="312" w:lineRule="exact"/>
        <w:ind w:firstLineChars="200" w:firstLine="422"/>
      </w:pPr>
      <w:r w:rsidRPr="00782776">
        <w:rPr>
          <w:rFonts w:hint="eastAsia"/>
          <w:b/>
          <w:bCs/>
        </w:rPr>
        <w:t>工作者</w:t>
      </w:r>
      <w:r w:rsidRPr="00782776">
        <w:rPr>
          <w:rFonts w:hint="eastAsia"/>
        </w:rPr>
        <w:t>：工作者拥有追踪、驻留和躲避三种候选行动状态。为模拟真实情况，我们设定工作者在家和工作地进行驻留，并在两地之间往返追踪；</w:t>
      </w:r>
    </w:p>
    <w:p w14:paraId="4A02072F" w14:textId="77777777" w:rsidR="006C1E21" w:rsidRPr="00782776" w:rsidRDefault="00D350EE">
      <w:pPr>
        <w:snapToGrid w:val="0"/>
        <w:spacing w:line="312" w:lineRule="exact"/>
        <w:ind w:firstLineChars="200" w:firstLine="422"/>
      </w:pPr>
      <w:r w:rsidRPr="00782776">
        <w:rPr>
          <w:rFonts w:hint="eastAsia"/>
          <w:b/>
          <w:bCs/>
        </w:rPr>
        <w:t>观赛者</w:t>
      </w:r>
      <w:r w:rsidRPr="00782776">
        <w:rPr>
          <w:rFonts w:hint="eastAsia"/>
        </w:rPr>
        <w:t>：观赛者拥有全部的候选行为状态：散步、追踪、躲避、驻留。最初时观赛者追踪比赛场馆的位置，到达比赛场馆后驻留观看，在观看结束后离开</w:t>
      </w:r>
      <w:proofErr w:type="gramStart"/>
      <w:r w:rsidRPr="00782776">
        <w:rPr>
          <w:rFonts w:hint="eastAsia"/>
        </w:rPr>
        <w:t>场馆且</w:t>
      </w:r>
      <w:proofErr w:type="gramEnd"/>
      <w:r w:rsidRPr="00782776">
        <w:rPr>
          <w:rFonts w:hint="eastAsia"/>
        </w:rPr>
        <w:t>行为模式变为随机走动。</w:t>
      </w:r>
    </w:p>
    <w:p w14:paraId="4ADA856B" w14:textId="77777777" w:rsidR="006C1E21" w:rsidRPr="00782776" w:rsidRDefault="00D350EE">
      <w:pPr>
        <w:snapToGrid w:val="0"/>
        <w:spacing w:line="312" w:lineRule="exact"/>
        <w:ind w:firstLineChars="200" w:firstLine="420"/>
      </w:pPr>
      <w:r w:rsidRPr="00782776">
        <w:rPr>
          <w:rFonts w:hint="eastAsia"/>
        </w:rPr>
        <w:t>图</w:t>
      </w:r>
      <w:r w:rsidRPr="00782776">
        <w:rPr>
          <w:rFonts w:hint="eastAsia"/>
        </w:rPr>
        <w:t>5(a)</w:t>
      </w:r>
      <w:r w:rsidRPr="00782776">
        <w:rPr>
          <w:rFonts w:hint="eastAsia"/>
        </w:rPr>
        <w:t>展示了城市观赛传播模型的大体框架。模拟空间为有限</w:t>
      </w:r>
      <w:r w:rsidRPr="00782776">
        <w:rPr>
          <w:rFonts w:hint="eastAsia"/>
        </w:rPr>
        <w:t>2</w:t>
      </w:r>
      <w:r w:rsidRPr="00782776">
        <w:rPr>
          <w:rFonts w:hint="eastAsia"/>
        </w:rPr>
        <w:t>维棋盘，用坐标表示每个棋盘格的空间位置，每个</w:t>
      </w:r>
      <w:proofErr w:type="gramStart"/>
      <w:r w:rsidRPr="00782776">
        <w:rPr>
          <w:rFonts w:hint="eastAsia"/>
        </w:rPr>
        <w:t>棋盘格仅能</w:t>
      </w:r>
      <w:proofErr w:type="gramEnd"/>
      <w:r w:rsidRPr="00782776">
        <w:rPr>
          <w:rFonts w:hint="eastAsia"/>
        </w:rPr>
        <w:t>容纳一名个体。除黑色方块外的方块为观赛者，三角形为工作者，圆形</w:t>
      </w:r>
    </w:p>
    <w:p w14:paraId="3C3D3090" w14:textId="77777777" w:rsidR="006C1E21" w:rsidRPr="00782776" w:rsidRDefault="00D350EE">
      <w:pPr>
        <w:snapToGrid w:val="0"/>
      </w:pPr>
      <w:r w:rsidRPr="00782776">
        <w:rPr>
          <w:rFonts w:hint="eastAsia"/>
        </w:rPr>
        <w:t>为普通人。蓝色和红色表示个体是否被感染（红色表示被感染）。</w:t>
      </w:r>
    </w:p>
    <w:p w14:paraId="127CE439" w14:textId="77777777" w:rsidR="006C1E21" w:rsidRPr="00782776" w:rsidRDefault="00D350EE">
      <w:pPr>
        <w:snapToGrid w:val="0"/>
      </w:pPr>
      <w:r w:rsidRPr="00782776">
        <w:rPr>
          <w:noProof/>
        </w:rPr>
        <w:drawing>
          <wp:inline distT="0" distB="0" distL="0" distR="0" wp14:anchorId="16492887" wp14:editId="0FA471CD">
            <wp:extent cx="3005455" cy="2282825"/>
            <wp:effectExtent l="0" t="0" r="4445"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2"/>
                    <a:stretch>
                      <a:fillRect/>
                    </a:stretch>
                  </pic:blipFill>
                  <pic:spPr>
                    <a:xfrm>
                      <a:off x="0" y="0"/>
                      <a:ext cx="3033097" cy="2304022"/>
                    </a:xfrm>
                    <a:prstGeom prst="rect">
                      <a:avLst/>
                    </a:prstGeom>
                  </pic:spPr>
                </pic:pic>
              </a:graphicData>
            </a:graphic>
          </wp:inline>
        </w:drawing>
      </w:r>
    </w:p>
    <w:p w14:paraId="5C4C255D" w14:textId="77777777" w:rsidR="006C1E21" w:rsidRPr="00782776" w:rsidRDefault="00D350EE">
      <w:pPr>
        <w:jc w:val="center"/>
        <w:rPr>
          <w:rFonts w:ascii="宋体" w:hAnsi="宋体"/>
          <w:sz w:val="18"/>
          <w:szCs w:val="18"/>
        </w:rPr>
      </w:pPr>
      <w:r w:rsidRPr="00782776">
        <w:rPr>
          <w:rFonts w:ascii="宋体" w:hAnsi="宋体" w:hint="eastAsia"/>
          <w:sz w:val="18"/>
          <w:szCs w:val="18"/>
        </w:rPr>
        <w:t>图5 (a) 基于多主体建模的城市观赛疾病传播模拟；(b-c) 不同限制社交距离及不同口罩覆盖率下感染者比例</w:t>
      </w:r>
      <w:proofErr w:type="gramStart"/>
      <w:r w:rsidRPr="00782776">
        <w:rPr>
          <w:rFonts w:ascii="宋体" w:hAnsi="宋体" w:hint="eastAsia"/>
          <w:sz w:val="18"/>
          <w:szCs w:val="18"/>
        </w:rPr>
        <w:t>随时间步的</w:t>
      </w:r>
      <w:proofErr w:type="gramEnd"/>
      <w:r w:rsidRPr="00782776">
        <w:rPr>
          <w:rFonts w:ascii="宋体" w:hAnsi="宋体" w:hint="eastAsia"/>
          <w:sz w:val="18"/>
          <w:szCs w:val="18"/>
        </w:rPr>
        <w:t>变化；(d) 不同防疫措施的效果对比</w:t>
      </w:r>
    </w:p>
    <w:p w14:paraId="704245A3" w14:textId="77777777" w:rsidR="006C1E21" w:rsidRPr="00782776" w:rsidRDefault="006C1E21">
      <w:pPr>
        <w:snapToGrid w:val="0"/>
        <w:spacing w:line="312" w:lineRule="exact"/>
      </w:pPr>
    </w:p>
    <w:p w14:paraId="39766AC9" w14:textId="77777777" w:rsidR="006C1E21" w:rsidRPr="00782776" w:rsidRDefault="00D350EE">
      <w:pPr>
        <w:pStyle w:val="30"/>
      </w:pPr>
      <w:r w:rsidRPr="00782776">
        <w:t xml:space="preserve">2.4  </w:t>
      </w:r>
      <w:r w:rsidRPr="00782776">
        <w:rPr>
          <w:rFonts w:hint="eastAsia"/>
          <w:b w:val="0"/>
          <w:iCs/>
        </w:rPr>
        <w:t>模拟结果与分析</w:t>
      </w:r>
    </w:p>
    <w:p w14:paraId="0EEB8281" w14:textId="77777777" w:rsidR="006C1E21" w:rsidRPr="00782776" w:rsidRDefault="00D350EE">
      <w:pPr>
        <w:snapToGrid w:val="0"/>
        <w:spacing w:line="312" w:lineRule="exact"/>
        <w:ind w:firstLineChars="200" w:firstLine="420"/>
      </w:pPr>
      <w:r w:rsidRPr="00782776">
        <w:rPr>
          <w:rFonts w:hint="eastAsia"/>
        </w:rPr>
        <w:t xml:space="preserve">1. </w:t>
      </w:r>
      <w:r w:rsidRPr="00782776">
        <w:rPr>
          <w:rFonts w:hint="eastAsia"/>
        </w:rPr>
        <w:t>参数设置</w:t>
      </w:r>
    </w:p>
    <w:p w14:paraId="7BFA4E66" w14:textId="77777777" w:rsidR="006C1E21" w:rsidRPr="00782776" w:rsidRDefault="00D350EE">
      <w:pPr>
        <w:snapToGrid w:val="0"/>
        <w:spacing w:line="312" w:lineRule="exact"/>
        <w:ind w:firstLineChars="200" w:firstLine="420"/>
      </w:pPr>
      <w:r w:rsidRPr="00782776">
        <w:rPr>
          <w:rFonts w:hint="eastAsia"/>
        </w:rPr>
        <w:t>为尽量模拟真实状况下城市中的观赛环境，我们使用</w:t>
      </w:r>
      <w:r w:rsidRPr="00782776">
        <w:rPr>
          <w:rFonts w:hint="eastAsia"/>
        </w:rPr>
        <w:t>1000</w:t>
      </w:r>
      <w:r w:rsidRPr="00782776">
        <w:rPr>
          <w:rFonts w:hint="eastAsia"/>
        </w:rPr>
        <w:t>×</w:t>
      </w:r>
      <w:r w:rsidRPr="00782776">
        <w:rPr>
          <w:rFonts w:hint="eastAsia"/>
        </w:rPr>
        <w:t>1000</w:t>
      </w:r>
      <w:r w:rsidRPr="00782776">
        <w:rPr>
          <w:rFonts w:hint="eastAsia"/>
        </w:rPr>
        <w:t>的二维网格模拟</w:t>
      </w:r>
      <w:r w:rsidRPr="00782776">
        <w:rPr>
          <w:rFonts w:hint="eastAsia"/>
        </w:rPr>
        <w:t>40</w:t>
      </w:r>
      <w:r w:rsidRPr="00782776">
        <w:rPr>
          <w:rFonts w:hint="eastAsia"/>
        </w:rPr>
        <w:t>万平方米的区域，并根据北京市主城区人口密度数据</w:t>
      </w:r>
      <w:r w:rsidRPr="00782776">
        <w:rPr>
          <w:rFonts w:hint="eastAsia"/>
          <w:vertAlign w:val="superscript"/>
        </w:rPr>
        <w:t>[</w:t>
      </w:r>
      <w:r w:rsidRPr="00782776">
        <w:rPr>
          <w:vertAlign w:val="superscript"/>
        </w:rPr>
        <w:t>25</w:t>
      </w:r>
      <w:r w:rsidRPr="00782776">
        <w:rPr>
          <w:rFonts w:hint="eastAsia"/>
          <w:vertAlign w:val="superscript"/>
        </w:rPr>
        <w:t>]</w:t>
      </w:r>
      <w:r w:rsidRPr="00782776">
        <w:rPr>
          <w:rFonts w:hint="eastAsia"/>
        </w:rPr>
        <w:t>在网格空间内随机初始化了</w:t>
      </w:r>
      <w:r w:rsidRPr="00782776">
        <w:rPr>
          <w:rFonts w:hint="eastAsia"/>
        </w:rPr>
        <w:t>3000</w:t>
      </w:r>
      <w:r w:rsidRPr="00782776">
        <w:rPr>
          <w:rFonts w:hint="eastAsia"/>
        </w:rPr>
        <w:t>名个体，其中普通人</w:t>
      </w:r>
      <w:r w:rsidRPr="00782776">
        <w:rPr>
          <w:rFonts w:hint="eastAsia"/>
        </w:rPr>
        <w:t>1200</w:t>
      </w:r>
      <w:r w:rsidRPr="00782776">
        <w:rPr>
          <w:rFonts w:hint="eastAsia"/>
        </w:rPr>
        <w:t>名，工作者</w:t>
      </w:r>
      <w:r w:rsidRPr="00782776">
        <w:rPr>
          <w:rFonts w:hint="eastAsia"/>
        </w:rPr>
        <w:t>1800</w:t>
      </w:r>
      <w:r w:rsidRPr="00782776">
        <w:rPr>
          <w:rFonts w:hint="eastAsia"/>
        </w:rPr>
        <w:t>名，初始位置随机；工作者的工作单位距离采样自北京市人口的平均通勤距离</w:t>
      </w:r>
      <w:r w:rsidRPr="00782776">
        <w:rPr>
          <w:rFonts w:hint="eastAsia"/>
          <w:vertAlign w:val="superscript"/>
        </w:rPr>
        <w:t>[</w:t>
      </w:r>
      <w:r w:rsidRPr="00782776">
        <w:rPr>
          <w:vertAlign w:val="superscript"/>
        </w:rPr>
        <w:t>26</w:t>
      </w:r>
      <w:r w:rsidRPr="00782776">
        <w:rPr>
          <w:rFonts w:hint="eastAsia"/>
          <w:vertAlign w:val="superscript"/>
        </w:rPr>
        <w:t>]</w:t>
      </w:r>
      <w:r w:rsidRPr="00782776">
        <w:rPr>
          <w:rFonts w:hint="eastAsia"/>
        </w:rPr>
        <w:t>为参数的泊松分布；观赛场馆根据奥林匹克公园内各场馆</w:t>
      </w:r>
      <w:r w:rsidRPr="00782776">
        <w:rPr>
          <w:rFonts w:hint="eastAsia"/>
        </w:rPr>
        <w:lastRenderedPageBreak/>
        <w:t>（国家体育馆、国家体育场、国家游泳中心）的相对位置放置，每个场馆的观赛人员为</w:t>
      </w:r>
      <w:r w:rsidRPr="00782776">
        <w:rPr>
          <w:rFonts w:hint="eastAsia"/>
        </w:rPr>
        <w:t>100</w:t>
      </w:r>
      <w:r w:rsidRPr="00782776">
        <w:rPr>
          <w:rFonts w:hint="eastAsia"/>
        </w:rPr>
        <w:t>个，在每个场馆的观赛人群中随机初始化一个潜伏者作为初始感染个体。</w:t>
      </w:r>
    </w:p>
    <w:p w14:paraId="4C9EA075" w14:textId="77777777" w:rsidR="006C1E21" w:rsidRPr="00782776" w:rsidRDefault="00D350EE">
      <w:pPr>
        <w:snapToGrid w:val="0"/>
        <w:spacing w:line="312" w:lineRule="exact"/>
        <w:ind w:firstLineChars="200" w:firstLine="420"/>
      </w:pPr>
      <w:r w:rsidRPr="00782776">
        <w:rPr>
          <w:rFonts w:hint="eastAsia"/>
        </w:rPr>
        <w:t>2.</w:t>
      </w:r>
      <w:r w:rsidRPr="00782776">
        <w:rPr>
          <w:rFonts w:hint="eastAsia"/>
        </w:rPr>
        <w:tab/>
      </w:r>
      <w:r w:rsidRPr="00782776">
        <w:rPr>
          <w:rFonts w:hint="eastAsia"/>
        </w:rPr>
        <w:t>结果与分析</w:t>
      </w:r>
    </w:p>
    <w:p w14:paraId="7C7E76A7" w14:textId="77777777" w:rsidR="006C1E21" w:rsidRPr="00782776" w:rsidRDefault="00D350EE">
      <w:pPr>
        <w:snapToGrid w:val="0"/>
        <w:spacing w:line="312" w:lineRule="exact"/>
        <w:ind w:firstLineChars="200" w:firstLine="420"/>
      </w:pPr>
      <w:r w:rsidRPr="00782776">
        <w:rPr>
          <w:rFonts w:hint="eastAsia"/>
        </w:rPr>
        <w:t>图</w:t>
      </w:r>
      <w:r w:rsidRPr="00782776">
        <w:rPr>
          <w:rFonts w:hint="eastAsia"/>
        </w:rPr>
        <w:t>5(b)</w:t>
      </w:r>
      <w:r w:rsidRPr="00782776">
        <w:rPr>
          <w:rFonts w:hint="eastAsia"/>
        </w:rPr>
        <w:t>展示了在不同的限制社交距离水平</w:t>
      </w:r>
      <w:proofErr w:type="gramStart"/>
      <w:r w:rsidRPr="00782776">
        <w:rPr>
          <w:rFonts w:hint="eastAsia"/>
        </w:rPr>
        <w:t>下疾病</w:t>
      </w:r>
      <w:proofErr w:type="gramEnd"/>
      <w:r w:rsidRPr="00782776">
        <w:rPr>
          <w:rFonts w:hint="eastAsia"/>
        </w:rPr>
        <w:t>的传播速度；图</w:t>
      </w:r>
      <w:r w:rsidRPr="00782776">
        <w:rPr>
          <w:rFonts w:hint="eastAsia"/>
        </w:rPr>
        <w:t>5(c)</w:t>
      </w:r>
      <w:r w:rsidRPr="00782776">
        <w:rPr>
          <w:rFonts w:hint="eastAsia"/>
        </w:rPr>
        <w:t>展示了在不同口罩覆盖率</w:t>
      </w:r>
      <w:proofErr w:type="gramStart"/>
      <w:r w:rsidRPr="00782776">
        <w:rPr>
          <w:rFonts w:hint="eastAsia"/>
        </w:rPr>
        <w:t>下疾病</w:t>
      </w:r>
      <w:proofErr w:type="gramEnd"/>
      <w:r w:rsidRPr="00782776">
        <w:rPr>
          <w:rFonts w:hint="eastAsia"/>
        </w:rPr>
        <w:t>的传播速度。可以清楚地看到，随着限制社交距离或口罩覆盖率的变大，疫情的传播速度也随之下降。具体地，将限制社交距离从</w:t>
      </w:r>
      <w:r w:rsidRPr="00782776">
        <w:rPr>
          <w:rFonts w:hint="eastAsia"/>
        </w:rPr>
        <w:t>0</w:t>
      </w:r>
      <w:r w:rsidRPr="00782776">
        <w:rPr>
          <w:rFonts w:hint="eastAsia"/>
        </w:rPr>
        <w:t>增大至</w:t>
      </w:r>
      <w:r w:rsidRPr="00782776">
        <w:rPr>
          <w:rFonts w:hint="eastAsia"/>
        </w:rPr>
        <w:t>1</w:t>
      </w:r>
      <w:r w:rsidRPr="00782776">
        <w:rPr>
          <w:rFonts w:hint="eastAsia"/>
        </w:rPr>
        <w:t>米、从</w:t>
      </w:r>
      <w:r w:rsidRPr="00782776">
        <w:rPr>
          <w:rFonts w:hint="eastAsia"/>
        </w:rPr>
        <w:t>1</w:t>
      </w:r>
      <w:r w:rsidRPr="00782776">
        <w:rPr>
          <w:rFonts w:hint="eastAsia"/>
        </w:rPr>
        <w:t>米增大至</w:t>
      </w:r>
      <w:r w:rsidRPr="00782776">
        <w:rPr>
          <w:rFonts w:hint="eastAsia"/>
        </w:rPr>
        <w:t>2</w:t>
      </w:r>
      <w:r w:rsidRPr="00782776">
        <w:rPr>
          <w:rFonts w:hint="eastAsia"/>
        </w:rPr>
        <w:t>米、从</w:t>
      </w:r>
      <w:r w:rsidRPr="00782776">
        <w:rPr>
          <w:rFonts w:hint="eastAsia"/>
        </w:rPr>
        <w:t>2</w:t>
      </w:r>
      <w:r w:rsidRPr="00782776">
        <w:rPr>
          <w:rFonts w:hint="eastAsia"/>
        </w:rPr>
        <w:t>米增大至</w:t>
      </w:r>
      <w:r w:rsidRPr="00782776">
        <w:rPr>
          <w:rFonts w:hint="eastAsia"/>
        </w:rPr>
        <w:t>3</w:t>
      </w:r>
      <w:r w:rsidRPr="00782776">
        <w:rPr>
          <w:rFonts w:hint="eastAsia"/>
        </w:rPr>
        <w:t>米，其感染速率下降百分比分别为：</w:t>
      </w:r>
      <w:r w:rsidRPr="00782776">
        <w:rPr>
          <w:rFonts w:hint="eastAsia"/>
        </w:rPr>
        <w:t>0%</w:t>
      </w:r>
      <w:r w:rsidRPr="00782776">
        <w:rPr>
          <w:rFonts w:hint="eastAsia"/>
        </w:rPr>
        <w:t>、</w:t>
      </w:r>
      <w:r w:rsidRPr="00782776">
        <w:rPr>
          <w:rFonts w:hint="eastAsia"/>
        </w:rPr>
        <w:t>6.3%</w:t>
      </w:r>
      <w:r w:rsidRPr="00782776">
        <w:rPr>
          <w:rFonts w:hint="eastAsia"/>
        </w:rPr>
        <w:t>、</w:t>
      </w:r>
      <w:r w:rsidRPr="00782776">
        <w:rPr>
          <w:rFonts w:hint="eastAsia"/>
        </w:rPr>
        <w:t>25.9%</w:t>
      </w:r>
      <w:r w:rsidRPr="00782776">
        <w:rPr>
          <w:rFonts w:hint="eastAsia"/>
        </w:rPr>
        <w:t>；将口罩覆盖率从</w:t>
      </w:r>
      <w:r w:rsidRPr="00782776">
        <w:rPr>
          <w:rFonts w:hint="eastAsia"/>
        </w:rPr>
        <w:t>0%</w:t>
      </w:r>
      <w:r w:rsidRPr="00782776">
        <w:rPr>
          <w:rFonts w:hint="eastAsia"/>
        </w:rPr>
        <w:t>提高到</w:t>
      </w:r>
      <w:r w:rsidRPr="00782776">
        <w:rPr>
          <w:rFonts w:hint="eastAsia"/>
        </w:rPr>
        <w:t>40%</w:t>
      </w:r>
      <w:r w:rsidRPr="00782776">
        <w:rPr>
          <w:rFonts w:hint="eastAsia"/>
        </w:rPr>
        <w:t>、从</w:t>
      </w:r>
      <w:r w:rsidRPr="00782776">
        <w:rPr>
          <w:rFonts w:hint="eastAsia"/>
        </w:rPr>
        <w:t>40%</w:t>
      </w:r>
      <w:r w:rsidRPr="00782776">
        <w:rPr>
          <w:rFonts w:hint="eastAsia"/>
        </w:rPr>
        <w:t>提高到</w:t>
      </w:r>
      <w:r w:rsidRPr="00782776">
        <w:rPr>
          <w:rFonts w:hint="eastAsia"/>
        </w:rPr>
        <w:t>80%</w:t>
      </w:r>
      <w:r w:rsidRPr="00782776">
        <w:rPr>
          <w:rFonts w:hint="eastAsia"/>
        </w:rPr>
        <w:t>，感染速率分别下降</w:t>
      </w:r>
      <w:r w:rsidRPr="00782776">
        <w:rPr>
          <w:rFonts w:hint="eastAsia"/>
        </w:rPr>
        <w:t>7%</w:t>
      </w:r>
      <w:r w:rsidRPr="00782776">
        <w:rPr>
          <w:rFonts w:hint="eastAsia"/>
        </w:rPr>
        <w:t>、</w:t>
      </w:r>
      <w:r w:rsidRPr="00782776">
        <w:rPr>
          <w:rFonts w:hint="eastAsia"/>
        </w:rPr>
        <w:t>19.2%</w:t>
      </w:r>
      <w:r w:rsidRPr="00782776">
        <w:rPr>
          <w:rFonts w:hint="eastAsia"/>
        </w:rPr>
        <w:t>。可以明显地看到，限制社交距离的增大会大大降低疫情的传播速度，且这种增大在一定范围内存在明显的“边际递增”效应，也即增大相同的距离，“基础距离”越长，提升越明显。对口罩覆盖率也能分析出相同的结论。这种防疫参数与感染比例之间的非线性关系、结合国内外疫情状况的对比或许能给予我们一些启示：轻微的防疫措施约等于什么也不做；任何防疫手段其效果随覆盖人群的增加而增加，且增加速度超过了线性增加速度。</w:t>
      </w:r>
    </w:p>
    <w:p w14:paraId="1A9ACFD1" w14:textId="77777777" w:rsidR="006C1E21" w:rsidRPr="00782776" w:rsidRDefault="00D350EE">
      <w:pPr>
        <w:snapToGrid w:val="0"/>
        <w:spacing w:line="312" w:lineRule="exact"/>
        <w:ind w:firstLineChars="200" w:firstLine="420"/>
      </w:pPr>
      <w:r w:rsidRPr="00782776">
        <w:rPr>
          <w:rFonts w:hint="eastAsia"/>
        </w:rPr>
        <w:t>对两个不同的防疫手段进行效果对比，从图</w:t>
      </w:r>
      <w:r w:rsidRPr="00782776">
        <w:rPr>
          <w:rFonts w:hint="eastAsia"/>
        </w:rPr>
        <w:t>5(d)</w:t>
      </w:r>
      <w:r w:rsidRPr="00782776">
        <w:rPr>
          <w:rFonts w:hint="eastAsia"/>
        </w:rPr>
        <w:t>可以明显地看到，增加限制社交距离（从</w:t>
      </w:r>
      <w:r w:rsidRPr="00782776">
        <w:rPr>
          <w:rFonts w:hint="eastAsia"/>
        </w:rPr>
        <w:t>2</w:t>
      </w:r>
      <w:r w:rsidRPr="00782776">
        <w:rPr>
          <w:rFonts w:hint="eastAsia"/>
        </w:rPr>
        <w:t>米增加到</w:t>
      </w:r>
      <w:r w:rsidRPr="00782776">
        <w:rPr>
          <w:rFonts w:hint="eastAsia"/>
        </w:rPr>
        <w:t>3</w:t>
      </w:r>
      <w:r w:rsidRPr="00782776">
        <w:rPr>
          <w:rFonts w:hint="eastAsia"/>
        </w:rPr>
        <w:t>米）比提升口罩覆盖率（从</w:t>
      </w:r>
      <w:r w:rsidRPr="00782776">
        <w:rPr>
          <w:rFonts w:hint="eastAsia"/>
        </w:rPr>
        <w:t>0.4</w:t>
      </w:r>
      <w:r w:rsidRPr="00782776">
        <w:rPr>
          <w:rFonts w:hint="eastAsia"/>
        </w:rPr>
        <w:t>提升到</w:t>
      </w:r>
      <w:r w:rsidRPr="00782776">
        <w:rPr>
          <w:rFonts w:hint="eastAsia"/>
        </w:rPr>
        <w:t>0.8</w:t>
      </w:r>
      <w:r w:rsidRPr="00782776">
        <w:rPr>
          <w:rFonts w:hint="eastAsia"/>
        </w:rPr>
        <w:t>）更加有效，前者比后者的下降速率大约快</w:t>
      </w:r>
      <w:r w:rsidRPr="00782776">
        <w:rPr>
          <w:rFonts w:hint="eastAsia"/>
        </w:rPr>
        <w:t>6.7%</w:t>
      </w:r>
      <w:r w:rsidRPr="00782776">
        <w:rPr>
          <w:rFonts w:hint="eastAsia"/>
        </w:rPr>
        <w:t>。这也证实了在公共场合保持与他人一定社交距离、避免与其有肢体接触的重要性</w:t>
      </w:r>
      <w:r w:rsidRPr="00782776">
        <w:rPr>
          <w:rFonts w:hint="eastAsia"/>
          <w:vertAlign w:val="superscript"/>
        </w:rPr>
        <w:t>[</w:t>
      </w:r>
      <w:r w:rsidRPr="00782776">
        <w:rPr>
          <w:vertAlign w:val="superscript"/>
        </w:rPr>
        <w:t>27</w:t>
      </w:r>
      <w:r w:rsidRPr="00782776">
        <w:rPr>
          <w:rFonts w:hint="eastAsia"/>
          <w:vertAlign w:val="superscript"/>
        </w:rPr>
        <w:t>]</w:t>
      </w:r>
      <w:r w:rsidRPr="00782776">
        <w:rPr>
          <w:rFonts w:hint="eastAsia"/>
        </w:rPr>
        <w:t>。但这并不代表着口罩防护不重要。在模拟环境中提高限制社交距离能如此有效的原因，不仅基于“病毒的传播能力在阈值距离外随指数下降”这一模型设定，还因为模拟个体相比于真实</w:t>
      </w:r>
      <w:proofErr w:type="gramStart"/>
      <w:r w:rsidRPr="00782776">
        <w:rPr>
          <w:rFonts w:hint="eastAsia"/>
        </w:rPr>
        <w:t>个</w:t>
      </w:r>
      <w:proofErr w:type="gramEnd"/>
      <w:r w:rsidRPr="00782776">
        <w:rPr>
          <w:rFonts w:hint="eastAsia"/>
        </w:rPr>
        <w:t>体能更加严格地落实“限制社交距离为</w:t>
      </w:r>
      <w:r w:rsidRPr="00782776">
        <w:rPr>
          <w:rFonts w:hint="eastAsia"/>
        </w:rPr>
        <w:t>x</w:t>
      </w:r>
      <w:r w:rsidRPr="00782776">
        <w:rPr>
          <w:rFonts w:hint="eastAsia"/>
        </w:rPr>
        <w:t>米”这一指令。也即：在行走途中每时每刻都会“扫描”面前固定范围内是否有其他人，抑或是存在其他人时总是会远离对方。然而对于现实个体，这样的行为在现实生活中不可能持续存在。因此，相比</w:t>
      </w:r>
      <w:proofErr w:type="gramStart"/>
      <w:r w:rsidRPr="00782776">
        <w:rPr>
          <w:rFonts w:hint="eastAsia"/>
        </w:rPr>
        <w:t>于限制</w:t>
      </w:r>
      <w:proofErr w:type="gramEnd"/>
      <w:r w:rsidRPr="00782776">
        <w:rPr>
          <w:rFonts w:hint="eastAsia"/>
        </w:rPr>
        <w:t>社交距离这种受制于个体行为的手段，通过戴口罩以降低病毒传播能力的方式似乎更加可靠。</w:t>
      </w:r>
    </w:p>
    <w:p w14:paraId="4023552D" w14:textId="77777777" w:rsidR="006C1E21" w:rsidRPr="00782776" w:rsidRDefault="00D350EE">
      <w:pPr>
        <w:snapToGrid w:val="0"/>
        <w:spacing w:line="312" w:lineRule="exact"/>
        <w:ind w:firstLineChars="200" w:firstLine="420"/>
      </w:pPr>
      <w:r w:rsidRPr="00782776">
        <w:rPr>
          <w:rFonts w:hint="eastAsia"/>
        </w:rPr>
        <w:t>此外，在模拟过程中，我们观察到，在观赛者进场和离场的过程中，其局部人流密度会突然增大。对比每个个体带目的性的、独立的进场行为，比赛结束时人员的集中离场（图</w:t>
      </w:r>
      <w:r w:rsidRPr="00782776">
        <w:rPr>
          <w:rFonts w:hint="eastAsia"/>
        </w:rPr>
        <w:t>6</w:t>
      </w:r>
      <w:r w:rsidRPr="00782776">
        <w:rPr>
          <w:rFonts w:hint="eastAsia"/>
        </w:rPr>
        <w:t>）以及离场后的随机</w:t>
      </w:r>
    </w:p>
    <w:p w14:paraId="2687676E" w14:textId="77777777" w:rsidR="006C1E21" w:rsidRPr="00782776" w:rsidRDefault="006C1E21">
      <w:pPr>
        <w:snapToGrid w:val="0"/>
        <w:spacing w:line="312" w:lineRule="exact"/>
        <w:ind w:firstLineChars="200" w:firstLine="420"/>
      </w:pPr>
    </w:p>
    <w:p w14:paraId="3397B6C3" w14:textId="77777777" w:rsidR="006C1E21" w:rsidRPr="00782776" w:rsidRDefault="00D350EE">
      <w:pPr>
        <w:snapToGrid w:val="0"/>
      </w:pPr>
      <w:r w:rsidRPr="00782776">
        <w:rPr>
          <w:noProof/>
        </w:rPr>
        <mc:AlternateContent>
          <mc:Choice Requires="wpg">
            <w:drawing>
              <wp:inline distT="0" distB="0" distL="0" distR="0" wp14:anchorId="32AE8623" wp14:editId="6C5CBD2F">
                <wp:extent cx="2961640" cy="814070"/>
                <wp:effectExtent l="0" t="0" r="10160" b="24130"/>
                <wp:docPr id="61" name="组合 253"/>
                <wp:cNvGraphicFramePr/>
                <a:graphic xmlns:a="http://schemas.openxmlformats.org/drawingml/2006/main">
                  <a:graphicData uri="http://schemas.microsoft.com/office/word/2010/wordprocessingGroup">
                    <wpg:wgp>
                      <wpg:cNvGrpSpPr/>
                      <wpg:grpSpPr>
                        <a:xfrm>
                          <a:off x="0" y="0"/>
                          <a:ext cx="2961640" cy="814070"/>
                          <a:chOff x="0" y="0"/>
                          <a:chExt cx="39019" cy="10718"/>
                        </a:xfrm>
                      </wpg:grpSpPr>
                      <wpg:grpSp>
                        <wpg:cNvPr id="62" name="组合 242"/>
                        <wpg:cNvGrpSpPr/>
                        <wpg:grpSpPr>
                          <a:xfrm>
                            <a:off x="0" y="0"/>
                            <a:ext cx="16764" cy="10718"/>
                            <a:chOff x="-3143" y="0"/>
                            <a:chExt cx="16764" cy="10718"/>
                          </a:xfrm>
                        </wpg:grpSpPr>
                        <pic:pic xmlns:pic="http://schemas.openxmlformats.org/drawingml/2006/picture">
                          <pic:nvPicPr>
                            <pic:cNvPr id="63" name="图片 79"/>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952" y="389"/>
                              <a:ext cx="12669" cy="10329"/>
                            </a:xfrm>
                            <a:prstGeom prst="rect">
                              <a:avLst/>
                            </a:prstGeom>
                            <a:noFill/>
                            <a:ln w="9525">
                              <a:solidFill>
                                <a:sysClr val="windowText" lastClr="000000">
                                  <a:lumMod val="100000"/>
                                  <a:lumOff val="0"/>
                                </a:sysClr>
                              </a:solidFill>
                              <a:miter lim="800000"/>
                              <a:headEnd/>
                              <a:tailEnd/>
                            </a:ln>
                          </pic:spPr>
                        </pic:pic>
                        <wps:wsp>
                          <wps:cNvPr id="256" name="文本框 241"/>
                          <wps:cNvSpPr txBox="1">
                            <a:spLocks noChangeArrowheads="1"/>
                          </wps:cNvSpPr>
                          <wps:spPr bwMode="auto">
                            <a:xfrm>
                              <a:off x="-3143" y="0"/>
                              <a:ext cx="5227" cy="6258"/>
                            </a:xfrm>
                            <a:prstGeom prst="rect">
                              <a:avLst/>
                            </a:prstGeom>
                            <a:noFill/>
                            <a:ln>
                              <a:noFill/>
                            </a:ln>
                          </wps:spPr>
                          <wps:txbx>
                            <w:txbxContent>
                              <w:p w14:paraId="698DBAAE" w14:textId="77777777" w:rsidR="006C1E21" w:rsidRDefault="00D350EE">
                                <w:pPr>
                                  <w:wordWrap w:val="0"/>
                                  <w:spacing w:line="240" w:lineRule="atLeast"/>
                                  <w:jc w:val="left"/>
                                  <w:rPr>
                                    <w:sz w:val="20"/>
                                  </w:rPr>
                                </w:pPr>
                                <w:r>
                                  <w:rPr>
                                    <w:rFonts w:hint="eastAsia"/>
                                    <w:sz w:val="20"/>
                                  </w:rPr>
                                  <w:t>(</w:t>
                                </w:r>
                                <w:r>
                                  <w:rPr>
                                    <w:sz w:val="20"/>
                                  </w:rPr>
                                  <w:t>a)</w:t>
                                </w:r>
                              </w:p>
                            </w:txbxContent>
                          </wps:txbx>
                          <wps:bodyPr rot="0" vert="horz" wrap="square" lIns="91440" tIns="45720" rIns="91440" bIns="45720" anchor="t" anchorCtr="0" upright="1">
                            <a:noAutofit/>
                          </wps:bodyPr>
                        </wps:wsp>
                      </wpg:grpSp>
                      <wpg:grpSp>
                        <wpg:cNvPr id="257" name="组合 244"/>
                        <wpg:cNvGrpSpPr/>
                        <wpg:grpSpPr>
                          <a:xfrm>
                            <a:off x="22478" y="0"/>
                            <a:ext cx="16541" cy="10615"/>
                            <a:chOff x="-1143" y="476"/>
                            <a:chExt cx="16541" cy="10615"/>
                          </a:xfrm>
                        </wpg:grpSpPr>
                        <pic:pic xmlns:pic="http://schemas.openxmlformats.org/drawingml/2006/picture">
                          <pic:nvPicPr>
                            <pic:cNvPr id="258" name="图片 6"/>
                            <pic:cNvPicPr preferRelativeResize="0">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762" y="762"/>
                              <a:ext cx="12636" cy="10329"/>
                            </a:xfrm>
                            <a:prstGeom prst="rect">
                              <a:avLst/>
                            </a:prstGeom>
                            <a:noFill/>
                            <a:ln w="9525">
                              <a:solidFill>
                                <a:sysClr val="windowText" lastClr="000000">
                                  <a:lumMod val="100000"/>
                                  <a:lumOff val="0"/>
                                </a:sysClr>
                              </a:solidFill>
                              <a:miter lim="800000"/>
                              <a:headEnd/>
                              <a:tailEnd/>
                            </a:ln>
                          </pic:spPr>
                        </pic:pic>
                        <wps:wsp>
                          <wps:cNvPr id="259" name="文本框 243"/>
                          <wps:cNvSpPr txBox="1">
                            <a:spLocks noChangeArrowheads="1"/>
                          </wps:cNvSpPr>
                          <wps:spPr bwMode="auto">
                            <a:xfrm>
                              <a:off x="-1143" y="476"/>
                              <a:ext cx="4377" cy="4351"/>
                            </a:xfrm>
                            <a:prstGeom prst="rect">
                              <a:avLst/>
                            </a:prstGeom>
                            <a:noFill/>
                            <a:ln>
                              <a:noFill/>
                            </a:ln>
                          </wps:spPr>
                          <wps:txbx>
                            <w:txbxContent>
                              <w:p w14:paraId="0C46D5DE" w14:textId="77777777" w:rsidR="006C1E21" w:rsidRDefault="00D350EE">
                                <w:pPr>
                                  <w:wordWrap w:val="0"/>
                                  <w:spacing w:line="240" w:lineRule="atLeast"/>
                                  <w:jc w:val="left"/>
                                  <w:rPr>
                                    <w:sz w:val="20"/>
                                  </w:rPr>
                                </w:pPr>
                                <w:r>
                                  <w:rPr>
                                    <w:rFonts w:hint="eastAsia"/>
                                    <w:sz w:val="20"/>
                                  </w:rPr>
                                  <w:t>(</w:t>
                                </w:r>
                                <w:r>
                                  <w:rPr>
                                    <w:sz w:val="20"/>
                                  </w:rPr>
                                  <w:t>b)</w:t>
                                </w:r>
                              </w:p>
                            </w:txbxContent>
                          </wps:txbx>
                          <wps:bodyPr rot="0" vert="horz" wrap="square" lIns="91440" tIns="45720" rIns="91440" bIns="45720" anchor="t" anchorCtr="0" upright="1">
                            <a:noAutofit/>
                          </wps:bodyPr>
                        </wps:wsp>
                      </wpg:grpSp>
                    </wpg:wgp>
                  </a:graphicData>
                </a:graphic>
              </wp:inline>
            </w:drawing>
          </mc:Choice>
          <mc:Fallback>
            <w:pict>
              <v:group w14:anchorId="32AE8623" id="组合 253" o:spid="_x0000_s1035" style="width:233.2pt;height:64.1pt;mso-position-horizontal-relative:char;mso-position-vertical-relative:line" coordsize="39019,10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">
                <v:group id="组合 242" o:spid="_x0000_s1036" style="position:absolute;width:16764;height:10718" coordorigin="-3143" coordsize="16764,1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图片 79" o:spid="_x0000_s1037" type="#_x0000_t75" style="position:absolute;left:952;top:389;width:12669;height:10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" stroked="t">
                    <v:imagedata r:id="rId25" o:title=""/>
                    <v:path arrowok="t"/>
                  </v:shape>
                  <v:shape id="文本框 241" o:spid="_x0000_s1038" type="#_x0000_t202" style="position:absolute;left:-3143;width:5227;height:6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698DBAAE" w14:textId="77777777" w:rsidR="006C1E21" w:rsidRDefault="00D350EE">
                          <w:pPr>
                            <w:wordWrap w:val="0"/>
                            <w:spacing w:line="240" w:lineRule="atLeast"/>
                            <w:jc w:val="left"/>
                            <w:rPr>
                              <w:sz w:val="20"/>
                            </w:rPr>
                          </w:pPr>
                          <w:r>
                            <w:rPr>
                              <w:rFonts w:hint="eastAsia"/>
                              <w:sz w:val="20"/>
                            </w:rPr>
                            <w:t>(</w:t>
                          </w:r>
                          <w:r>
                            <w:rPr>
                              <w:sz w:val="20"/>
                            </w:rPr>
                            <w:t>a)</w:t>
                          </w:r>
                        </w:p>
                      </w:txbxContent>
                    </v:textbox>
                  </v:shape>
                </v:group>
                <v:group id="组合 244" o:spid="_x0000_s1039" style="position:absolute;left:22478;width:16541;height:10615" coordorigin="-1143,476" coordsize="16541,1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图片 6" o:spid="_x0000_s1040" type="#_x0000_t75" style="position:absolute;left:2762;top:762;width:12636;height:103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" stroked="t">
                    <v:imagedata r:id="rId26" o:title=""/>
                    <v:path arrowok="t"/>
                  </v:shape>
                  <v:shape id="文本框 243" o:spid="_x0000_s1041" type="#_x0000_t202" style="position:absolute;left:-1143;top:476;width:4377;height:4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0C46D5DE" w14:textId="77777777" w:rsidR="006C1E21" w:rsidRDefault="00D350EE">
                          <w:pPr>
                            <w:wordWrap w:val="0"/>
                            <w:spacing w:line="240" w:lineRule="atLeast"/>
                            <w:jc w:val="left"/>
                            <w:rPr>
                              <w:sz w:val="20"/>
                            </w:rPr>
                          </w:pPr>
                          <w:r>
                            <w:rPr>
                              <w:rFonts w:hint="eastAsia"/>
                              <w:sz w:val="20"/>
                            </w:rPr>
                            <w:t>(</w:t>
                          </w:r>
                          <w:r>
                            <w:rPr>
                              <w:sz w:val="20"/>
                            </w:rPr>
                            <w:t>b)</w:t>
                          </w:r>
                        </w:p>
                      </w:txbxContent>
                    </v:textbox>
                  </v:shape>
                </v:group>
                <w10:anchorlock/>
              </v:group>
            </w:pict>
          </mc:Fallback>
        </mc:AlternateContent>
      </w:r>
    </w:p>
    <w:p w14:paraId="5E4B1B79" w14:textId="77777777" w:rsidR="006C1E21" w:rsidRPr="00782776" w:rsidRDefault="00D350EE">
      <w:pPr>
        <w:snapToGrid w:val="0"/>
        <w:spacing w:line="312" w:lineRule="exact"/>
        <w:ind w:firstLineChars="200" w:firstLine="360"/>
        <w:rPr>
          <w:rFonts w:ascii="宋体" w:hAnsi="宋体"/>
          <w:sz w:val="18"/>
          <w:szCs w:val="18"/>
        </w:rPr>
      </w:pPr>
      <w:r w:rsidRPr="00782776">
        <w:rPr>
          <w:rFonts w:ascii="宋体" w:hAnsi="宋体" w:hint="eastAsia"/>
          <w:sz w:val="18"/>
          <w:szCs w:val="18"/>
        </w:rPr>
        <w:t>图6 (a) 比赛开始前观赛者入场；(b) 比赛结束后观赛者离场，可以看到入场时个体之间</w:t>
      </w:r>
      <w:proofErr w:type="gramStart"/>
      <w:r w:rsidRPr="00782776">
        <w:rPr>
          <w:rFonts w:ascii="宋体" w:hAnsi="宋体" w:hint="eastAsia"/>
          <w:sz w:val="18"/>
          <w:szCs w:val="18"/>
        </w:rPr>
        <w:t>有序且</w:t>
      </w:r>
      <w:proofErr w:type="gramEnd"/>
      <w:r w:rsidRPr="00782776">
        <w:rPr>
          <w:rFonts w:ascii="宋体" w:hAnsi="宋体" w:hint="eastAsia"/>
          <w:sz w:val="18"/>
          <w:szCs w:val="18"/>
        </w:rPr>
        <w:t>相对独立；离场后场馆周围人流密度激增，导致病毒传播加速</w:t>
      </w:r>
    </w:p>
    <w:p w14:paraId="0269D97C" w14:textId="77777777" w:rsidR="006C1E21" w:rsidRPr="00782776" w:rsidRDefault="00D350EE">
      <w:pPr>
        <w:snapToGrid w:val="0"/>
        <w:spacing w:line="312" w:lineRule="exact"/>
      </w:pPr>
      <w:r w:rsidRPr="00782776">
        <w:rPr>
          <w:rFonts w:hint="eastAsia"/>
        </w:rPr>
        <w:t>游走行为更容易使得病毒出现大范围传播。这就要求赛事主办方在比赛结束时采取一些措施控制好离场时的人流密度，比如实行分批离场策略，在场馆外设置一定范围的警戒区，禁止人员长时间在此逗留。</w:t>
      </w:r>
    </w:p>
    <w:p w14:paraId="31C92C6F" w14:textId="77777777" w:rsidR="006C1E21" w:rsidRPr="00782776" w:rsidRDefault="006C1E21">
      <w:pPr>
        <w:snapToGrid w:val="0"/>
        <w:spacing w:line="312" w:lineRule="exact"/>
        <w:ind w:firstLineChars="200" w:firstLine="420"/>
      </w:pPr>
    </w:p>
    <w:p w14:paraId="0DBA759F" w14:textId="77777777" w:rsidR="006C1E21" w:rsidRPr="00782776" w:rsidRDefault="00D350EE">
      <w:pPr>
        <w:pStyle w:val="20"/>
      </w:pPr>
      <w:r w:rsidRPr="00782776">
        <w:t xml:space="preserve">3 </w:t>
      </w:r>
      <w:r w:rsidRPr="00782776">
        <w:rPr>
          <w:bCs/>
        </w:rPr>
        <w:t xml:space="preserve"> </w:t>
      </w:r>
      <w:r w:rsidRPr="00782776">
        <w:rPr>
          <w:rFonts w:hint="eastAsia"/>
          <w:b w:val="0"/>
          <w:bCs/>
        </w:rPr>
        <w:t>奥运村内疾病传播模拟</w:t>
      </w:r>
    </w:p>
    <w:p w14:paraId="453F1054" w14:textId="77777777" w:rsidR="006C1E21" w:rsidRPr="00782776" w:rsidRDefault="00D350EE">
      <w:pPr>
        <w:adjustRightInd w:val="0"/>
        <w:spacing w:line="312" w:lineRule="exact"/>
        <w:ind w:firstLineChars="200" w:firstLine="420"/>
      </w:pPr>
      <w:r w:rsidRPr="00782776">
        <w:rPr>
          <w:rFonts w:hint="eastAsia"/>
        </w:rPr>
        <w:t>本文通过多主体建模方法，对城市区域的传播情况进行了仿真并对结果进行了详细分析。我们进一步细化视角，研究冬奥会举办期间参赛人员居住地</w:t>
      </w:r>
      <w:r w:rsidRPr="00782776">
        <w:rPr>
          <w:rFonts w:hint="eastAsia"/>
        </w:rPr>
        <w:t>-</w:t>
      </w:r>
      <w:r w:rsidRPr="00782776">
        <w:rPr>
          <w:rFonts w:hint="eastAsia"/>
        </w:rPr>
        <w:t>奥运村中的疫情传播情况。奥运村的疫情防控措施是否合理、完善，在赛前是影响舆论是否支持奥运会举办的关键因素，在赛中更是一项巨大挑战。奥运村的人员来自世界各地，有不同的文化和信仰，其所在国的疫情控制情况以及疫苗接种普及率等等都有巨大差别。如何建立良好的防控措施，使奥运村内的疫情得到有效控制，也是北京冬奥舆情引导的一个重要方面。在这一部分，我们将</w:t>
      </w:r>
      <w:r w:rsidRPr="00782776">
        <w:rPr>
          <w:rFonts w:hint="eastAsia"/>
        </w:rPr>
        <w:t>SEIR</w:t>
      </w:r>
      <w:r w:rsidRPr="00782776">
        <w:rPr>
          <w:rFonts w:hint="eastAsia"/>
        </w:rPr>
        <w:t>模型加以修改以适配奥运村内的情况，研究了不同参数下奥运村内的疫情传播情况。</w:t>
      </w:r>
    </w:p>
    <w:p w14:paraId="1F624FDE" w14:textId="77777777" w:rsidR="006C1E21" w:rsidRPr="00782776" w:rsidRDefault="00D350EE">
      <w:pPr>
        <w:pStyle w:val="30"/>
      </w:pPr>
      <w:r w:rsidRPr="00782776">
        <w:t xml:space="preserve">3.1  </w:t>
      </w:r>
      <w:r w:rsidRPr="00782776">
        <w:rPr>
          <w:rFonts w:hint="eastAsia"/>
          <w:b w:val="0"/>
          <w:bCs/>
        </w:rPr>
        <w:t>模型建立</w:t>
      </w:r>
    </w:p>
    <w:p w14:paraId="199EB9F6" w14:textId="77777777" w:rsidR="006C1E21" w:rsidRPr="00782776" w:rsidRDefault="00D350EE">
      <w:pPr>
        <w:adjustRightInd w:val="0"/>
        <w:spacing w:line="312" w:lineRule="exact"/>
        <w:ind w:firstLineChars="200" w:firstLine="420"/>
        <w:rPr>
          <w:szCs w:val="21"/>
        </w:rPr>
      </w:pPr>
      <w:r w:rsidRPr="00782776">
        <w:rPr>
          <w:rFonts w:hint="eastAsia"/>
          <w:szCs w:val="21"/>
        </w:rPr>
        <w:t>新冠病毒的传播特性及奥运村的人员接触与原始的</w:t>
      </w:r>
      <w:r w:rsidRPr="00782776">
        <w:rPr>
          <w:rFonts w:hint="eastAsia"/>
          <w:szCs w:val="21"/>
        </w:rPr>
        <w:t>SEIR</w:t>
      </w:r>
      <w:r w:rsidRPr="00782776">
        <w:rPr>
          <w:rFonts w:hint="eastAsia"/>
          <w:szCs w:val="21"/>
        </w:rPr>
        <w:t>模型假设有较大不同。首先，已经发生多起无症状感染者在人群中自由活动从而导致疾病局部爆发的事件，这意味着处于潜伏期的新冠病毒携带者仍然具有传播性。其次，由于防疫意识的提高，人们对于具有显性症状的人的接触意愿大大降低。最后，由于奥运村的安全防护等级较高，出现明显的群体感染症状后，官方会立即采取个体隔离措施并将所有排查到</w:t>
      </w:r>
      <w:proofErr w:type="gramStart"/>
      <w:r w:rsidRPr="00782776">
        <w:rPr>
          <w:rFonts w:hint="eastAsia"/>
          <w:szCs w:val="21"/>
        </w:rPr>
        <w:t>的显状病例</w:t>
      </w:r>
      <w:proofErr w:type="gramEnd"/>
      <w:r w:rsidRPr="00782776">
        <w:rPr>
          <w:rFonts w:hint="eastAsia"/>
          <w:szCs w:val="21"/>
        </w:rPr>
        <w:t>送入病房。综上，我们给出如式</w:t>
      </w:r>
      <w:r w:rsidRPr="00782776">
        <w:rPr>
          <w:szCs w:val="21"/>
        </w:rPr>
        <w:t>3</w:t>
      </w:r>
      <w:r w:rsidRPr="00782776">
        <w:rPr>
          <w:rFonts w:hint="eastAsia"/>
          <w:szCs w:val="21"/>
        </w:rPr>
        <w:t>所示的奥运村环境下的</w:t>
      </w:r>
      <w:r w:rsidRPr="00782776">
        <w:rPr>
          <w:rFonts w:hint="eastAsia"/>
          <w:szCs w:val="21"/>
        </w:rPr>
        <w:t>SEIR</w:t>
      </w:r>
      <w:r w:rsidRPr="00782776">
        <w:rPr>
          <w:rFonts w:hint="eastAsia"/>
          <w:szCs w:val="21"/>
        </w:rPr>
        <w:t>传播模型。</w:t>
      </w:r>
    </w:p>
    <w:p w14:paraId="7950E2B0" w14:textId="77777777" w:rsidR="006C1E21" w:rsidRPr="00782776" w:rsidRDefault="00D350EE">
      <w:pPr>
        <w:adjustRightInd w:val="0"/>
        <w:spacing w:line="312" w:lineRule="exact"/>
        <w:ind w:firstLineChars="200" w:firstLine="420"/>
      </w:pPr>
      <w:r w:rsidRPr="00782776">
        <w:rPr>
          <w:rFonts w:hint="eastAsia"/>
        </w:rPr>
        <w:t>这其中，</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I</m:t>
        </m:r>
        <m:d>
          <m:dPr>
            <m:ctrlPr>
              <w:rPr>
                <w:rFonts w:ascii="Cambria Math" w:hAnsi="Cambria Math"/>
                <w:i/>
              </w:rPr>
            </m:ctrlPr>
          </m:dPr>
          <m:e>
            <m:r>
              <w:rPr>
                <w:rFonts w:ascii="Cambria Math" w:hAnsi="Cambria Math"/>
              </w:rPr>
              <m:t>t</m:t>
            </m:r>
          </m:e>
        </m:d>
      </m:oMath>
      <w:r w:rsidRPr="00782776">
        <w:rPr>
          <w:rFonts w:hint="eastAsia"/>
        </w:rPr>
        <w:t>分别表示第</w:t>
      </w:r>
      <m:oMath>
        <m:r>
          <w:rPr>
            <w:rFonts w:ascii="Cambria Math" w:hAnsi="Cambria Math"/>
          </w:rPr>
          <m:t>t</m:t>
        </m:r>
      </m:oMath>
      <w:r w:rsidRPr="00782776">
        <w:rPr>
          <w:rFonts w:hint="eastAsia"/>
        </w:rPr>
        <w:t>天</w:t>
      </w:r>
      <w:r w:rsidRPr="00782776">
        <w:t>奥运村中易感者数量、潜伏者数量和感染者数量</w:t>
      </w:r>
      <w:r w:rsidRPr="00782776">
        <w:rPr>
          <w:rFonts w:hint="eastAsia"/>
        </w:rPr>
        <w:t>；</w:t>
      </w:r>
      <m:oMath>
        <m:r>
          <w:rPr>
            <w:rFonts w:ascii="Cambria Math" w:hAnsi="Cambria Math"/>
          </w:rPr>
          <m:t>R</m:t>
        </m:r>
        <m:d>
          <m:dPr>
            <m:ctrlPr>
              <w:rPr>
                <w:rFonts w:ascii="Cambria Math" w:hAnsi="Cambria Math"/>
                <w:i/>
              </w:rPr>
            </m:ctrlPr>
          </m:dPr>
          <m:e>
            <m:r>
              <w:rPr>
                <w:rFonts w:ascii="Cambria Math" w:hAnsi="Cambria Math"/>
              </w:rPr>
              <m:t>t</m:t>
            </m:r>
          </m:e>
        </m:d>
      </m:oMath>
      <w:r w:rsidRPr="00782776">
        <w:rPr>
          <w:rFonts w:hint="eastAsia"/>
        </w:rPr>
        <w:t>表示该天内</w:t>
      </w:r>
      <w:r w:rsidRPr="00782776">
        <w:t>所有不参与状态转移的人，包括免疫者、死亡者和被发现后被送入医院的感</w:t>
      </w:r>
      <w:r w:rsidRPr="00782776">
        <w:rPr>
          <w:rFonts w:hint="eastAsia"/>
          <w:szCs w:val="21"/>
        </w:rPr>
        <w:t>者</w:t>
      </w:r>
      <w:r w:rsidRPr="00782776">
        <w:rPr>
          <w:rFonts w:hint="eastAsia"/>
        </w:rPr>
        <w:t>；</w:t>
      </w:r>
      <m:oMath>
        <m:sSub>
          <m:sSubPr>
            <m:ctrlPr>
              <w:rPr>
                <w:rFonts w:ascii="Cambria Math" w:hAnsi="Cambria Math"/>
                <w:i/>
                <w:szCs w:val="18"/>
              </w:rPr>
            </m:ctrlPr>
          </m:sSubPr>
          <m:e>
            <m:r>
              <w:rPr>
                <w:rFonts w:ascii="Cambria Math" w:hAnsi="Cambria Math"/>
                <w:szCs w:val="18"/>
              </w:rPr>
              <m:t>β</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β</m:t>
            </m:r>
          </m:e>
          <m:sub>
            <m:r>
              <w:rPr>
                <w:rFonts w:ascii="Cambria Math" w:hAnsi="Cambria Math"/>
                <w:szCs w:val="18"/>
              </w:rPr>
              <m:t>2</m:t>
            </m:r>
          </m:sub>
        </m:sSub>
      </m:oMath>
      <w:r w:rsidRPr="00782776">
        <w:rPr>
          <w:rFonts w:hint="eastAsia"/>
        </w:rPr>
        <w:t>为</w:t>
      </w:r>
      <w:r w:rsidRPr="00782776">
        <w:t>暴</w:t>
      </w:r>
      <w:r w:rsidRPr="00782776">
        <w:lastRenderedPageBreak/>
        <w:t>露者传播率与感染者传播率</w:t>
      </w:r>
      <w:r w:rsidRPr="00782776">
        <w:rPr>
          <w:rFonts w:hint="eastAsia"/>
        </w:rPr>
        <w:t>；</w:t>
      </w:r>
      <m:oMath>
        <m:sSub>
          <m:sSubPr>
            <m:ctrlPr>
              <w:rPr>
                <w:rFonts w:ascii="Cambria Math" w:hAnsi="Cambria Math"/>
                <w:i/>
                <w:szCs w:val="18"/>
              </w:rPr>
            </m:ctrlPr>
          </m:sSubPr>
          <m:e>
            <m:r>
              <w:rPr>
                <w:rFonts w:ascii="Cambria Math" w:hAnsi="Cambria Math"/>
                <w:szCs w:val="18"/>
              </w:rPr>
              <m:t>t</m:t>
            </m:r>
          </m:e>
          <m:sub>
            <m:r>
              <w:rPr>
                <w:rFonts w:ascii="Cambria Math" w:hAnsi="Cambria Math"/>
                <w:szCs w:val="18"/>
              </w:rPr>
              <m:t>0</m:t>
            </m:r>
          </m:sub>
        </m:sSub>
      </m:oMath>
      <w:r w:rsidRPr="00782776">
        <w:t>为响应时间，表示官方察觉到病毒并加强防疫措施的时间点</w:t>
      </w:r>
      <w:r w:rsidRPr="00782776">
        <w:rPr>
          <w:rFonts w:hint="eastAsia"/>
        </w:rPr>
        <w:t>；</w:t>
      </w:r>
      <m:oMath>
        <m:r>
          <w:rPr>
            <w:rFonts w:ascii="Cambria Math" w:hAnsi="Cambria Math"/>
            <w:szCs w:val="18"/>
          </w:rPr>
          <m:t>r</m:t>
        </m:r>
        <m:d>
          <m:dPr>
            <m:ctrlPr>
              <w:rPr>
                <w:rFonts w:ascii="Cambria Math" w:hAnsi="Cambria Math"/>
                <w:i/>
                <w:szCs w:val="18"/>
              </w:rPr>
            </m:ctrlPr>
          </m:dPr>
          <m:e>
            <m:r>
              <w:rPr>
                <w:rFonts w:ascii="Cambria Math" w:hAnsi="Cambria Math"/>
                <w:szCs w:val="18"/>
              </w:rPr>
              <m:t>t</m:t>
            </m:r>
          </m:e>
        </m:d>
        <m:r>
          <w:rPr>
            <w:rFonts w:ascii="Cambria Math" w:hAnsi="Cambria Math" w:hint="eastAsia"/>
            <w:szCs w:val="18"/>
          </w:rPr>
          <m:t>、</m:t>
        </m:r>
        <m:r>
          <w:rPr>
            <w:rFonts w:ascii="Cambria Math" w:hAnsi="Cambria Math"/>
          </w:rPr>
          <m:t>γ</m:t>
        </m:r>
        <m:d>
          <m:dPr>
            <m:ctrlPr>
              <w:rPr>
                <w:rFonts w:ascii="Cambria Math" w:hAnsi="Cambria Math"/>
              </w:rPr>
            </m:ctrlPr>
          </m:dPr>
          <m:e>
            <m:r>
              <w:rPr>
                <w:rFonts w:ascii="Cambria Math" w:hAnsi="Cambria Math"/>
              </w:rPr>
              <m:t>t</m:t>
            </m:r>
          </m:e>
        </m:d>
      </m:oMath>
      <w:r w:rsidRPr="00782776">
        <w:rPr>
          <w:rFonts w:hint="eastAsia"/>
        </w:rPr>
        <w:t>分别表示</w:t>
      </w:r>
      <w:r w:rsidRPr="00782776">
        <w:t>奥运村中</w:t>
      </w:r>
      <w:r w:rsidRPr="00782776">
        <w:rPr>
          <w:rFonts w:hint="eastAsia"/>
        </w:rPr>
        <w:t>每人</w:t>
      </w:r>
      <w:r w:rsidRPr="00782776">
        <w:t>每日接触</w:t>
      </w:r>
      <w:r w:rsidRPr="00782776">
        <w:rPr>
          <w:rFonts w:hint="eastAsia"/>
        </w:rPr>
        <w:t>的平均</w:t>
      </w:r>
      <w:r w:rsidRPr="00782776">
        <w:t>人数</w:t>
      </w:r>
      <w:r w:rsidRPr="00782776">
        <w:rPr>
          <w:rFonts w:hint="eastAsia"/>
        </w:rPr>
        <w:t>和卫生检查周期，两者在响应时间前后有不同的值，体现了人们在察觉到疫情后的主动防疫手段；</w:t>
      </w:r>
    </w:p>
    <w:p w14:paraId="2F156F5A" w14:textId="77777777" w:rsidR="006C1E21" w:rsidRPr="00782776" w:rsidRDefault="00D350EE">
      <w:pPr>
        <w:adjustRightInd w:val="0"/>
        <w:spacing w:line="312" w:lineRule="exact"/>
      </w:pPr>
      <m:oMath>
        <m:r>
          <w:rPr>
            <w:rFonts w:ascii="Cambria Math" w:hAnsi="Cambria Math"/>
            <w:sz w:val="18"/>
            <w:szCs w:val="16"/>
          </w:rPr>
          <m:t>a(t)</m:t>
        </m:r>
      </m:oMath>
      <w:r w:rsidRPr="00782776">
        <w:t xml:space="preserve"> </w:t>
      </w:r>
      <w:r w:rsidRPr="00782776">
        <w:rPr>
          <w:rFonts w:hint="eastAsia"/>
        </w:rPr>
        <w:t>为易感者的被感染率，体现了奥运村中的舆情传播对易感者行为的影响；</w:t>
      </w:r>
      <m:oMath>
        <m:r>
          <w:rPr>
            <w:rFonts w:ascii="Cambria Math" w:hAnsi="Cambria Math"/>
            <w:szCs w:val="18"/>
          </w:rPr>
          <m:t>α</m:t>
        </m:r>
      </m:oMath>
      <w:r w:rsidRPr="00782776">
        <w:rPr>
          <w:rFonts w:hint="eastAsia"/>
        </w:rPr>
        <w:t>表示发病速率。参数的详细介绍见附录</w:t>
      </w:r>
      <w:r w:rsidRPr="00782776">
        <w:t>A</w:t>
      </w:r>
      <w:r w:rsidRPr="00782776">
        <w:rPr>
          <w:rFonts w:hint="eastAsia"/>
        </w:rPr>
        <w:t>“参数定义与解释”，其中奥运会参赛人数参考于“历届奥运会数据”。</w:t>
      </w:r>
    </w:p>
    <w:p w14:paraId="645D9B72" w14:textId="77777777" w:rsidR="006C1E21" w:rsidRPr="00782776" w:rsidRDefault="00000000">
      <m:oMathPara>
        <m:oMath>
          <m:eqArr>
            <m:eqArrPr>
              <m:maxDist m:val="1"/>
              <m:ctrlPr>
                <w:rPr>
                  <w:rFonts w:ascii="Cambria Math" w:hAnsi="Cambria Math"/>
                  <w:i/>
                  <w:sz w:val="18"/>
                  <w:szCs w:val="16"/>
                </w:rPr>
              </m:ctrlPr>
            </m:eqArrPr>
            <m:e>
              <m:d>
                <m:dPr>
                  <m:begChr m:val="{"/>
                  <m:endChr m:val=""/>
                  <m:ctrlPr>
                    <w:rPr>
                      <w:rFonts w:ascii="Cambria Math" w:hAnsi="Cambria Math"/>
                      <w:i/>
                      <w:sz w:val="18"/>
                      <w:szCs w:val="16"/>
                    </w:rPr>
                  </m:ctrlPr>
                </m:dPr>
                <m:e>
                  <m:eqArr>
                    <m:eqArrPr>
                      <m:ctrlPr>
                        <w:rPr>
                          <w:rFonts w:ascii="Cambria Math" w:hAnsi="Cambria Math"/>
                          <w:i/>
                          <w:sz w:val="18"/>
                          <w:szCs w:val="16"/>
                        </w:rPr>
                      </m:ctrlPr>
                    </m:eqArrPr>
                    <m:e>
                      <m:f>
                        <m:fPr>
                          <m:ctrlPr>
                            <w:rPr>
                              <w:rFonts w:ascii="Cambria Math" w:hAnsi="Cambria Math"/>
                              <w:sz w:val="18"/>
                              <w:szCs w:val="16"/>
                            </w:rPr>
                          </m:ctrlPr>
                        </m:fPr>
                        <m:num>
                          <m:r>
                            <w:rPr>
                              <w:rFonts w:ascii="Cambria Math" w:hAnsi="Cambria Math"/>
                              <w:sz w:val="18"/>
                              <w:szCs w:val="16"/>
                            </w:rPr>
                            <m:t>dS</m:t>
                          </m:r>
                          <m:ctrlPr>
                            <w:rPr>
                              <w:rFonts w:ascii="Cambria Math" w:hAnsi="Cambria Math"/>
                              <w:i/>
                              <w:sz w:val="18"/>
                              <w:szCs w:val="16"/>
                            </w:rPr>
                          </m:ctrlPr>
                        </m:num>
                        <m:den>
                          <m:r>
                            <w:rPr>
                              <w:rFonts w:ascii="Cambria Math" w:hAnsi="Cambria Math"/>
                              <w:sz w:val="18"/>
                              <w:szCs w:val="16"/>
                            </w:rPr>
                            <m:t>dt</m:t>
                          </m:r>
                          <m:ctrlPr>
                            <w:rPr>
                              <w:rFonts w:ascii="Cambria Math" w:hAnsi="Cambria Math"/>
                              <w:i/>
                              <w:sz w:val="18"/>
                              <w:szCs w:val="16"/>
                            </w:rPr>
                          </m:ctrlPr>
                        </m:den>
                      </m:f>
                      <m:r>
                        <w:rPr>
                          <w:rFonts w:ascii="Cambria Math" w:hAnsi="Cambria Math"/>
                          <w:sz w:val="18"/>
                          <w:szCs w:val="16"/>
                        </w:rPr>
                        <m:t>=-</m:t>
                      </m:r>
                      <m:sSub>
                        <m:sSubPr>
                          <m:ctrlPr>
                            <w:rPr>
                              <w:rFonts w:ascii="Cambria Math" w:hAnsi="Cambria Math"/>
                              <w:i/>
                              <w:sz w:val="18"/>
                              <w:szCs w:val="16"/>
                            </w:rPr>
                          </m:ctrlPr>
                        </m:sSubPr>
                        <m:e>
                          <m:r>
                            <m:rPr>
                              <m:sty m:val="p"/>
                            </m:rPr>
                            <w:rPr>
                              <w:rFonts w:ascii="Cambria Math" w:hAnsi="Cambria Math"/>
                              <w:sz w:val="18"/>
                              <w:szCs w:val="16"/>
                            </w:rPr>
                            <m:t>β</m:t>
                          </m:r>
                        </m:e>
                        <m:sub>
                          <m:r>
                            <w:rPr>
                              <w:rFonts w:ascii="Cambria Math" w:hAnsi="Cambria Math"/>
                              <w:sz w:val="18"/>
                              <w:szCs w:val="16"/>
                            </w:rPr>
                            <m:t>1</m:t>
                          </m:r>
                        </m:sub>
                      </m:sSub>
                      <m:r>
                        <w:rPr>
                          <w:rFonts w:ascii="Cambria Math" w:hAnsi="Cambria Math"/>
                          <w:sz w:val="18"/>
                          <w:szCs w:val="16"/>
                        </w:rPr>
                        <m:t>r</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a(t)S</m:t>
                      </m:r>
                      <m:d>
                        <m:dPr>
                          <m:ctrlPr>
                            <w:rPr>
                              <w:rFonts w:ascii="Cambria Math" w:hAnsi="Cambria Math"/>
                              <w:i/>
                              <w:sz w:val="18"/>
                              <w:szCs w:val="16"/>
                            </w:rPr>
                          </m:ctrlPr>
                        </m:dPr>
                        <m:e>
                          <m:r>
                            <w:rPr>
                              <w:rFonts w:ascii="Cambria Math" w:hAnsi="Cambria Math"/>
                              <w:sz w:val="18"/>
                              <w:szCs w:val="16"/>
                            </w:rPr>
                            <m:t>t</m:t>
                          </m:r>
                        </m:e>
                      </m:d>
                      <m:f>
                        <m:fPr>
                          <m:ctrlPr>
                            <w:rPr>
                              <w:rFonts w:ascii="Cambria Math" w:hAnsi="Cambria Math"/>
                              <w:sz w:val="18"/>
                              <w:szCs w:val="16"/>
                            </w:rPr>
                          </m:ctrlPr>
                        </m:fPr>
                        <m:num>
                          <m:r>
                            <w:rPr>
                              <w:rFonts w:ascii="Cambria Math" w:hAnsi="Cambria Math"/>
                              <w:sz w:val="18"/>
                              <w:szCs w:val="16"/>
                            </w:rPr>
                            <m:t>E</m:t>
                          </m:r>
                          <m:d>
                            <m:dPr>
                              <m:ctrlPr>
                                <w:rPr>
                                  <w:rFonts w:ascii="Cambria Math" w:hAnsi="Cambria Math"/>
                                  <w:i/>
                                  <w:sz w:val="18"/>
                                  <w:szCs w:val="16"/>
                                </w:rPr>
                              </m:ctrlPr>
                            </m:dPr>
                            <m:e>
                              <m:r>
                                <w:rPr>
                                  <w:rFonts w:ascii="Cambria Math" w:hAnsi="Cambria Math"/>
                                  <w:sz w:val="18"/>
                                  <w:szCs w:val="16"/>
                                </w:rPr>
                                <m:t>t</m:t>
                              </m:r>
                            </m:e>
                          </m:d>
                          <m:ctrlPr>
                            <w:rPr>
                              <w:rFonts w:ascii="Cambria Math" w:hAnsi="Cambria Math"/>
                              <w:i/>
                              <w:sz w:val="18"/>
                              <w:szCs w:val="16"/>
                            </w:rPr>
                          </m:ctrlPr>
                        </m:num>
                        <m:den>
                          <m:r>
                            <w:rPr>
                              <w:rFonts w:ascii="Cambria Math" w:hAnsi="Cambria Math"/>
                              <w:sz w:val="18"/>
                              <w:szCs w:val="16"/>
                            </w:rPr>
                            <m:t>N</m:t>
                          </m:r>
                          <m:ctrlPr>
                            <w:rPr>
                              <w:rFonts w:ascii="Cambria Math" w:hAnsi="Cambria Math"/>
                              <w:i/>
                              <w:sz w:val="18"/>
                              <w:szCs w:val="16"/>
                            </w:rPr>
                          </m:ctrlPr>
                        </m:den>
                      </m:f>
                      <m:r>
                        <w:rPr>
                          <w:rFonts w:ascii="Cambria Math" w:hAnsi="Cambria Math"/>
                          <w:sz w:val="18"/>
                          <w:szCs w:val="16"/>
                        </w:rPr>
                        <m:t>-</m:t>
                      </m:r>
                      <m:sSub>
                        <m:sSubPr>
                          <m:ctrlPr>
                            <w:rPr>
                              <w:rFonts w:ascii="Cambria Math" w:hAnsi="Cambria Math"/>
                              <w:i/>
                              <w:sz w:val="18"/>
                              <w:szCs w:val="16"/>
                            </w:rPr>
                          </m:ctrlPr>
                        </m:sSubPr>
                        <m:e>
                          <m:r>
                            <m:rPr>
                              <m:sty m:val="p"/>
                            </m:rPr>
                            <w:rPr>
                              <w:rFonts w:ascii="Cambria Math" w:hAnsi="Cambria Math"/>
                              <w:sz w:val="18"/>
                              <w:szCs w:val="16"/>
                            </w:rPr>
                            <m:t>β</m:t>
                          </m:r>
                        </m:e>
                        <m:sub>
                          <m:r>
                            <w:rPr>
                              <w:rFonts w:ascii="Cambria Math" w:hAnsi="Cambria Math"/>
                              <w:sz w:val="18"/>
                              <w:szCs w:val="16"/>
                            </w:rPr>
                            <m:t>2</m:t>
                          </m:r>
                        </m:sub>
                      </m:sSub>
                      <m:r>
                        <w:rPr>
                          <w:rFonts w:ascii="Cambria Math" w:hAnsi="Cambria Math"/>
                          <w:sz w:val="18"/>
                          <w:szCs w:val="16"/>
                        </w:rPr>
                        <m:t>r</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a(t)S</m:t>
                      </m:r>
                      <m:d>
                        <m:dPr>
                          <m:ctrlPr>
                            <w:rPr>
                              <w:rFonts w:ascii="Cambria Math" w:hAnsi="Cambria Math"/>
                              <w:i/>
                              <w:sz w:val="18"/>
                              <w:szCs w:val="16"/>
                            </w:rPr>
                          </m:ctrlPr>
                        </m:dPr>
                        <m:e>
                          <m:r>
                            <w:rPr>
                              <w:rFonts w:ascii="Cambria Math" w:hAnsi="Cambria Math"/>
                              <w:sz w:val="18"/>
                              <w:szCs w:val="16"/>
                            </w:rPr>
                            <m:t>t</m:t>
                          </m:r>
                        </m:e>
                      </m:d>
                      <m:f>
                        <m:fPr>
                          <m:ctrlPr>
                            <w:rPr>
                              <w:rFonts w:ascii="Cambria Math" w:hAnsi="Cambria Math"/>
                              <w:sz w:val="18"/>
                              <w:szCs w:val="16"/>
                            </w:rPr>
                          </m:ctrlPr>
                        </m:fPr>
                        <m:num>
                          <m:r>
                            <w:rPr>
                              <w:rFonts w:ascii="Cambria Math" w:hAnsi="Cambria Math"/>
                              <w:sz w:val="18"/>
                              <w:szCs w:val="16"/>
                            </w:rPr>
                            <m:t>I</m:t>
                          </m:r>
                          <m:d>
                            <m:dPr>
                              <m:ctrlPr>
                                <w:rPr>
                                  <w:rFonts w:ascii="Cambria Math" w:hAnsi="Cambria Math"/>
                                  <w:i/>
                                  <w:sz w:val="18"/>
                                  <w:szCs w:val="16"/>
                                </w:rPr>
                              </m:ctrlPr>
                            </m:dPr>
                            <m:e>
                              <m:r>
                                <w:rPr>
                                  <w:rFonts w:ascii="Cambria Math" w:hAnsi="Cambria Math"/>
                                  <w:sz w:val="18"/>
                                  <w:szCs w:val="16"/>
                                </w:rPr>
                                <m:t>t</m:t>
                              </m:r>
                            </m:e>
                          </m:d>
                          <m:ctrlPr>
                            <w:rPr>
                              <w:rFonts w:ascii="Cambria Math" w:hAnsi="Cambria Math"/>
                              <w:i/>
                              <w:sz w:val="18"/>
                              <w:szCs w:val="16"/>
                            </w:rPr>
                          </m:ctrlPr>
                        </m:num>
                        <m:den>
                          <m:r>
                            <w:rPr>
                              <w:rFonts w:ascii="Cambria Math" w:hAnsi="Cambria Math"/>
                              <w:sz w:val="18"/>
                              <w:szCs w:val="16"/>
                            </w:rPr>
                            <m:t>N</m:t>
                          </m:r>
                          <m:ctrlPr>
                            <w:rPr>
                              <w:rFonts w:ascii="Cambria Math" w:hAnsi="Cambria Math"/>
                              <w:i/>
                              <w:sz w:val="18"/>
                              <w:szCs w:val="16"/>
                            </w:rPr>
                          </m:ctrlPr>
                        </m:den>
                      </m:f>
                    </m:e>
                    <m:e>
                      <m:f>
                        <m:fPr>
                          <m:ctrlPr>
                            <w:rPr>
                              <w:rFonts w:ascii="Cambria Math" w:hAnsi="Cambria Math"/>
                              <w:sz w:val="18"/>
                              <w:szCs w:val="16"/>
                            </w:rPr>
                          </m:ctrlPr>
                        </m:fPr>
                        <m:num>
                          <m:r>
                            <w:rPr>
                              <w:rFonts w:ascii="Cambria Math" w:hAnsi="Cambria Math"/>
                              <w:sz w:val="18"/>
                              <w:szCs w:val="16"/>
                            </w:rPr>
                            <m:t>dE</m:t>
                          </m:r>
                          <m:ctrlPr>
                            <w:rPr>
                              <w:rFonts w:ascii="Cambria Math" w:hAnsi="Cambria Math"/>
                              <w:i/>
                              <w:sz w:val="18"/>
                              <w:szCs w:val="16"/>
                            </w:rPr>
                          </m:ctrlPr>
                        </m:num>
                        <m:den>
                          <m:r>
                            <w:rPr>
                              <w:rFonts w:ascii="Cambria Math" w:hAnsi="Cambria Math"/>
                              <w:sz w:val="18"/>
                              <w:szCs w:val="16"/>
                            </w:rPr>
                            <m:t>dt</m:t>
                          </m:r>
                          <m:ctrlPr>
                            <w:rPr>
                              <w:rFonts w:ascii="Cambria Math" w:hAnsi="Cambria Math"/>
                              <w:i/>
                              <w:sz w:val="18"/>
                              <w:szCs w:val="16"/>
                            </w:rPr>
                          </m:ctrlPr>
                        </m:den>
                      </m:f>
                      <m:r>
                        <w:rPr>
                          <w:rFonts w:ascii="Cambria Math" w:hAnsi="Cambria Math"/>
                          <w:sz w:val="18"/>
                          <w:szCs w:val="16"/>
                        </w:rPr>
                        <m:t>=</m:t>
                      </m:r>
                      <m:sSub>
                        <m:sSubPr>
                          <m:ctrlPr>
                            <w:rPr>
                              <w:rFonts w:ascii="Cambria Math" w:hAnsi="Cambria Math"/>
                              <w:i/>
                              <w:sz w:val="18"/>
                              <w:szCs w:val="16"/>
                            </w:rPr>
                          </m:ctrlPr>
                        </m:sSubPr>
                        <m:e>
                          <m:r>
                            <m:rPr>
                              <m:sty m:val="p"/>
                            </m:rPr>
                            <w:rPr>
                              <w:rFonts w:ascii="Cambria Math" w:hAnsi="Cambria Math"/>
                              <w:sz w:val="18"/>
                              <w:szCs w:val="16"/>
                            </w:rPr>
                            <m:t>β</m:t>
                          </m:r>
                        </m:e>
                        <m:sub>
                          <m:r>
                            <w:rPr>
                              <w:rFonts w:ascii="Cambria Math" w:hAnsi="Cambria Math"/>
                              <w:sz w:val="18"/>
                              <w:szCs w:val="16"/>
                            </w:rPr>
                            <m:t>1</m:t>
                          </m:r>
                        </m:sub>
                      </m:sSub>
                      <m:r>
                        <w:rPr>
                          <w:rFonts w:ascii="Cambria Math" w:hAnsi="Cambria Math"/>
                          <w:sz w:val="18"/>
                          <w:szCs w:val="16"/>
                        </w:rPr>
                        <m:t>r</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a(t)S</m:t>
                      </m:r>
                      <m:d>
                        <m:dPr>
                          <m:ctrlPr>
                            <w:rPr>
                              <w:rFonts w:ascii="Cambria Math" w:hAnsi="Cambria Math"/>
                              <w:i/>
                              <w:sz w:val="18"/>
                              <w:szCs w:val="16"/>
                            </w:rPr>
                          </m:ctrlPr>
                        </m:dPr>
                        <m:e>
                          <m:r>
                            <w:rPr>
                              <w:rFonts w:ascii="Cambria Math" w:hAnsi="Cambria Math"/>
                              <w:sz w:val="18"/>
                              <w:szCs w:val="16"/>
                            </w:rPr>
                            <m:t>t</m:t>
                          </m:r>
                        </m:e>
                      </m:d>
                      <m:f>
                        <m:fPr>
                          <m:ctrlPr>
                            <w:rPr>
                              <w:rFonts w:ascii="Cambria Math" w:hAnsi="Cambria Math"/>
                              <w:sz w:val="18"/>
                              <w:szCs w:val="16"/>
                            </w:rPr>
                          </m:ctrlPr>
                        </m:fPr>
                        <m:num>
                          <m:r>
                            <w:rPr>
                              <w:rFonts w:ascii="Cambria Math" w:hAnsi="Cambria Math"/>
                              <w:sz w:val="18"/>
                              <w:szCs w:val="16"/>
                            </w:rPr>
                            <m:t>E</m:t>
                          </m:r>
                          <m:d>
                            <m:dPr>
                              <m:ctrlPr>
                                <w:rPr>
                                  <w:rFonts w:ascii="Cambria Math" w:hAnsi="Cambria Math"/>
                                  <w:i/>
                                  <w:sz w:val="18"/>
                                  <w:szCs w:val="16"/>
                                </w:rPr>
                              </m:ctrlPr>
                            </m:dPr>
                            <m:e>
                              <m:r>
                                <w:rPr>
                                  <w:rFonts w:ascii="Cambria Math" w:hAnsi="Cambria Math"/>
                                  <w:sz w:val="18"/>
                                  <w:szCs w:val="16"/>
                                </w:rPr>
                                <m:t>t</m:t>
                              </m:r>
                            </m:e>
                          </m:d>
                          <m:ctrlPr>
                            <w:rPr>
                              <w:rFonts w:ascii="Cambria Math" w:hAnsi="Cambria Math"/>
                              <w:i/>
                              <w:sz w:val="18"/>
                              <w:szCs w:val="16"/>
                            </w:rPr>
                          </m:ctrlPr>
                        </m:num>
                        <m:den>
                          <m:r>
                            <w:rPr>
                              <w:rFonts w:ascii="Cambria Math" w:hAnsi="Cambria Math"/>
                              <w:sz w:val="18"/>
                              <w:szCs w:val="16"/>
                            </w:rPr>
                            <m:t>N</m:t>
                          </m:r>
                          <m:ctrlPr>
                            <w:rPr>
                              <w:rFonts w:ascii="Cambria Math" w:hAnsi="Cambria Math"/>
                              <w:i/>
                              <w:sz w:val="18"/>
                              <w:szCs w:val="16"/>
                            </w:rPr>
                          </m:ctrlPr>
                        </m:den>
                      </m:f>
                      <m:r>
                        <w:rPr>
                          <w:rFonts w:ascii="Cambria Math" w:hAnsi="Cambria Math"/>
                          <w:sz w:val="18"/>
                          <w:szCs w:val="16"/>
                        </w:rPr>
                        <m:t>+</m:t>
                      </m:r>
                      <m:sSub>
                        <m:sSubPr>
                          <m:ctrlPr>
                            <w:rPr>
                              <w:rFonts w:ascii="Cambria Math" w:hAnsi="Cambria Math"/>
                              <w:i/>
                              <w:sz w:val="18"/>
                              <w:szCs w:val="16"/>
                            </w:rPr>
                          </m:ctrlPr>
                        </m:sSubPr>
                        <m:e>
                          <m:r>
                            <m:rPr>
                              <m:sty m:val="p"/>
                            </m:rPr>
                            <w:rPr>
                              <w:rFonts w:ascii="Cambria Math" w:hAnsi="Cambria Math"/>
                              <w:sz w:val="18"/>
                              <w:szCs w:val="16"/>
                            </w:rPr>
                            <m:t>β</m:t>
                          </m:r>
                        </m:e>
                        <m:sub>
                          <m:r>
                            <w:rPr>
                              <w:rFonts w:ascii="Cambria Math" w:hAnsi="Cambria Math"/>
                              <w:sz w:val="18"/>
                              <w:szCs w:val="16"/>
                            </w:rPr>
                            <m:t>2</m:t>
                          </m:r>
                        </m:sub>
                      </m:sSub>
                      <m:r>
                        <w:rPr>
                          <w:rFonts w:ascii="Cambria Math" w:hAnsi="Cambria Math"/>
                          <w:sz w:val="18"/>
                          <w:szCs w:val="16"/>
                        </w:rPr>
                        <m:t>r</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a(t)S</m:t>
                      </m:r>
                      <m:d>
                        <m:dPr>
                          <m:ctrlPr>
                            <w:rPr>
                              <w:rFonts w:ascii="Cambria Math" w:hAnsi="Cambria Math"/>
                              <w:i/>
                              <w:sz w:val="18"/>
                              <w:szCs w:val="16"/>
                            </w:rPr>
                          </m:ctrlPr>
                        </m:dPr>
                        <m:e>
                          <m:r>
                            <w:rPr>
                              <w:rFonts w:ascii="Cambria Math" w:hAnsi="Cambria Math"/>
                              <w:sz w:val="18"/>
                              <w:szCs w:val="16"/>
                            </w:rPr>
                            <m:t>t</m:t>
                          </m:r>
                        </m:e>
                      </m:d>
                      <m:f>
                        <m:fPr>
                          <m:ctrlPr>
                            <w:rPr>
                              <w:rFonts w:ascii="Cambria Math" w:hAnsi="Cambria Math"/>
                              <w:sz w:val="18"/>
                              <w:szCs w:val="16"/>
                            </w:rPr>
                          </m:ctrlPr>
                        </m:fPr>
                        <m:num>
                          <m:r>
                            <w:rPr>
                              <w:rFonts w:ascii="Cambria Math" w:hAnsi="Cambria Math"/>
                              <w:sz w:val="18"/>
                              <w:szCs w:val="16"/>
                            </w:rPr>
                            <m:t>I</m:t>
                          </m:r>
                          <m:d>
                            <m:dPr>
                              <m:ctrlPr>
                                <w:rPr>
                                  <w:rFonts w:ascii="Cambria Math" w:hAnsi="Cambria Math"/>
                                  <w:i/>
                                  <w:sz w:val="18"/>
                                  <w:szCs w:val="16"/>
                                </w:rPr>
                              </m:ctrlPr>
                            </m:dPr>
                            <m:e>
                              <m:r>
                                <w:rPr>
                                  <w:rFonts w:ascii="Cambria Math" w:hAnsi="Cambria Math"/>
                                  <w:sz w:val="18"/>
                                  <w:szCs w:val="16"/>
                                </w:rPr>
                                <m:t>t</m:t>
                              </m:r>
                            </m:e>
                          </m:d>
                          <m:ctrlPr>
                            <w:rPr>
                              <w:rFonts w:ascii="Cambria Math" w:hAnsi="Cambria Math"/>
                              <w:i/>
                              <w:sz w:val="18"/>
                              <w:szCs w:val="16"/>
                            </w:rPr>
                          </m:ctrlPr>
                        </m:num>
                        <m:den>
                          <m:r>
                            <w:rPr>
                              <w:rFonts w:ascii="Cambria Math" w:hAnsi="Cambria Math"/>
                              <w:sz w:val="18"/>
                              <w:szCs w:val="16"/>
                            </w:rPr>
                            <m:t>N</m:t>
                          </m:r>
                          <m:ctrlPr>
                            <w:rPr>
                              <w:rFonts w:ascii="Cambria Math" w:hAnsi="Cambria Math"/>
                              <w:i/>
                              <w:sz w:val="18"/>
                              <w:szCs w:val="16"/>
                            </w:rPr>
                          </m:ctrlPr>
                        </m:den>
                      </m:f>
                      <m:r>
                        <w:rPr>
                          <w:rFonts w:ascii="Cambria Math" w:hAnsi="Cambria Math"/>
                          <w:sz w:val="18"/>
                          <w:szCs w:val="16"/>
                        </w:rPr>
                        <m:t>-</m:t>
                      </m:r>
                      <m:r>
                        <m:rPr>
                          <m:sty m:val="p"/>
                        </m:rPr>
                        <w:rPr>
                          <w:rFonts w:ascii="Cambria Math" w:hAnsi="Cambria Math"/>
                          <w:sz w:val="18"/>
                          <w:szCs w:val="16"/>
                        </w:rPr>
                        <m:t>α</m:t>
                      </m:r>
                      <m:r>
                        <w:rPr>
                          <w:rFonts w:ascii="Cambria Math" w:hAnsi="Cambria Math"/>
                          <w:sz w:val="18"/>
                          <w:szCs w:val="16"/>
                        </w:rPr>
                        <m:t>E</m:t>
                      </m:r>
                      <m:d>
                        <m:dPr>
                          <m:ctrlPr>
                            <w:rPr>
                              <w:rFonts w:ascii="Cambria Math" w:hAnsi="Cambria Math"/>
                              <w:i/>
                              <w:sz w:val="18"/>
                              <w:szCs w:val="16"/>
                            </w:rPr>
                          </m:ctrlPr>
                        </m:dPr>
                        <m:e>
                          <m:r>
                            <w:rPr>
                              <w:rFonts w:ascii="Cambria Math" w:hAnsi="Cambria Math"/>
                              <w:sz w:val="18"/>
                              <w:szCs w:val="16"/>
                            </w:rPr>
                            <m:t>t</m:t>
                          </m:r>
                        </m:e>
                      </m:d>
                    </m:e>
                    <m:e>
                      <m:f>
                        <m:fPr>
                          <m:ctrlPr>
                            <w:rPr>
                              <w:rFonts w:ascii="Cambria Math" w:hAnsi="Cambria Math"/>
                              <w:sz w:val="18"/>
                              <w:szCs w:val="16"/>
                            </w:rPr>
                          </m:ctrlPr>
                        </m:fPr>
                        <m:num>
                          <m:r>
                            <w:rPr>
                              <w:rFonts w:ascii="Cambria Math" w:hAnsi="Cambria Math"/>
                              <w:sz w:val="18"/>
                              <w:szCs w:val="16"/>
                            </w:rPr>
                            <m:t>dI</m:t>
                          </m:r>
                          <m:ctrlPr>
                            <w:rPr>
                              <w:rFonts w:ascii="Cambria Math" w:hAnsi="Cambria Math"/>
                              <w:i/>
                              <w:sz w:val="18"/>
                              <w:szCs w:val="16"/>
                            </w:rPr>
                          </m:ctrlPr>
                        </m:num>
                        <m:den>
                          <m:r>
                            <w:rPr>
                              <w:rFonts w:ascii="Cambria Math" w:hAnsi="Cambria Math"/>
                              <w:sz w:val="18"/>
                              <w:szCs w:val="16"/>
                            </w:rPr>
                            <m:t>dt</m:t>
                          </m:r>
                          <m:ctrlPr>
                            <w:rPr>
                              <w:rFonts w:ascii="Cambria Math" w:hAnsi="Cambria Math"/>
                              <w:i/>
                              <w:sz w:val="18"/>
                              <w:szCs w:val="16"/>
                            </w:rPr>
                          </m:ctrlPr>
                        </m:den>
                      </m:f>
                      <m:r>
                        <w:rPr>
                          <w:rFonts w:ascii="Cambria Math" w:hAnsi="Cambria Math"/>
                          <w:sz w:val="18"/>
                          <w:szCs w:val="16"/>
                        </w:rPr>
                        <m:t>=</m:t>
                      </m:r>
                      <m:r>
                        <m:rPr>
                          <m:sty m:val="p"/>
                        </m:rPr>
                        <w:rPr>
                          <w:rFonts w:ascii="Cambria Math" w:hAnsi="Cambria Math"/>
                          <w:sz w:val="18"/>
                          <w:szCs w:val="16"/>
                        </w:rPr>
                        <m:t>α</m:t>
                      </m:r>
                      <m:r>
                        <w:rPr>
                          <w:rFonts w:ascii="Cambria Math" w:hAnsi="Cambria Math"/>
                          <w:sz w:val="18"/>
                          <w:szCs w:val="16"/>
                        </w:rPr>
                        <m:t>E</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m:t>
                      </m:r>
                      <m:r>
                        <m:rPr>
                          <m:sty m:val="p"/>
                        </m:rPr>
                        <w:rPr>
                          <w:rFonts w:ascii="Cambria Math" w:hAnsi="Cambria Math"/>
                          <w:sz w:val="18"/>
                          <w:szCs w:val="16"/>
                        </w:rPr>
                        <m:t>γ</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I</m:t>
                      </m:r>
                      <m:d>
                        <m:dPr>
                          <m:ctrlPr>
                            <w:rPr>
                              <w:rFonts w:ascii="Cambria Math" w:hAnsi="Cambria Math"/>
                              <w:i/>
                              <w:sz w:val="18"/>
                              <w:szCs w:val="16"/>
                            </w:rPr>
                          </m:ctrlPr>
                        </m:dPr>
                        <m:e>
                          <m:r>
                            <w:rPr>
                              <w:rFonts w:ascii="Cambria Math" w:hAnsi="Cambria Math"/>
                              <w:sz w:val="18"/>
                              <w:szCs w:val="16"/>
                            </w:rPr>
                            <m:t>t</m:t>
                          </m:r>
                        </m:e>
                      </m:d>
                      <m:ctrlPr>
                        <w:rPr>
                          <w:rFonts w:ascii="Cambria Math" w:eastAsia="Cambria Math" w:hAnsi="Cambria Math" w:cs="Cambria Math"/>
                          <w:i/>
                          <w:sz w:val="18"/>
                          <w:szCs w:val="16"/>
                        </w:rPr>
                      </m:ctrlPr>
                    </m:e>
                    <m:e>
                      <m:f>
                        <m:fPr>
                          <m:ctrlPr>
                            <w:rPr>
                              <w:rFonts w:ascii="Cambria Math" w:hAnsi="Cambria Math"/>
                              <w:sz w:val="18"/>
                              <w:szCs w:val="16"/>
                            </w:rPr>
                          </m:ctrlPr>
                        </m:fPr>
                        <m:num>
                          <m:r>
                            <w:rPr>
                              <w:rFonts w:ascii="Cambria Math" w:hAnsi="Cambria Math"/>
                              <w:sz w:val="18"/>
                              <w:szCs w:val="16"/>
                            </w:rPr>
                            <m:t>dR</m:t>
                          </m:r>
                          <m:ctrlPr>
                            <w:rPr>
                              <w:rFonts w:ascii="Cambria Math" w:hAnsi="Cambria Math"/>
                              <w:i/>
                              <w:sz w:val="18"/>
                              <w:szCs w:val="16"/>
                            </w:rPr>
                          </m:ctrlPr>
                        </m:num>
                        <m:den>
                          <m:r>
                            <w:rPr>
                              <w:rFonts w:ascii="Cambria Math" w:hAnsi="Cambria Math"/>
                              <w:sz w:val="18"/>
                              <w:szCs w:val="16"/>
                            </w:rPr>
                            <m:t>dt</m:t>
                          </m:r>
                          <m:ctrlPr>
                            <w:rPr>
                              <w:rFonts w:ascii="Cambria Math" w:hAnsi="Cambria Math"/>
                              <w:i/>
                              <w:sz w:val="18"/>
                              <w:szCs w:val="16"/>
                            </w:rPr>
                          </m:ctrlPr>
                        </m:den>
                      </m:f>
                      <m:r>
                        <w:rPr>
                          <w:rFonts w:ascii="Cambria Math" w:hAnsi="Cambria Math"/>
                          <w:sz w:val="18"/>
                          <w:szCs w:val="16"/>
                        </w:rPr>
                        <m:t>=</m:t>
                      </m:r>
                      <m:r>
                        <m:rPr>
                          <m:sty m:val="p"/>
                        </m:rPr>
                        <w:rPr>
                          <w:rFonts w:ascii="Cambria Math" w:hAnsi="Cambria Math"/>
                          <w:sz w:val="18"/>
                          <w:szCs w:val="16"/>
                        </w:rPr>
                        <m:t>γ</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I</m:t>
                      </m:r>
                      <m:d>
                        <m:dPr>
                          <m:ctrlPr>
                            <w:rPr>
                              <w:rFonts w:ascii="Cambria Math" w:hAnsi="Cambria Math"/>
                              <w:i/>
                              <w:sz w:val="18"/>
                              <w:szCs w:val="16"/>
                            </w:rPr>
                          </m:ctrlPr>
                        </m:dPr>
                        <m:e>
                          <m:r>
                            <w:rPr>
                              <w:rFonts w:ascii="Cambria Math" w:hAnsi="Cambria Math"/>
                              <w:sz w:val="18"/>
                              <w:szCs w:val="16"/>
                            </w:rPr>
                            <m:t>t</m:t>
                          </m:r>
                        </m:e>
                      </m:d>
                    </m:e>
                  </m:eqArr>
                </m:e>
              </m:d>
              <m:r>
                <w:rPr>
                  <w:rFonts w:ascii="Cambria Math" w:hAnsi="Cambria Math"/>
                  <w:sz w:val="18"/>
                  <w:szCs w:val="16"/>
                </w:rPr>
                <m:t>#</m:t>
              </m:r>
              <m:d>
                <m:dPr>
                  <m:ctrlPr>
                    <w:rPr>
                      <w:rFonts w:ascii="Cambria Math" w:hAnsi="Cambria Math"/>
                      <w:i/>
                      <w:sz w:val="18"/>
                      <w:szCs w:val="16"/>
                    </w:rPr>
                  </m:ctrlPr>
                </m:dPr>
                <m:e>
                  <m:r>
                    <m:rPr>
                      <m:sty m:val="p"/>
                    </m:rPr>
                    <w:rPr>
                      <w:rFonts w:ascii="Cambria Math" w:hAnsi="Cambria Math"/>
                      <w:sz w:val="18"/>
                      <w:szCs w:val="16"/>
                    </w:rPr>
                    <m:t>3</m:t>
                  </m:r>
                </m:e>
              </m:d>
            </m:e>
          </m:eqArr>
        </m:oMath>
      </m:oMathPara>
    </w:p>
    <w:p w14:paraId="762156C0" w14:textId="77777777" w:rsidR="006C1E21" w:rsidRPr="00782776" w:rsidRDefault="006C1E21">
      <w:pPr>
        <w:adjustRightInd w:val="0"/>
        <w:spacing w:line="312" w:lineRule="exact"/>
        <w:rPr>
          <w:szCs w:val="21"/>
        </w:rPr>
      </w:pPr>
    </w:p>
    <w:p w14:paraId="780A0AFE" w14:textId="77777777" w:rsidR="006C1E21" w:rsidRPr="00782776" w:rsidRDefault="00D350EE">
      <w:pPr>
        <w:pStyle w:val="30"/>
      </w:pPr>
      <w:r w:rsidRPr="00782776">
        <w:t xml:space="preserve">3.2  </w:t>
      </w:r>
      <w:r w:rsidRPr="00782776">
        <w:rPr>
          <w:rFonts w:hint="eastAsia"/>
          <w:b w:val="0"/>
          <w:bCs/>
        </w:rPr>
        <w:t>传播结果与分析</w:t>
      </w:r>
    </w:p>
    <w:p w14:paraId="3454AD3B" w14:textId="77777777" w:rsidR="006C1E21" w:rsidRPr="00782776" w:rsidRDefault="00D350EE">
      <w:pPr>
        <w:adjustRightInd w:val="0"/>
        <w:spacing w:line="312" w:lineRule="exact"/>
        <w:ind w:firstLineChars="200" w:firstLine="420"/>
        <w:rPr>
          <w:szCs w:val="21"/>
        </w:rPr>
      </w:pPr>
      <w:r w:rsidRPr="00782776">
        <w:rPr>
          <w:rFonts w:hint="eastAsia"/>
          <w:szCs w:val="21"/>
        </w:rPr>
        <w:t>传播实验在</w:t>
      </w:r>
      <w:r w:rsidRPr="00782776">
        <w:rPr>
          <w:rFonts w:hint="eastAsia"/>
          <w:szCs w:val="21"/>
        </w:rPr>
        <w:t>python3.6</w:t>
      </w:r>
      <w:r w:rsidRPr="00782776">
        <w:rPr>
          <w:rFonts w:hint="eastAsia"/>
          <w:szCs w:val="21"/>
        </w:rPr>
        <w:t>环境下进行，初始潜伏者数量为</w:t>
      </w:r>
      <w:r w:rsidRPr="00782776">
        <w:rPr>
          <w:rFonts w:hint="eastAsia"/>
          <w:szCs w:val="21"/>
        </w:rPr>
        <w:t>1</w:t>
      </w:r>
      <w:r w:rsidRPr="00782776">
        <w:rPr>
          <w:rFonts w:hint="eastAsia"/>
          <w:szCs w:val="21"/>
        </w:rPr>
        <w:t>人且其他人员均未获得免疫能力。这不仅是应对当前新冠病毒的最差情况，并且能模拟</w:t>
      </w:r>
      <w:proofErr w:type="gramStart"/>
      <w:r w:rsidRPr="00782776">
        <w:rPr>
          <w:rFonts w:hint="eastAsia"/>
          <w:szCs w:val="21"/>
        </w:rPr>
        <w:t>未知变株在</w:t>
      </w:r>
      <w:proofErr w:type="gramEnd"/>
      <w:r w:rsidRPr="00782776">
        <w:rPr>
          <w:rFonts w:hint="eastAsia"/>
          <w:szCs w:val="21"/>
        </w:rPr>
        <w:t>奥运村的传播情形。我们研究了奥运村中舆情传播、不同隔离强度、检测周期和响应时间对村内疫情传播的影响。</w:t>
      </w:r>
    </w:p>
    <w:p w14:paraId="2F868D1F" w14:textId="77777777" w:rsidR="006C1E21" w:rsidRPr="00782776" w:rsidRDefault="00D350EE">
      <w:pPr>
        <w:adjustRightInd w:val="0"/>
        <w:snapToGrid w:val="0"/>
        <w:spacing w:line="312" w:lineRule="exact"/>
        <w:ind w:firstLine="420"/>
        <w:textAlignment w:val="bottom"/>
        <w:rPr>
          <w:szCs w:val="21"/>
        </w:rPr>
      </w:pPr>
      <w:bookmarkStart w:id="4" w:name="_Hlk106114699"/>
      <w:r w:rsidRPr="00782776">
        <w:rPr>
          <w:rFonts w:hint="eastAsia"/>
          <w:szCs w:val="21"/>
        </w:rPr>
        <w:t>根据引发舆情的事件的不同，可将区域内的舆情分为局部舆情和全局舆情，一般来说，局部舆情由附近区域的感染事件引发，而全局舆情与整体的感染规模相关</w:t>
      </w:r>
      <w:r w:rsidRPr="00782776">
        <w:rPr>
          <w:szCs w:val="21"/>
          <w:vertAlign w:val="superscript"/>
        </w:rPr>
        <w:t>[28]</w:t>
      </w:r>
      <w:bookmarkEnd w:id="4"/>
      <w:r w:rsidRPr="00782776">
        <w:rPr>
          <w:rFonts w:hint="eastAsia"/>
          <w:szCs w:val="21"/>
        </w:rPr>
        <w:t>。这里我们只关注全局舆情。将全局舆情量化为感染密度</w:t>
      </w:r>
      <m:oMath>
        <m:r>
          <w:rPr>
            <w:rFonts w:ascii="Cambria Math" w:hAnsi="Cambria Math"/>
            <w:sz w:val="18"/>
            <w:szCs w:val="18"/>
          </w:rPr>
          <m:t>ρ</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I(t)</m:t>
            </m:r>
          </m:num>
          <m:den>
            <m:r>
              <w:rPr>
                <w:rFonts w:ascii="Cambria Math" w:hAnsi="Cambria Math"/>
                <w:sz w:val="18"/>
                <w:szCs w:val="18"/>
              </w:rPr>
              <m:t>N</m:t>
            </m:r>
          </m:den>
        </m:f>
      </m:oMath>
      <w:r w:rsidRPr="00782776">
        <w:rPr>
          <w:rFonts w:hint="eastAsia"/>
          <w:szCs w:val="21"/>
        </w:rPr>
        <w:t>，并认为全局舆情的传递可以强化村中人员的防疫行为，则易感者的被感染率可由下列式</w:t>
      </w:r>
      <w:r w:rsidRPr="00782776">
        <w:rPr>
          <w:szCs w:val="21"/>
        </w:rPr>
        <w:t>4</w:t>
      </w:r>
      <w:r w:rsidRPr="00782776">
        <w:rPr>
          <w:rFonts w:hint="eastAsia"/>
          <w:szCs w:val="21"/>
        </w:rPr>
        <w:t>给出</w:t>
      </w:r>
    </w:p>
    <w:p w14:paraId="57E0AC30" w14:textId="77777777" w:rsidR="006C1E21" w:rsidRPr="00782776" w:rsidRDefault="00000000">
      <w:pPr>
        <w:adjustRightInd w:val="0"/>
        <w:ind w:firstLine="420"/>
        <w:rPr>
          <w:sz w:val="18"/>
          <w:szCs w:val="16"/>
        </w:rPr>
      </w:pPr>
      <m:oMathPara>
        <m:oMath>
          <m:eqArr>
            <m:eqArrPr>
              <m:maxDist m:val="1"/>
              <m:ctrlPr>
                <w:rPr>
                  <w:rFonts w:ascii="Cambria Math" w:hAnsi="Cambria Math"/>
                  <w:i/>
                  <w:sz w:val="18"/>
                  <w:szCs w:val="16"/>
                </w:rPr>
              </m:ctrlPr>
            </m:eqArrPr>
            <m:e>
              <m:r>
                <w:rPr>
                  <w:rFonts w:ascii="Cambria Math" w:hAnsi="Cambria Math"/>
                  <w:sz w:val="18"/>
                  <w:szCs w:val="16"/>
                </w:rPr>
                <m:t>a</m:t>
              </m:r>
              <m:d>
                <m:dPr>
                  <m:ctrlPr>
                    <w:rPr>
                      <w:rFonts w:ascii="Cambria Math" w:hAnsi="Cambria Math"/>
                      <w:i/>
                      <w:sz w:val="18"/>
                      <w:szCs w:val="16"/>
                    </w:rPr>
                  </m:ctrlPr>
                </m:dPr>
                <m:e>
                  <m:r>
                    <w:rPr>
                      <w:rFonts w:ascii="Cambria Math" w:hAnsi="Cambria Math"/>
                      <w:sz w:val="18"/>
                      <w:szCs w:val="16"/>
                    </w:rPr>
                    <m:t>t</m:t>
                  </m:r>
                </m:e>
              </m:d>
              <m:r>
                <w:rPr>
                  <w:rFonts w:ascii="Cambria Math" w:hAnsi="Cambria Math"/>
                  <w:sz w:val="18"/>
                  <w:szCs w:val="16"/>
                </w:rPr>
                <m:t>=1-cρ</m:t>
              </m:r>
              <m:d>
                <m:dPr>
                  <m:ctrlPr>
                    <w:rPr>
                      <w:rFonts w:ascii="Cambria Math" w:hAnsi="Cambria Math"/>
                      <w:i/>
                      <w:sz w:val="18"/>
                      <w:szCs w:val="16"/>
                    </w:rPr>
                  </m:ctrlPr>
                </m:dPr>
                <m:e>
                  <m:r>
                    <w:rPr>
                      <w:rFonts w:ascii="Cambria Math" w:hAnsi="Cambria Math"/>
                      <w:sz w:val="18"/>
                      <w:szCs w:val="16"/>
                    </w:rPr>
                    <m:t>t</m:t>
                  </m:r>
                </m:e>
              </m:d>
              <m:r>
                <w:rPr>
                  <w:rFonts w:ascii="Cambria Math" w:hAnsi="Cambria Math" w:hint="eastAsia"/>
                  <w:sz w:val="18"/>
                  <w:szCs w:val="16"/>
                </w:rPr>
                <m:t xml:space="preserve">    c</m:t>
              </m:r>
              <m:r>
                <w:rPr>
                  <w:rFonts w:ascii="Cambria Math" w:hAnsi="Cambria Math" w:hint="eastAsia"/>
                  <w:sz w:val="18"/>
                  <w:szCs w:val="16"/>
                </w:rPr>
                <m:t>∈</m:t>
              </m:r>
              <m:r>
                <w:rPr>
                  <w:rFonts w:ascii="Cambria Math" w:hAnsi="Cambria Math" w:hint="eastAsia"/>
                  <w:sz w:val="18"/>
                  <w:szCs w:val="16"/>
                </w:rPr>
                <m:t>{0,1}</m:t>
              </m:r>
              <m:r>
                <w:rPr>
                  <w:rFonts w:ascii="Cambria Math" w:hAnsi="Cambria Math"/>
                  <w:sz w:val="18"/>
                  <w:szCs w:val="16"/>
                </w:rPr>
                <m:t>#</m:t>
              </m:r>
              <m:d>
                <m:dPr>
                  <m:ctrlPr>
                    <w:rPr>
                      <w:rFonts w:ascii="Cambria Math" w:hAnsi="Cambria Math"/>
                      <w:i/>
                      <w:sz w:val="18"/>
                      <w:szCs w:val="16"/>
                    </w:rPr>
                  </m:ctrlPr>
                </m:dPr>
                <m:e>
                  <m:r>
                    <m:rPr>
                      <m:sty m:val="p"/>
                    </m:rPr>
                    <w:rPr>
                      <w:rFonts w:ascii="Cambria Math" w:hAnsi="Cambria Math"/>
                      <w:sz w:val="18"/>
                      <w:szCs w:val="16"/>
                    </w:rPr>
                    <m:t>4</m:t>
                  </m:r>
                </m:e>
              </m:d>
            </m:e>
          </m:eqArr>
        </m:oMath>
      </m:oMathPara>
    </w:p>
    <w:p w14:paraId="613A83AE" w14:textId="77777777" w:rsidR="006C1E21" w:rsidRPr="00782776" w:rsidRDefault="00D350EE">
      <w:pPr>
        <w:adjustRightInd w:val="0"/>
        <w:snapToGrid w:val="0"/>
        <w:spacing w:line="312" w:lineRule="exact"/>
        <w:ind w:firstLine="420"/>
        <w:rPr>
          <w:szCs w:val="21"/>
        </w:rPr>
      </w:pPr>
      <w:r w:rsidRPr="00782776">
        <w:rPr>
          <w:rFonts w:hint="eastAsia"/>
          <w:szCs w:val="21"/>
        </w:rPr>
        <w:t>参数</w:t>
      </w:r>
      <m:oMath>
        <m:r>
          <w:rPr>
            <w:rFonts w:ascii="Cambria Math" w:hAnsi="Cambria Math"/>
            <w:szCs w:val="21"/>
          </w:rPr>
          <m:t>c</m:t>
        </m:r>
      </m:oMath>
      <w:r w:rsidRPr="00782776">
        <w:rPr>
          <w:rFonts w:hint="eastAsia"/>
          <w:szCs w:val="21"/>
        </w:rPr>
        <w:t>是一个开关变量，取</w:t>
      </w:r>
      <w:r w:rsidRPr="00782776">
        <w:rPr>
          <w:szCs w:val="21"/>
        </w:rPr>
        <w:t>1</w:t>
      </w:r>
      <w:r w:rsidRPr="00782776">
        <w:rPr>
          <w:rFonts w:hint="eastAsia"/>
          <w:szCs w:val="21"/>
        </w:rPr>
        <w:t>时表示村中存在舆情传播，否则不存在。接下来，我们首先在不考虑舆情的情况下（</w:t>
      </w:r>
      <m:oMath>
        <m:r>
          <w:rPr>
            <w:rFonts w:ascii="Cambria Math" w:hAnsi="Cambria Math"/>
            <w:sz w:val="18"/>
            <w:szCs w:val="16"/>
          </w:rPr>
          <m:t>c=0</m:t>
        </m:r>
      </m:oMath>
      <w:r w:rsidRPr="00782776">
        <w:rPr>
          <w:rFonts w:hint="eastAsia"/>
          <w:szCs w:val="21"/>
        </w:rPr>
        <w:t>）讨论三大防疫参数（隔离强度、检测周期、响应时间）对疫情传播的影响，再讨论区域舆情（</w:t>
      </w:r>
      <m:oMath>
        <m:r>
          <w:rPr>
            <w:rFonts w:ascii="Cambria Math" w:hAnsi="Cambria Math"/>
            <w:sz w:val="18"/>
            <w:szCs w:val="16"/>
          </w:rPr>
          <m:t>c=1</m:t>
        </m:r>
      </m:oMath>
      <w:r w:rsidRPr="00782776">
        <w:rPr>
          <w:rFonts w:hint="eastAsia"/>
          <w:szCs w:val="21"/>
        </w:rPr>
        <w:t>）对疫情走势的影响。</w:t>
      </w:r>
    </w:p>
    <w:p w14:paraId="1CDA86AD" w14:textId="77777777" w:rsidR="006C1E21" w:rsidRPr="00782776" w:rsidRDefault="00D350EE">
      <w:pPr>
        <w:pStyle w:val="afff3"/>
        <w:numPr>
          <w:ilvl w:val="0"/>
          <w:numId w:val="20"/>
        </w:numPr>
        <w:ind w:firstLineChars="0"/>
        <w:rPr>
          <w:szCs w:val="21"/>
        </w:rPr>
      </w:pPr>
      <w:r w:rsidRPr="00782776">
        <w:rPr>
          <w:rFonts w:hint="eastAsia"/>
          <w:szCs w:val="21"/>
        </w:rPr>
        <w:t>隔离强度</w:t>
      </w:r>
    </w:p>
    <w:p w14:paraId="066D53DF" w14:textId="77777777" w:rsidR="006C1E21" w:rsidRPr="00782776" w:rsidRDefault="00D350EE">
      <w:pPr>
        <w:adjustRightInd w:val="0"/>
        <w:spacing w:line="312" w:lineRule="exact"/>
        <w:ind w:firstLineChars="200" w:firstLine="420"/>
        <w:rPr>
          <w:szCs w:val="21"/>
        </w:rPr>
      </w:pPr>
      <w:r w:rsidRPr="00782776">
        <w:t>隔离强度</w:t>
      </w:r>
      <w:r w:rsidRPr="00782776">
        <w:rPr>
          <w:rFonts w:hint="eastAsia"/>
        </w:rPr>
        <w:t>反映</w:t>
      </w:r>
      <w:r w:rsidRPr="00782776">
        <w:t>了奥运村限制出行的程度，由接触人数</w:t>
      </w:r>
      <m:oMath>
        <m:r>
          <w:rPr>
            <w:rFonts w:ascii="Cambria Math" w:hAnsi="Cambria Math"/>
          </w:rPr>
          <m:t>r</m:t>
        </m:r>
        <m:d>
          <m:dPr>
            <m:ctrlPr>
              <w:rPr>
                <w:rFonts w:ascii="Cambria Math" w:hAnsi="Cambria Math"/>
                <w:i/>
              </w:rPr>
            </m:ctrlPr>
          </m:dPr>
          <m:e>
            <m:r>
              <w:rPr>
                <w:rFonts w:ascii="Cambria Math" w:hAnsi="Cambria Math"/>
              </w:rPr>
              <m:t>t</m:t>
            </m:r>
          </m:e>
        </m:d>
      </m:oMath>
      <w:r w:rsidRPr="00782776">
        <w:t>衡量。我们重点关注响应时间后的接触人数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t>，它</w:t>
      </w:r>
      <w:r w:rsidRPr="00782776">
        <w:rPr>
          <w:rFonts w:hint="eastAsia"/>
        </w:rPr>
        <w:t>反映</w:t>
      </w:r>
      <w:r w:rsidRPr="00782776">
        <w:t>了在</w:t>
      </w:r>
      <w:r w:rsidRPr="00782776">
        <w:rPr>
          <w:rFonts w:hint="eastAsia"/>
        </w:rPr>
        <w:t>知晓</w:t>
      </w:r>
      <w:r w:rsidRPr="00782776">
        <w:t>病毒存在后官方采取的隔离强度</w:t>
      </w:r>
      <w:r w:rsidRPr="00782776">
        <w:rPr>
          <w:rFonts w:hint="eastAsia"/>
        </w:rPr>
        <w:t>，取</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t>的值为</w:t>
      </w:r>
      <w:r w:rsidRPr="00782776">
        <w:rPr>
          <w:rFonts w:hint="eastAsia"/>
        </w:rPr>
        <w:t>5</w:t>
      </w:r>
      <w:r w:rsidRPr="00782776">
        <w:t>、</w:t>
      </w:r>
      <w:r w:rsidRPr="00782776">
        <w:t>8</w:t>
      </w:r>
      <w:r w:rsidRPr="00782776">
        <w:t>和</w:t>
      </w:r>
      <w:r w:rsidRPr="00782776">
        <w:rPr>
          <w:rFonts w:hint="eastAsia"/>
        </w:rPr>
        <w:t>1</w:t>
      </w:r>
      <w:r w:rsidRPr="00782776">
        <w:t>1</w:t>
      </w:r>
      <w:r w:rsidRPr="00782776">
        <w:rPr>
          <w:rFonts w:hint="eastAsia"/>
        </w:rPr>
        <w:t>，</w:t>
      </w:r>
      <w:r w:rsidRPr="00782776">
        <w:t>响应时间</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w:rPr>
            <w:rFonts w:ascii="Cambria Math" w:hAnsi="Cambria Math" w:hint="eastAsia"/>
          </w:rPr>
          <m:t>7</m:t>
        </m:r>
      </m:oMath>
      <w:r w:rsidRPr="00782776">
        <w:rPr>
          <w:rFonts w:hint="eastAsia"/>
        </w:rPr>
        <w:t>，</w:t>
      </w:r>
      <w:r w:rsidRPr="00782776">
        <w:t>反应期后移除速率</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r>
          <w:rPr>
            <w:rFonts w:ascii="Cambria Math" w:hAnsi="Cambria Math"/>
          </w:rPr>
          <m:t>=0.</m:t>
        </m:r>
        <m:r>
          <w:rPr>
            <w:rFonts w:ascii="Cambria Math" w:hAnsi="Cambria Math" w:hint="eastAsia"/>
          </w:rPr>
          <m:t>2</m:t>
        </m:r>
      </m:oMath>
      <w:r w:rsidRPr="00782776">
        <w:t>（反应期后检测周期为</w:t>
      </w:r>
      <w:r w:rsidRPr="00782776">
        <w:rPr>
          <w:rFonts w:hint="eastAsia"/>
        </w:rPr>
        <w:t>5</w:t>
      </w:r>
      <w:r w:rsidRPr="00782776">
        <w:t>天）</w:t>
      </w:r>
      <w:r w:rsidRPr="00782776">
        <w:rPr>
          <w:rFonts w:hint="eastAsia"/>
        </w:rPr>
        <w:t>，</w:t>
      </w:r>
      <w:r w:rsidRPr="00782776">
        <w:t>对应</w:t>
      </w:r>
      <w:r w:rsidRPr="00782776">
        <w:rPr>
          <w:rFonts w:hint="eastAsia"/>
        </w:rPr>
        <w:t>奥运村内</w:t>
      </w:r>
      <w:r w:rsidRPr="00782776">
        <w:t>的</w:t>
      </w:r>
      <w:r w:rsidRPr="00782776">
        <w:rPr>
          <w:rFonts w:hint="eastAsia"/>
        </w:rPr>
        <w:t>感染者、累计感染者及露者数量</w:t>
      </w:r>
      <w:r w:rsidRPr="00782776">
        <w:t>见</w:t>
      </w:r>
      <w:r w:rsidRPr="00782776">
        <w:rPr>
          <w:rFonts w:hint="eastAsia"/>
        </w:rPr>
        <w:t>图</w:t>
      </w:r>
      <w:r w:rsidRPr="00782776">
        <w:rPr>
          <w:rFonts w:hint="eastAsia"/>
        </w:rPr>
        <w:t>7</w:t>
      </w:r>
      <w:r w:rsidRPr="00782776">
        <w:t>(a-c)</w:t>
      </w:r>
      <w:r w:rsidRPr="00782776">
        <w:rPr>
          <w:rFonts w:hint="eastAsia"/>
        </w:rPr>
        <w:t>。</w:t>
      </w:r>
      <w:r w:rsidRPr="00782776">
        <w:t>可以</w:t>
      </w:r>
      <w:r w:rsidRPr="00782776">
        <w:rPr>
          <w:rFonts w:hint="eastAsia"/>
        </w:rPr>
        <w:t>看到</w:t>
      </w:r>
      <w:r w:rsidRPr="00782776">
        <w:t>疾病爆发程度与隔离程</w:t>
      </w:r>
      <w:r w:rsidRPr="00782776">
        <w:t>度呈负相关，由于初始状态感染人数较少，在不采取任何加强隔离措施的情况下（</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m:t>
        </m:r>
      </m:oMath>
      <w:r w:rsidRPr="00782776">
        <w:t>），约</w:t>
      </w:r>
      <w:r w:rsidRPr="00782776">
        <w:rPr>
          <w:rFonts w:hint="eastAsia"/>
        </w:rPr>
        <w:t>68</w:t>
      </w:r>
      <w:r w:rsidRPr="00782776">
        <w:t>天疾病爆发达到最高峰</w:t>
      </w:r>
      <w:r w:rsidRPr="00782776">
        <w:rPr>
          <w:rFonts w:hint="eastAsia"/>
        </w:rPr>
        <w:t>；</w:t>
      </w:r>
      <w:r w:rsidRPr="00782776">
        <w:t>隔离程度加强时（</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=8</m:t>
        </m:r>
      </m:oMath>
      <w:r w:rsidRPr="00782776">
        <w:t>）最高峰会相应延迟</w:t>
      </w:r>
      <w:r w:rsidRPr="00782776">
        <w:rPr>
          <w:rFonts w:hint="eastAsia"/>
        </w:rPr>
        <w:t>；</w:t>
      </w:r>
      <w:r w:rsidRPr="00782776">
        <w:t>当隔离强度</w:t>
      </w:r>
      <w:r w:rsidRPr="00782776">
        <w:rPr>
          <w:rFonts w:hint="eastAsia"/>
        </w:rPr>
        <w:t>较大</w:t>
      </w:r>
      <w:r w:rsidRPr="00782776">
        <w:t>时（</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=5</m:t>
        </m:r>
      </m:oMath>
      <w:r w:rsidRPr="00782776">
        <w:t>），其累计感染人数处于一个极低的状态（</w:t>
      </w:r>
      <w:r w:rsidRPr="00782776">
        <w:t>120</w:t>
      </w:r>
      <w:r w:rsidRPr="00782776">
        <w:t>天时累计感染人数为</w:t>
      </w:r>
      <w:r w:rsidRPr="00782776">
        <w:rPr>
          <w:rFonts w:hint="eastAsia"/>
        </w:rPr>
        <w:t>200</w:t>
      </w:r>
      <w:r w:rsidRPr="00782776">
        <w:t>人）</w:t>
      </w:r>
      <w:r w:rsidRPr="00782776">
        <w:rPr>
          <w:rFonts w:hint="eastAsia"/>
        </w:rPr>
        <w:t>。进一步</w:t>
      </w:r>
      <w:r w:rsidRPr="00782776">
        <w:t>细化</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rPr>
        <w:t>的取值</w:t>
      </w:r>
      <w:r w:rsidRPr="00782776">
        <w:t>（见</w:t>
      </w:r>
      <w:r w:rsidRPr="00782776">
        <w:rPr>
          <w:rFonts w:hint="eastAsia"/>
        </w:rPr>
        <w:t>图</w:t>
      </w:r>
      <w:r w:rsidRPr="00782776">
        <w:rPr>
          <w:rFonts w:hint="eastAsia"/>
        </w:rPr>
        <w:t>7</w:t>
      </w:r>
      <w:r w:rsidRPr="00782776">
        <w:t xml:space="preserve"> (d)</w:t>
      </w:r>
      <w:r w:rsidRPr="00782776">
        <w:t>）</w:t>
      </w:r>
      <w:r w:rsidRPr="00782776">
        <w:rPr>
          <w:rFonts w:hint="eastAsia"/>
        </w:rPr>
        <w:t>，即</w:t>
      </w:r>
      <w:r w:rsidRPr="00782776">
        <w:t>在</w:t>
      </w:r>
      <w:r w:rsidRPr="00782776">
        <w:t>60</w:t>
      </w:r>
      <w:r w:rsidRPr="00782776">
        <w:t>天的时间内取</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t>为</w:t>
      </w:r>
      <w:r w:rsidRPr="00782776">
        <w:rPr>
          <w:rFonts w:hint="eastAsia"/>
        </w:rPr>
        <w:t>4, 5, 6</w:t>
      </w:r>
      <w:r w:rsidRPr="00782776">
        <w:rPr>
          <w:rFonts w:hint="eastAsia"/>
        </w:rPr>
        <w:t>，我们发现</w:t>
      </w:r>
      <w:r w:rsidRPr="00782776">
        <w:t>在</w:t>
      </w:r>
      <w:r w:rsidRPr="00782776">
        <w:t>7</w:t>
      </w:r>
      <w:r w:rsidRPr="00782776">
        <w:t>天（即反应期</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782776">
        <w:t>）后，不同的隔离强度导致了完全不同的</w:t>
      </w:r>
      <w:r w:rsidRPr="00782776">
        <w:rPr>
          <w:rFonts w:hint="eastAsia"/>
        </w:rPr>
        <w:t>感染人数趋势</w:t>
      </w:r>
      <w:r w:rsidRPr="00782776">
        <w:t>：当反应期后接触人数大于某个阈值时，</w:t>
      </w:r>
      <w:r w:rsidRPr="00782776">
        <w:rPr>
          <w:rFonts w:hint="eastAsia"/>
        </w:rPr>
        <w:t>村中感染人数</w:t>
      </w:r>
      <w:r w:rsidRPr="00782776">
        <w:t>逐渐增加，疫情呈爆发趋势</w:t>
      </w:r>
      <w:r w:rsidRPr="00782776">
        <w:rPr>
          <w:rFonts w:hint="eastAsia"/>
        </w:rPr>
        <w:t>；</w:t>
      </w:r>
      <w:r w:rsidRPr="00782776">
        <w:t>当反应期后接触人数小于该阈值时，</w:t>
      </w:r>
      <w:r w:rsidRPr="00782776">
        <w:rPr>
          <w:rFonts w:hint="eastAsia"/>
        </w:rPr>
        <w:t>感染人数</w:t>
      </w:r>
      <w:r w:rsidRPr="00782776">
        <w:t>持续走低从而疫情得以控制</w:t>
      </w:r>
      <w:r w:rsidRPr="00782776">
        <w:rPr>
          <w:rFonts w:hint="eastAsia"/>
          <w:szCs w:val="21"/>
        </w:rPr>
        <w:t>。</w:t>
      </w:r>
    </w:p>
    <w:p w14:paraId="2B374E41" w14:textId="77777777" w:rsidR="006C1E21" w:rsidRPr="00782776" w:rsidRDefault="00D350EE">
      <w:pPr>
        <w:adjustRightInd w:val="0"/>
        <w:spacing w:line="312" w:lineRule="exact"/>
        <w:ind w:firstLineChars="200" w:firstLine="420"/>
        <w:rPr>
          <w:szCs w:val="21"/>
        </w:rPr>
      </w:pPr>
      <w:r w:rsidRPr="00782776">
        <w:rPr>
          <w:rFonts w:hint="eastAsia"/>
          <w:szCs w:val="21"/>
        </w:rPr>
        <w:t>值得注意的是，奥运村从人员入住到关闭大约</w:t>
      </w:r>
      <w:r w:rsidRPr="00782776">
        <w:rPr>
          <w:rFonts w:hint="eastAsia"/>
          <w:szCs w:val="21"/>
        </w:rPr>
        <w:t>60</w:t>
      </w:r>
      <w:r w:rsidRPr="00782776">
        <w:rPr>
          <w:rFonts w:hint="eastAsia"/>
          <w:szCs w:val="21"/>
        </w:rPr>
        <w:t>天（由于冬奥会期间残奥会人员也一同居住在奥运村内，故这里的</w:t>
      </w:r>
      <w:r w:rsidRPr="00782776">
        <w:rPr>
          <w:rFonts w:hint="eastAsia"/>
          <w:szCs w:val="21"/>
        </w:rPr>
        <w:t>60</w:t>
      </w:r>
      <w:r w:rsidRPr="00782776">
        <w:rPr>
          <w:rFonts w:hint="eastAsia"/>
          <w:szCs w:val="21"/>
        </w:rPr>
        <w:t>天按冬奥及残</w:t>
      </w:r>
      <w:proofErr w:type="gramStart"/>
      <w:r w:rsidRPr="00782776">
        <w:rPr>
          <w:rFonts w:hint="eastAsia"/>
          <w:szCs w:val="21"/>
        </w:rPr>
        <w:t>奥人员</w:t>
      </w:r>
      <w:proofErr w:type="gramEnd"/>
      <w:r w:rsidRPr="00782776">
        <w:rPr>
          <w:rFonts w:hint="eastAsia"/>
          <w:szCs w:val="21"/>
        </w:rPr>
        <w:t>入住至离开的时间算），由于潜伏期的存在，奥运村中暴露者数的变化相比于感染者的变化有</w:t>
      </w:r>
      <w:r w:rsidRPr="00782776">
        <w:rPr>
          <w:rFonts w:hint="eastAsia"/>
          <w:szCs w:val="21"/>
        </w:rPr>
        <w:t>4-5</w:t>
      </w:r>
      <w:r w:rsidRPr="00782776">
        <w:rPr>
          <w:rFonts w:hint="eastAsia"/>
          <w:szCs w:val="21"/>
        </w:rPr>
        <w:t>天的延时，每日暴露者数量大约是当日感染者的</w:t>
      </w:r>
      <w:r w:rsidRPr="00782776">
        <w:rPr>
          <w:rFonts w:hint="eastAsia"/>
          <w:szCs w:val="21"/>
        </w:rPr>
        <w:t>2</w:t>
      </w:r>
      <w:r w:rsidRPr="00782776">
        <w:rPr>
          <w:rFonts w:hint="eastAsia"/>
          <w:szCs w:val="21"/>
        </w:rPr>
        <w:t>倍，且在奥运村闭村时无症状感染者的数量也几乎处于顶峰。奥运会结束后，大量处于潜伏期的人乘坐公共交通回国，途中不会显示出异常状态，在人们几乎无防备的情况下将病毒携带至所到的每一处，或造成新</w:t>
      </w:r>
    </w:p>
    <w:p w14:paraId="03C1EEF4" w14:textId="77777777" w:rsidR="006C1E21" w:rsidRPr="00782776" w:rsidRDefault="00D350EE">
      <w:pPr>
        <w:adjustRightInd w:val="0"/>
        <w:spacing w:line="312" w:lineRule="exact"/>
        <w:rPr>
          <w:szCs w:val="21"/>
        </w:rPr>
      </w:pPr>
      <w:r w:rsidRPr="00782776">
        <w:rPr>
          <w:rFonts w:hint="eastAsia"/>
          <w:szCs w:val="21"/>
        </w:rPr>
        <w:t>一轮的世界疫情爆发。</w:t>
      </w:r>
    </w:p>
    <w:p w14:paraId="41F8CA3A" w14:textId="77777777" w:rsidR="006C1E21" w:rsidRPr="00782776" w:rsidRDefault="00D350EE">
      <w:pPr>
        <w:adjustRightInd w:val="0"/>
        <w:rPr>
          <w:szCs w:val="21"/>
        </w:rPr>
      </w:pPr>
      <w:r w:rsidRPr="00782776">
        <w:rPr>
          <w:rFonts w:hint="eastAsia"/>
          <w:noProof/>
        </w:rPr>
        <w:drawing>
          <wp:inline distT="0" distB="0" distL="0" distR="0" wp14:anchorId="3CD2B76D" wp14:editId="7AD3941B">
            <wp:extent cx="2984500" cy="2324735"/>
            <wp:effectExtent l="0" t="0" r="635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27">
                      <a:extLst>
                        <a:ext uri="{28A0092B-C50C-407E-A947-70E740481C1C}">
                          <a14:useLocalDpi xmlns:a14="http://schemas.microsoft.com/office/drawing/2010/main" val="0"/>
                        </a:ext>
                      </a:extLst>
                    </a:blip>
                    <a:srcRect l="4078"/>
                    <a:stretch>
                      <a:fillRect/>
                    </a:stretch>
                  </pic:blipFill>
                  <pic:spPr>
                    <a:xfrm>
                      <a:off x="0" y="0"/>
                      <a:ext cx="2984740" cy="2325047"/>
                    </a:xfrm>
                    <a:prstGeom prst="rect">
                      <a:avLst/>
                    </a:prstGeom>
                    <a:noFill/>
                    <a:ln>
                      <a:noFill/>
                    </a:ln>
                  </pic:spPr>
                </pic:pic>
              </a:graphicData>
            </a:graphic>
          </wp:inline>
        </w:drawing>
      </w:r>
    </w:p>
    <w:p w14:paraId="0072E6C5" w14:textId="77777777" w:rsidR="006C1E21" w:rsidRPr="00782776" w:rsidRDefault="00D350EE">
      <w:pPr>
        <w:adjustRightInd w:val="0"/>
        <w:spacing w:line="312" w:lineRule="exact"/>
        <w:ind w:firstLineChars="200" w:firstLine="360"/>
        <w:jc w:val="center"/>
        <w:rPr>
          <w:rFonts w:ascii="宋体" w:hAnsi="宋体"/>
          <w:sz w:val="18"/>
          <w:szCs w:val="18"/>
        </w:rPr>
      </w:pPr>
      <w:r w:rsidRPr="00782776">
        <w:rPr>
          <w:rFonts w:ascii="宋体" w:hAnsi="宋体" w:hint="eastAsia"/>
          <w:sz w:val="18"/>
          <w:szCs w:val="18"/>
        </w:rPr>
        <w:t>图7 不同隔离强度下奥运村内群体状态</w:t>
      </w:r>
    </w:p>
    <w:p w14:paraId="530BC2EC" w14:textId="77777777" w:rsidR="006C1E21" w:rsidRPr="00782776" w:rsidRDefault="006C1E21">
      <w:pPr>
        <w:adjustRightInd w:val="0"/>
        <w:spacing w:line="312" w:lineRule="exact"/>
        <w:ind w:firstLineChars="200" w:firstLine="360"/>
        <w:jc w:val="center"/>
        <w:rPr>
          <w:rFonts w:ascii="宋体" w:hAnsi="宋体"/>
          <w:sz w:val="18"/>
          <w:szCs w:val="18"/>
        </w:rPr>
      </w:pPr>
    </w:p>
    <w:p w14:paraId="0541A9C9" w14:textId="77777777" w:rsidR="006C1E21" w:rsidRPr="00782776" w:rsidRDefault="00D350EE">
      <w:pPr>
        <w:pStyle w:val="afff3"/>
        <w:numPr>
          <w:ilvl w:val="0"/>
          <w:numId w:val="20"/>
        </w:numPr>
        <w:adjustRightInd w:val="0"/>
        <w:spacing w:line="312" w:lineRule="exact"/>
        <w:ind w:firstLineChars="0"/>
        <w:rPr>
          <w:szCs w:val="21"/>
        </w:rPr>
      </w:pPr>
      <w:r w:rsidRPr="00782776">
        <w:rPr>
          <w:rFonts w:hint="eastAsia"/>
          <w:szCs w:val="21"/>
        </w:rPr>
        <w:tab/>
      </w:r>
      <w:r w:rsidRPr="00782776">
        <w:rPr>
          <w:rFonts w:hint="eastAsia"/>
          <w:szCs w:val="21"/>
        </w:rPr>
        <w:t>检测周期</w:t>
      </w:r>
    </w:p>
    <w:p w14:paraId="431B3EFD" w14:textId="77777777" w:rsidR="006C1E21" w:rsidRPr="00782776" w:rsidRDefault="00D350EE">
      <w:pPr>
        <w:adjustRightInd w:val="0"/>
        <w:spacing w:line="312" w:lineRule="exact"/>
        <w:ind w:firstLineChars="200" w:firstLine="420"/>
        <w:rPr>
          <w:szCs w:val="21"/>
        </w:rPr>
      </w:pPr>
      <w:r w:rsidRPr="00782776">
        <w:rPr>
          <w:rFonts w:hint="eastAsia"/>
          <w:szCs w:val="21"/>
        </w:rPr>
        <w:t>检测周期即奥运村中的人员接受核酸检测的频率，由移除速率</w:t>
      </w:r>
      <m:oMath>
        <m:r>
          <w:rPr>
            <w:rFonts w:ascii="Cambria Math" w:hAnsi="Cambria Math" w:hint="eastAsia"/>
            <w:szCs w:val="21"/>
          </w:rPr>
          <m:t>γ</m:t>
        </m:r>
        <m:d>
          <m:dPr>
            <m:ctrlPr>
              <w:rPr>
                <w:rFonts w:ascii="Cambria Math" w:hAnsi="Cambria Math"/>
                <w:i/>
                <w:szCs w:val="21"/>
              </w:rPr>
            </m:ctrlPr>
          </m:dPr>
          <m:e>
            <m:r>
              <w:rPr>
                <w:rFonts w:ascii="Cambria Math" w:hAnsi="Cambria Math" w:hint="eastAsia"/>
                <w:szCs w:val="21"/>
              </w:rPr>
              <m:t>t</m:t>
            </m:r>
          </m:e>
        </m:d>
      </m:oMath>
      <w:r w:rsidRPr="00782776">
        <w:rPr>
          <w:rFonts w:hint="eastAsia"/>
          <w:szCs w:val="21"/>
        </w:rPr>
        <w:t>衡量。类似于隔离强度，我们重点关注响应时间后的移除速率</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oMath>
      <w:r w:rsidRPr="00782776">
        <w:rPr>
          <w:rFonts w:hint="eastAsia"/>
          <w:szCs w:val="21"/>
        </w:rPr>
        <w:t>，其值为检测周期的倒数，反映了知晓病毒存在后官方对奥运村内人员的检测强度。这里我们取反应后移除速率</w:t>
      </w:r>
      <m:oMath>
        <m:sSub>
          <m:sSubPr>
            <m:ctrlPr>
              <w:rPr>
                <w:rFonts w:ascii="Cambria Math" w:hAnsi="Cambria Math"/>
                <w:i/>
              </w:rPr>
            </m:ctrlPr>
          </m:sSubPr>
          <m:e>
            <m:r>
              <w:rPr>
                <w:rFonts w:ascii="Cambria Math" w:hAnsi="Cambria Math"/>
              </w:rPr>
              <m:t>γ</m:t>
            </m:r>
            <m:ctrlPr>
              <w:rPr>
                <w:rFonts w:ascii="Cambria Math" w:hAnsi="Cambria Math"/>
              </w:rPr>
            </m:ctrlPr>
          </m:e>
          <m:sub>
            <m:r>
              <w:rPr>
                <w:rFonts w:ascii="Cambria Math" w:hAnsi="Cambria Math"/>
              </w:rPr>
              <m:t>1</m:t>
            </m:r>
          </m:sub>
        </m:sSub>
      </m:oMath>
      <w:r w:rsidRPr="00782776">
        <w:rPr>
          <w:rFonts w:hint="eastAsia"/>
          <w:szCs w:val="21"/>
        </w:rPr>
        <w:t>的值为</w:t>
      </w:r>
      <w:r w:rsidRPr="00782776">
        <w:rPr>
          <w:rFonts w:hint="eastAsia"/>
          <w:szCs w:val="21"/>
        </w:rPr>
        <w:t>0.2, 0.33, 0.5</w:t>
      </w:r>
      <w:r w:rsidRPr="00782776">
        <w:rPr>
          <w:rFonts w:hint="eastAsia"/>
          <w:szCs w:val="21"/>
        </w:rPr>
        <w:t>，分别对应反应后检测周期为</w:t>
      </w:r>
      <w:r w:rsidRPr="00782776">
        <w:rPr>
          <w:rFonts w:hint="eastAsia"/>
          <w:szCs w:val="21"/>
        </w:rPr>
        <w:t>5</w:t>
      </w:r>
      <w:r w:rsidRPr="00782776">
        <w:rPr>
          <w:rFonts w:hint="eastAsia"/>
          <w:szCs w:val="21"/>
        </w:rPr>
        <w:t>天、</w:t>
      </w:r>
      <w:r w:rsidRPr="00782776">
        <w:rPr>
          <w:rFonts w:hint="eastAsia"/>
          <w:szCs w:val="21"/>
        </w:rPr>
        <w:lastRenderedPageBreak/>
        <w:t>3</w:t>
      </w:r>
      <w:r w:rsidRPr="00782776">
        <w:rPr>
          <w:rFonts w:hint="eastAsia"/>
          <w:szCs w:val="21"/>
        </w:rPr>
        <w:t>天和</w:t>
      </w:r>
      <w:r w:rsidRPr="00782776">
        <w:rPr>
          <w:rFonts w:hint="eastAsia"/>
          <w:szCs w:val="21"/>
        </w:rPr>
        <w:t>2</w:t>
      </w:r>
      <w:r w:rsidRPr="00782776">
        <w:rPr>
          <w:rFonts w:hint="eastAsia"/>
          <w:szCs w:val="21"/>
        </w:rPr>
        <w:t>天，反应后隔离人数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szCs w:val="21"/>
        </w:rPr>
        <w:t>=6</w:t>
      </w:r>
      <w:r w:rsidRPr="00782776">
        <w:rPr>
          <w:rFonts w:hint="eastAsia"/>
          <w:szCs w:val="21"/>
        </w:rPr>
        <w:t>和</w:t>
      </w:r>
      <w:r w:rsidRPr="00782776">
        <w:rPr>
          <w:rFonts w:hint="eastAsia"/>
          <w:szCs w:val="21"/>
        </w:rPr>
        <w:t>8</w:t>
      </w:r>
      <w:r w:rsidRPr="00782776">
        <w:rPr>
          <w:rFonts w:hint="eastAsia"/>
          <w:szCs w:val="21"/>
        </w:rPr>
        <w:t>，反应期</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782776">
        <w:rPr>
          <w:rFonts w:hint="eastAsia"/>
          <w:szCs w:val="21"/>
        </w:rPr>
        <w:t>=7</w:t>
      </w:r>
      <w:r w:rsidRPr="00782776">
        <w:rPr>
          <w:rFonts w:hint="eastAsia"/>
          <w:szCs w:val="21"/>
        </w:rPr>
        <w:t>，对应的群体状态变化见图</w:t>
      </w:r>
      <w:r w:rsidRPr="00782776">
        <w:rPr>
          <w:rFonts w:hint="eastAsia"/>
          <w:szCs w:val="21"/>
        </w:rPr>
        <w:t>8</w:t>
      </w:r>
      <w:r w:rsidRPr="00782776">
        <w:rPr>
          <w:rFonts w:hint="eastAsia"/>
          <w:szCs w:val="21"/>
        </w:rPr>
        <w:t>，其中图</w:t>
      </w:r>
      <w:r w:rsidRPr="00782776">
        <w:rPr>
          <w:rFonts w:hint="eastAsia"/>
          <w:szCs w:val="21"/>
        </w:rPr>
        <w:t>8 (a)</w:t>
      </w:r>
      <w:r w:rsidRPr="00782776">
        <w:rPr>
          <w:rFonts w:hint="eastAsia"/>
          <w:szCs w:val="21"/>
        </w:rPr>
        <w:t>对应</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szCs w:val="21"/>
        </w:rPr>
        <w:t>=6</w:t>
      </w:r>
      <w:r w:rsidRPr="00782776">
        <w:rPr>
          <w:rFonts w:hint="eastAsia"/>
          <w:szCs w:val="21"/>
        </w:rPr>
        <w:t>，图</w:t>
      </w:r>
      <w:r w:rsidRPr="00782776">
        <w:rPr>
          <w:rFonts w:hint="eastAsia"/>
          <w:szCs w:val="21"/>
        </w:rPr>
        <w:t>8(b)</w:t>
      </w:r>
      <w:r w:rsidRPr="00782776">
        <w:rPr>
          <w:rFonts w:hint="eastAsia"/>
          <w:szCs w:val="21"/>
        </w:rPr>
        <w:t>对应</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szCs w:val="21"/>
        </w:rPr>
        <w:t>=8</w:t>
      </w:r>
      <w:r w:rsidRPr="00782776">
        <w:rPr>
          <w:rFonts w:hint="eastAsia"/>
          <w:szCs w:val="21"/>
        </w:rPr>
        <w:t>。观察图</w:t>
      </w:r>
      <w:r w:rsidRPr="00782776">
        <w:rPr>
          <w:rFonts w:hint="eastAsia"/>
          <w:szCs w:val="21"/>
        </w:rPr>
        <w:t>(a</w:t>
      </w:r>
      <w:r w:rsidRPr="00782776">
        <w:rPr>
          <w:szCs w:val="21"/>
        </w:rPr>
        <w:t>)</w:t>
      </w:r>
      <w:r w:rsidRPr="00782776">
        <w:rPr>
          <w:rFonts w:hint="eastAsia"/>
          <w:szCs w:val="21"/>
        </w:rPr>
        <w:t>，其各个时刻取值似乎过于小而不符合常理。但仔细分析可知，纵轴表示“当前时刻奥运村中感染者的数量”，而非“当前时刻感染者的数量”，且该情形下隔离强度较大（</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szCs w:val="21"/>
        </w:rPr>
        <w:t>=6</w:t>
      </w:r>
      <w:r w:rsidRPr="00782776">
        <w:rPr>
          <w:rFonts w:hint="eastAsia"/>
          <w:szCs w:val="21"/>
        </w:rPr>
        <w:t>），并伴有周期性的病毒检测。随着移除速率的增加，感染人数曲线的走势明显放缓，类似于隔离强度，移除速率似乎也决定了疫情的走势。结合图</w:t>
      </w:r>
      <w:r w:rsidRPr="00782776">
        <w:rPr>
          <w:rFonts w:hint="eastAsia"/>
          <w:szCs w:val="21"/>
        </w:rPr>
        <w:t>(</w:t>
      </w:r>
      <w:r w:rsidRPr="00782776">
        <w:rPr>
          <w:szCs w:val="21"/>
        </w:rPr>
        <w:t>b)</w:t>
      </w:r>
      <w:r w:rsidRPr="00782776">
        <w:rPr>
          <w:rFonts w:hint="eastAsia"/>
          <w:szCs w:val="21"/>
        </w:rPr>
        <w:t>可看出，高隔离强度和短检测周期能很好地控制疫情，而低隔离强度和长检测周期则易导致疫情爆发。后面将看到，疫情的走向不仅与隔离强度和检测周期有关，还与当前易感者与感染者比例相关。</w:t>
      </w:r>
    </w:p>
    <w:p w14:paraId="074C47E1" w14:textId="77777777" w:rsidR="006C1E21" w:rsidRPr="00782776" w:rsidRDefault="00D350EE">
      <w:pPr>
        <w:adjustRightInd w:val="0"/>
        <w:rPr>
          <w:szCs w:val="21"/>
        </w:rPr>
      </w:pPr>
      <w:r w:rsidRPr="00782776">
        <w:rPr>
          <w:noProof/>
        </w:rPr>
        <w:drawing>
          <wp:inline distT="0" distB="0" distL="0" distR="0" wp14:anchorId="21E5C2E7" wp14:editId="0672CB66">
            <wp:extent cx="2978785" cy="1216025"/>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noChangeArrowheads="1"/>
                    </pic:cNvPicPr>
                  </pic:nvPicPr>
                  <pic:blipFill>
                    <a:blip r:embed="rId28">
                      <a:extLst>
                        <a:ext uri="{28A0092B-C50C-407E-A947-70E740481C1C}">
                          <a14:useLocalDpi xmlns:a14="http://schemas.microsoft.com/office/drawing/2010/main" val="0"/>
                        </a:ext>
                      </a:extLst>
                    </a:blip>
                    <a:srcRect l="5534"/>
                    <a:stretch>
                      <a:fillRect/>
                    </a:stretch>
                  </pic:blipFill>
                  <pic:spPr>
                    <a:xfrm>
                      <a:off x="0" y="0"/>
                      <a:ext cx="2978872" cy="1216325"/>
                    </a:xfrm>
                    <a:prstGeom prst="rect">
                      <a:avLst/>
                    </a:prstGeom>
                    <a:noFill/>
                    <a:ln>
                      <a:noFill/>
                    </a:ln>
                  </pic:spPr>
                </pic:pic>
              </a:graphicData>
            </a:graphic>
          </wp:inline>
        </w:drawing>
      </w:r>
    </w:p>
    <w:p w14:paraId="146E3FA8" w14:textId="77777777" w:rsidR="006C1E21" w:rsidRPr="00782776" w:rsidRDefault="00D350EE">
      <w:pPr>
        <w:adjustRightInd w:val="0"/>
        <w:spacing w:line="312" w:lineRule="exact"/>
        <w:jc w:val="center"/>
        <w:rPr>
          <w:rFonts w:ascii="宋体" w:hAnsi="宋体"/>
          <w:sz w:val="18"/>
          <w:szCs w:val="18"/>
        </w:rPr>
      </w:pPr>
      <w:r w:rsidRPr="00782776">
        <w:rPr>
          <w:rFonts w:ascii="宋体" w:hAnsi="宋体" w:hint="eastAsia"/>
          <w:sz w:val="18"/>
          <w:szCs w:val="18"/>
        </w:rPr>
        <w:t>图8 不同检测周期下奥运村内群体状态</w:t>
      </w:r>
    </w:p>
    <w:p w14:paraId="648CDD5B" w14:textId="77777777" w:rsidR="006C1E21" w:rsidRPr="00782776" w:rsidRDefault="006C1E21">
      <w:pPr>
        <w:adjustRightInd w:val="0"/>
        <w:spacing w:line="312" w:lineRule="exact"/>
        <w:rPr>
          <w:szCs w:val="21"/>
        </w:rPr>
      </w:pPr>
    </w:p>
    <w:p w14:paraId="0B14D749" w14:textId="77777777" w:rsidR="006C1E21" w:rsidRPr="00782776" w:rsidRDefault="00D350EE">
      <w:pPr>
        <w:pStyle w:val="afff3"/>
        <w:numPr>
          <w:ilvl w:val="0"/>
          <w:numId w:val="20"/>
        </w:numPr>
        <w:adjustRightInd w:val="0"/>
        <w:spacing w:line="312" w:lineRule="exact"/>
        <w:ind w:firstLineChars="0"/>
        <w:rPr>
          <w:szCs w:val="21"/>
        </w:rPr>
      </w:pPr>
      <w:r w:rsidRPr="00782776">
        <w:rPr>
          <w:rFonts w:hint="eastAsia"/>
          <w:szCs w:val="21"/>
        </w:rPr>
        <w:t>响应时间</w:t>
      </w:r>
    </w:p>
    <w:p w14:paraId="3993BC39" w14:textId="77777777" w:rsidR="006C1E21" w:rsidRPr="00782776" w:rsidRDefault="00D350EE">
      <w:pPr>
        <w:adjustRightInd w:val="0"/>
        <w:spacing w:line="312" w:lineRule="exact"/>
        <w:ind w:firstLineChars="200" w:firstLine="420"/>
        <w:rPr>
          <w:szCs w:val="21"/>
        </w:rPr>
      </w:pPr>
      <w:r w:rsidRPr="00782776">
        <w:rPr>
          <w:rFonts w:hint="eastAsia"/>
          <w:szCs w:val="21"/>
        </w:rPr>
        <w:t>响应时间反映了官方知晓感染者存在并决策（决定隔离和加强检测）的所用时间，由响应时间</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782776">
        <w:rPr>
          <w:rFonts w:hint="eastAsia"/>
          <w:szCs w:val="21"/>
        </w:rPr>
        <w:t>所衡量。假设在反应期后官方会采取两种防疫态度：第一种为严格，官方会采取严格的隔离措施并缩短排查病毒的时间间隔，此时有</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szCs w:val="21"/>
        </w:rPr>
        <w:t>=3</w:t>
      </w:r>
      <w:r w:rsidRPr="00782776">
        <w:rPr>
          <w:rFonts w:hint="eastAsia"/>
          <w:szCs w:val="21"/>
        </w:rPr>
        <w:t>、</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oMath>
      <w:r w:rsidRPr="00782776">
        <w:rPr>
          <w:rFonts w:hint="eastAsia"/>
          <w:szCs w:val="21"/>
        </w:rPr>
        <w:t>=0.333</w:t>
      </w:r>
      <w:r w:rsidRPr="00782776">
        <w:rPr>
          <w:rFonts w:hint="eastAsia"/>
          <w:szCs w:val="21"/>
        </w:rPr>
        <w:t>；第二种为普通，此时只会略微限制奥运村中人员的自由活动且稍微缩短排查病毒的时间，此时有</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rPr>
          <w:rFonts w:hint="eastAsia"/>
          <w:szCs w:val="21"/>
        </w:rPr>
        <w:t>=8</w:t>
      </w:r>
      <w:r w:rsidRPr="00782776">
        <w:rPr>
          <w:rFonts w:hint="eastAsia"/>
          <w:szCs w:val="21"/>
        </w:rPr>
        <w:t>、</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oMath>
      <w:r w:rsidRPr="00782776">
        <w:rPr>
          <w:rFonts w:hint="eastAsia"/>
          <w:szCs w:val="21"/>
        </w:rPr>
        <w:t>=0.25</w:t>
      </w:r>
      <w:r w:rsidRPr="00782776">
        <w:rPr>
          <w:rFonts w:hint="eastAsia"/>
          <w:szCs w:val="21"/>
        </w:rPr>
        <w:t>。取响应时间</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Pr="00782776">
        <w:rPr>
          <w:rFonts w:hint="eastAsia"/>
          <w:szCs w:val="21"/>
        </w:rPr>
        <w:t>的值为</w:t>
      </w:r>
      <w:r w:rsidRPr="00782776">
        <w:rPr>
          <w:rFonts w:hint="eastAsia"/>
          <w:szCs w:val="21"/>
        </w:rPr>
        <w:t>7, 11, 15</w:t>
      </w:r>
      <w:r w:rsidRPr="00782776">
        <w:rPr>
          <w:rFonts w:hint="eastAsia"/>
          <w:szCs w:val="21"/>
        </w:rPr>
        <w:t>，对应的疫情走势见图</w:t>
      </w:r>
      <w:r w:rsidRPr="00782776">
        <w:rPr>
          <w:rFonts w:hint="eastAsia"/>
          <w:szCs w:val="21"/>
        </w:rPr>
        <w:t>9</w:t>
      </w:r>
      <w:r w:rsidRPr="00782776">
        <w:rPr>
          <w:rFonts w:hint="eastAsia"/>
          <w:szCs w:val="21"/>
        </w:rPr>
        <w:t>。观察图</w:t>
      </w:r>
      <w:r w:rsidRPr="00782776">
        <w:rPr>
          <w:rFonts w:hint="eastAsia"/>
          <w:szCs w:val="21"/>
        </w:rPr>
        <w:t>(a</w:t>
      </w:r>
      <w:r w:rsidRPr="00782776">
        <w:rPr>
          <w:szCs w:val="21"/>
        </w:rPr>
        <w:t>)</w:t>
      </w:r>
      <w:r w:rsidRPr="00782776">
        <w:rPr>
          <w:rFonts w:hint="eastAsia"/>
          <w:szCs w:val="21"/>
        </w:rPr>
        <w:t>与图</w:t>
      </w:r>
      <w:r w:rsidRPr="00782776">
        <w:rPr>
          <w:rFonts w:hint="eastAsia"/>
          <w:szCs w:val="21"/>
        </w:rPr>
        <w:t>(</w:t>
      </w:r>
      <w:r w:rsidRPr="00782776">
        <w:rPr>
          <w:szCs w:val="21"/>
        </w:rPr>
        <w:t>b)</w:t>
      </w:r>
      <w:r w:rsidRPr="00782776">
        <w:rPr>
          <w:rFonts w:hint="eastAsia"/>
          <w:szCs w:val="21"/>
        </w:rPr>
        <w:t>可知，改变响应时间并未改变总体疾病趋势。也即，如果隔离强度和检测力度不够，即便加快对疾病的响应时间，也不能阻止疾病的爆发。然而，加快响应时间虽不能改变疫情的总体趋势，却能大大降低其规模。通过实验可知，无论是否实施了强有力的措施，加快响应时间均可使疫情的总体规模下降。在隔离强度和检测力度足够的情况下，</w:t>
      </w:r>
      <w:r w:rsidRPr="00782776">
        <w:rPr>
          <w:rFonts w:hint="eastAsia"/>
          <w:szCs w:val="21"/>
        </w:rPr>
        <w:t>2</w:t>
      </w:r>
      <w:r w:rsidRPr="00782776">
        <w:rPr>
          <w:rFonts w:hint="eastAsia"/>
          <w:szCs w:val="21"/>
        </w:rPr>
        <w:t>倍的响应时间可使得</w:t>
      </w:r>
      <w:r w:rsidRPr="00782776">
        <w:rPr>
          <w:rFonts w:hint="eastAsia"/>
          <w:szCs w:val="21"/>
        </w:rPr>
        <w:t>60</w:t>
      </w:r>
      <w:r w:rsidRPr="00782776">
        <w:rPr>
          <w:rFonts w:hint="eastAsia"/>
          <w:szCs w:val="21"/>
        </w:rPr>
        <w:t>天后疫情总体规模下降约</w:t>
      </w:r>
      <w:r w:rsidRPr="00782776">
        <w:rPr>
          <w:rFonts w:hint="eastAsia"/>
          <w:szCs w:val="21"/>
        </w:rPr>
        <w:t>6</w:t>
      </w:r>
      <w:r w:rsidRPr="00782776">
        <w:rPr>
          <w:rFonts w:hint="eastAsia"/>
          <w:szCs w:val="21"/>
        </w:rPr>
        <w:t>倍。</w:t>
      </w:r>
    </w:p>
    <w:p w14:paraId="73A8B317" w14:textId="77777777" w:rsidR="006C1E21" w:rsidRPr="00782776" w:rsidRDefault="00D350EE">
      <w:pPr>
        <w:adjustRightInd w:val="0"/>
        <w:ind w:firstLineChars="202" w:firstLine="424"/>
        <w:jc w:val="left"/>
        <w:rPr>
          <w:szCs w:val="21"/>
        </w:rPr>
      </w:pPr>
      <w:r w:rsidRPr="00782776">
        <w:rPr>
          <w:rFonts w:hint="eastAsia"/>
          <w:szCs w:val="21"/>
        </w:rPr>
        <w:t>通过模拟可以看到，更严格的隔离、更频繁的病毒检测能够降低疫情的走势甚至阻断疫情爆发的可能。提高响应时间虽不能改变疫情的走势，却可</w:t>
      </w:r>
      <w:r w:rsidRPr="00782776">
        <w:rPr>
          <w:rFonts w:hint="eastAsia"/>
          <w:szCs w:val="21"/>
        </w:rPr>
        <w:t>以大大减小其规模。故防疫期间，在保证有效隔离和高效检测的基础上，决策者需要更快速、更果敢</w:t>
      </w:r>
      <w:r w:rsidRPr="00782776">
        <w:rPr>
          <w:noProof/>
        </w:rPr>
        <w:drawing>
          <wp:inline distT="0" distB="0" distL="0" distR="0" wp14:anchorId="7CF1B35C" wp14:editId="5F7AD02C">
            <wp:extent cx="3011170" cy="116395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9">
                      <a:extLst>
                        <a:ext uri="{28A0092B-C50C-407E-A947-70E740481C1C}">
                          <a14:useLocalDpi xmlns:a14="http://schemas.microsoft.com/office/drawing/2010/main" val="0"/>
                        </a:ext>
                      </a:extLst>
                    </a:blip>
                    <a:srcRect l="3204"/>
                    <a:stretch>
                      <a:fillRect/>
                    </a:stretch>
                  </pic:blipFill>
                  <pic:spPr>
                    <a:xfrm>
                      <a:off x="0" y="0"/>
                      <a:ext cx="3014576" cy="1165882"/>
                    </a:xfrm>
                    <a:prstGeom prst="rect">
                      <a:avLst/>
                    </a:prstGeom>
                    <a:noFill/>
                    <a:ln>
                      <a:noFill/>
                    </a:ln>
                  </pic:spPr>
                </pic:pic>
              </a:graphicData>
            </a:graphic>
          </wp:inline>
        </w:drawing>
      </w:r>
    </w:p>
    <w:p w14:paraId="29EB7823" w14:textId="77777777" w:rsidR="006C1E21" w:rsidRPr="00782776" w:rsidRDefault="00D350EE">
      <w:pPr>
        <w:adjustRightInd w:val="0"/>
        <w:spacing w:line="312" w:lineRule="exact"/>
        <w:jc w:val="center"/>
        <w:rPr>
          <w:rFonts w:ascii="宋体" w:hAnsi="宋体"/>
          <w:sz w:val="18"/>
          <w:szCs w:val="18"/>
        </w:rPr>
      </w:pPr>
      <w:r w:rsidRPr="00782776">
        <w:rPr>
          <w:rFonts w:ascii="宋体" w:hAnsi="宋体" w:hint="eastAsia"/>
          <w:sz w:val="18"/>
          <w:szCs w:val="18"/>
        </w:rPr>
        <w:t>图9 不同响应时间下奥运村内群体状态</w:t>
      </w:r>
    </w:p>
    <w:p w14:paraId="496C9714" w14:textId="77777777" w:rsidR="006C1E21" w:rsidRPr="00782776" w:rsidRDefault="00D350EE">
      <w:pPr>
        <w:adjustRightInd w:val="0"/>
        <w:spacing w:line="312" w:lineRule="exact"/>
        <w:rPr>
          <w:szCs w:val="21"/>
        </w:rPr>
      </w:pPr>
      <w:r w:rsidRPr="00782776">
        <w:rPr>
          <w:rFonts w:hint="eastAsia"/>
          <w:szCs w:val="21"/>
        </w:rPr>
        <w:t>地做出决定。</w:t>
      </w:r>
    </w:p>
    <w:p w14:paraId="65ECB53A" w14:textId="77777777" w:rsidR="006C1E21" w:rsidRPr="00782776" w:rsidRDefault="00D350EE">
      <w:pPr>
        <w:pStyle w:val="afff3"/>
        <w:numPr>
          <w:ilvl w:val="0"/>
          <w:numId w:val="20"/>
        </w:numPr>
        <w:adjustRightInd w:val="0"/>
        <w:spacing w:line="312" w:lineRule="exact"/>
        <w:ind w:firstLineChars="0"/>
        <w:rPr>
          <w:szCs w:val="21"/>
        </w:rPr>
      </w:pPr>
      <w:r w:rsidRPr="00782776">
        <w:rPr>
          <w:rFonts w:hint="eastAsia"/>
          <w:szCs w:val="21"/>
        </w:rPr>
        <w:t>舆情传播</w:t>
      </w:r>
    </w:p>
    <w:p w14:paraId="44F15F8A" w14:textId="77777777" w:rsidR="006C1E21" w:rsidRPr="00782776" w:rsidRDefault="00D350EE">
      <w:pPr>
        <w:adjustRightInd w:val="0"/>
        <w:ind w:firstLineChars="200" w:firstLine="420"/>
      </w:pPr>
      <w:r w:rsidRPr="00782776">
        <w:rPr>
          <w:rFonts w:hint="eastAsia"/>
          <w:szCs w:val="21"/>
        </w:rPr>
        <w:t>令开关变量</w:t>
      </w:r>
      <m:oMath>
        <m:r>
          <w:rPr>
            <w:rFonts w:ascii="Cambria Math" w:hAnsi="Cambria Math"/>
            <w:szCs w:val="21"/>
          </w:rPr>
          <m:t>c</m:t>
        </m:r>
        <m:r>
          <m:rPr>
            <m:sty m:val="p"/>
          </m:rPr>
          <w:rPr>
            <w:rFonts w:ascii="Cambria Math" w:hAnsi="Cambria Math"/>
            <w:szCs w:val="21"/>
          </w:rPr>
          <m:t>=1</m:t>
        </m:r>
      </m:oMath>
      <w:r w:rsidRPr="00782776">
        <w:rPr>
          <w:rFonts w:hint="eastAsia"/>
          <w:szCs w:val="21"/>
        </w:rPr>
        <w:t>，此时奥运村内的疫情规模会影响村中个体的行为，即规模的增大会增强个体的防疫意识，在参数上表现为个体被感染率</w:t>
      </w:r>
      <m:oMath>
        <m:r>
          <w:rPr>
            <w:rFonts w:ascii="Cambria Math" w:hAnsi="Cambria Math"/>
            <w:szCs w:val="21"/>
          </w:rPr>
          <m:t>a</m:t>
        </m:r>
        <m:d>
          <m:dPr>
            <m:ctrlPr>
              <w:rPr>
                <w:rFonts w:ascii="Cambria Math" w:hAnsi="Cambria Math"/>
                <w:szCs w:val="21"/>
              </w:rPr>
            </m:ctrlPr>
          </m:dPr>
          <m:e>
            <m:r>
              <w:rPr>
                <w:rFonts w:ascii="Cambria Math" w:hAnsi="Cambria Math"/>
                <w:szCs w:val="21"/>
              </w:rPr>
              <m:t>t</m:t>
            </m:r>
          </m:e>
        </m:d>
      </m:oMath>
      <w:r w:rsidRPr="00782776">
        <w:rPr>
          <w:rFonts w:hint="eastAsia"/>
          <w:szCs w:val="21"/>
        </w:rPr>
        <w:t>的减小（</w:t>
      </w:r>
      <w:proofErr w:type="gramStart"/>
      <w:r w:rsidRPr="00782776">
        <w:rPr>
          <w:rFonts w:hint="eastAsia"/>
          <w:szCs w:val="21"/>
        </w:rPr>
        <w:t>见式</w:t>
      </w:r>
      <w:proofErr w:type="gramEnd"/>
      <w:r w:rsidRPr="00782776">
        <w:rPr>
          <w:szCs w:val="21"/>
        </w:rPr>
        <w:t>4</w:t>
      </w:r>
      <w:r w:rsidRPr="00782776">
        <w:rPr>
          <w:rFonts w:hint="eastAsia"/>
          <w:szCs w:val="21"/>
        </w:rPr>
        <w:t>）。为探究舆情传播对整体疫情的影响，分别在参数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t>=8</w:t>
      </w:r>
      <w:r w:rsidRPr="00782776">
        <w:rPr>
          <w:rFonts w:hint="eastAsia"/>
        </w:rPr>
        <w:t>、</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oMath>
      <w:r w:rsidRPr="00782776">
        <w:t>=0.25</w:t>
      </w:r>
      <w:r w:rsidRPr="00782776">
        <w:rPr>
          <w:rFonts w:hint="eastAsia"/>
        </w:rPr>
        <w:t>、</w:t>
      </w:r>
      <m:oMath>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0</m:t>
            </m:r>
          </m:sub>
        </m:sSub>
      </m:oMath>
      <w:r w:rsidRPr="00782776">
        <w:t>=0</w:t>
      </w:r>
      <w:r w:rsidRPr="00782776">
        <w:rPr>
          <w:rFonts w:hint="eastAsia"/>
        </w:rPr>
        <w:t>（普通防疫）和参数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82776">
        <w:t>=3</w:t>
      </w:r>
      <w:r w:rsidRPr="00782776">
        <w:rPr>
          <w:rFonts w:hint="eastAsia"/>
        </w:rPr>
        <w:t>、</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oMath>
      <w:r w:rsidRPr="00782776">
        <w:t>=0.333</w:t>
      </w:r>
      <w:r w:rsidRPr="00782776">
        <w:rPr>
          <w:rFonts w:hint="eastAsia"/>
        </w:rPr>
        <w:t>、</w:t>
      </w:r>
      <m:oMath>
        <m:sSub>
          <m:sSubPr>
            <m:ctrlPr>
              <w:rPr>
                <w:rFonts w:ascii="Cambria Math" w:hAnsi="Cambria Math"/>
                <w:i/>
              </w:rPr>
            </m:ctrlPr>
          </m:sSubPr>
          <m:e>
            <m:r>
              <m:rPr>
                <m:sty m:val="p"/>
              </m:rPr>
              <w:rPr>
                <w:rFonts w:ascii="Cambria Math" w:hAnsi="Cambria Math"/>
              </w:rPr>
              <m:t>t</m:t>
            </m:r>
            <m:ctrlPr>
              <w:rPr>
                <w:rFonts w:ascii="Cambria Math" w:hAnsi="Cambria Math"/>
              </w:rPr>
            </m:ctrlPr>
          </m:e>
          <m:sub>
            <m:r>
              <w:rPr>
                <w:rFonts w:ascii="Cambria Math" w:hAnsi="Cambria Math"/>
              </w:rPr>
              <m:t>0</m:t>
            </m:r>
          </m:sub>
        </m:sSub>
      </m:oMath>
      <w:r w:rsidRPr="00782776">
        <w:t>=0</w:t>
      </w:r>
      <w:r w:rsidRPr="00782776">
        <w:rPr>
          <w:rFonts w:hint="eastAsia"/>
        </w:rPr>
        <w:t>（严格防疫）下进行模拟，</w:t>
      </w:r>
    </w:p>
    <w:p w14:paraId="7AEB196E" w14:textId="77777777" w:rsidR="006C1E21" w:rsidRPr="00782776" w:rsidRDefault="00D350EE">
      <w:pPr>
        <w:adjustRightInd w:val="0"/>
        <w:ind w:firstLine="425"/>
      </w:pPr>
      <w:r w:rsidRPr="00782776">
        <w:rPr>
          <w:rFonts w:hint="eastAsia"/>
        </w:rPr>
        <w:t>模拟结果见图</w:t>
      </w:r>
      <w:r w:rsidRPr="00782776">
        <w:rPr>
          <w:rFonts w:hint="eastAsia"/>
        </w:rPr>
        <w:t>10</w:t>
      </w:r>
      <w:r w:rsidRPr="00782776">
        <w:rPr>
          <w:rFonts w:hint="eastAsia"/>
        </w:rPr>
        <w:t>。可以看到，在防疫措施处于较低水平时（图</w:t>
      </w:r>
      <w:r w:rsidRPr="00782776">
        <w:t>(a)</w:t>
      </w:r>
      <w:r w:rsidRPr="00782776">
        <w:rPr>
          <w:rFonts w:hint="eastAsia"/>
        </w:rPr>
        <w:t>），依靠区域内的舆情传播导致的个体行为变化只能减缓疫情的传播速度，而不能改变其趋势。相反，当防疫措施较严格时（图</w:t>
      </w:r>
      <w:r w:rsidRPr="00782776">
        <w:rPr>
          <w:rFonts w:hint="eastAsia"/>
        </w:rPr>
        <w:t>(</w:t>
      </w:r>
      <w:r w:rsidRPr="00782776">
        <w:t>b)</w:t>
      </w:r>
      <w:r w:rsidRPr="00782776">
        <w:rPr>
          <w:rFonts w:hint="eastAsia"/>
        </w:rPr>
        <w:t>），舆情传播所导致的疫情规模变化几乎可以忽略不计。这说明在防疫阶段，提高人们的防疫意识只是减少疫情规模的辅助手段，为了从根本上控制疫情规模，</w:t>
      </w:r>
    </w:p>
    <w:p w14:paraId="283B8B2C" w14:textId="77777777" w:rsidR="006C1E21" w:rsidRPr="00782776" w:rsidRDefault="00D350EE">
      <w:pPr>
        <w:adjustRightInd w:val="0"/>
        <w:rPr>
          <w:i/>
          <w:szCs w:val="21"/>
        </w:rPr>
      </w:pPr>
      <w:r w:rsidRPr="00782776">
        <w:rPr>
          <w:rFonts w:hint="eastAsia"/>
        </w:rPr>
        <w:t>必须进行更强有力的干预措施。</w:t>
      </w:r>
    </w:p>
    <w:p w14:paraId="0F56D45B" w14:textId="77777777" w:rsidR="006C1E21" w:rsidRPr="00782776" w:rsidRDefault="00D350EE">
      <w:pPr>
        <w:adjustRightInd w:val="0"/>
        <w:rPr>
          <w:szCs w:val="21"/>
        </w:rPr>
      </w:pPr>
      <w:r w:rsidRPr="00782776">
        <w:rPr>
          <w:noProof/>
        </w:rPr>
        <mc:AlternateContent>
          <mc:Choice Requires="wpg">
            <w:drawing>
              <wp:inline distT="0" distB="0" distL="0" distR="0" wp14:anchorId="05911CA7" wp14:editId="2B04DF07">
                <wp:extent cx="2961640" cy="1209675"/>
                <wp:effectExtent l="0" t="0" r="0" b="9525"/>
                <wp:docPr id="1" name="组合 20"/>
                <wp:cNvGraphicFramePr/>
                <a:graphic xmlns:a="http://schemas.openxmlformats.org/drawingml/2006/main">
                  <a:graphicData uri="http://schemas.microsoft.com/office/word/2010/wordprocessingGroup">
                    <wpg:wgp>
                      <wpg:cNvGrpSpPr/>
                      <wpg:grpSpPr>
                        <a:xfrm>
                          <a:off x="0" y="0"/>
                          <a:ext cx="2961640" cy="1209675"/>
                          <a:chOff x="0" y="0"/>
                          <a:chExt cx="90089" cy="35170"/>
                        </a:xfrm>
                      </wpg:grpSpPr>
                      <wpg:grpSp>
                        <wpg:cNvPr id="2" name="组合 2"/>
                        <wpg:cNvGrpSpPr/>
                        <wpg:grpSpPr>
                          <a:xfrm>
                            <a:off x="1743" y="0"/>
                            <a:ext cx="88346" cy="35170"/>
                            <a:chOff x="1743" y="0"/>
                            <a:chExt cx="88345" cy="35170"/>
                          </a:xfrm>
                        </wpg:grpSpPr>
                        <pic:pic xmlns:pic="http://schemas.openxmlformats.org/drawingml/2006/picture">
                          <pic:nvPicPr>
                            <pic:cNvPr id="3"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1743" y="0"/>
                              <a:ext cx="38248" cy="34020"/>
                            </a:xfrm>
                            <a:prstGeom prst="rect">
                              <a:avLst/>
                            </a:prstGeom>
                            <a:noFill/>
                          </pic:spPr>
                        </pic:pic>
                        <pic:pic xmlns:pic="http://schemas.openxmlformats.org/drawingml/2006/picture">
                          <pic:nvPicPr>
                            <pic:cNvPr id="4"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49037" y="1150"/>
                              <a:ext cx="41051" cy="34020"/>
                            </a:xfrm>
                            <a:prstGeom prst="rect">
                              <a:avLst/>
                            </a:prstGeom>
                            <a:noFill/>
                          </pic:spPr>
                        </pic:pic>
                      </wpg:grpSp>
                      <pic:pic xmlns:pic="http://schemas.openxmlformats.org/drawingml/2006/picture">
                        <pic:nvPicPr>
                          <pic:cNvPr id="5" name="图片 3"/>
                          <pic:cNvPicPr>
                            <a:picLocks noChangeAspect="1" noChangeArrowheads="1"/>
                          </pic:cNvPicPr>
                        </pic:nvPicPr>
                        <pic:blipFill>
                          <a:blip r:embed="rId28">
                            <a:extLst>
                              <a:ext uri="{28A0092B-C50C-407E-A947-70E740481C1C}">
                                <a14:useLocalDpi xmlns:a14="http://schemas.microsoft.com/office/drawing/2010/main" val="0"/>
                              </a:ext>
                            </a:extLst>
                          </a:blip>
                          <a:srcRect l="6667" t="7727" r="89494" b="84401"/>
                          <a:stretch>
                            <a:fillRect/>
                          </a:stretch>
                        </pic:blipFill>
                        <pic:spPr>
                          <a:xfrm>
                            <a:off x="0" y="1498"/>
                            <a:ext cx="3487" cy="2758"/>
                          </a:xfrm>
                          <a:prstGeom prst="rect">
                            <a:avLst/>
                          </a:prstGeom>
                          <a:noFill/>
                        </pic:spPr>
                      </pic:pic>
                      <pic:pic xmlns:pic="http://schemas.openxmlformats.org/drawingml/2006/picture">
                        <pic:nvPicPr>
                          <pic:cNvPr id="6" name="图片 4"/>
                          <pic:cNvPicPr>
                            <a:picLocks noChangeAspect="1" noChangeArrowheads="1"/>
                          </pic:cNvPicPr>
                        </pic:nvPicPr>
                        <pic:blipFill>
                          <a:blip r:embed="rId28">
                            <a:extLst>
                              <a:ext uri="{28A0092B-C50C-407E-A947-70E740481C1C}">
                                <a14:useLocalDpi xmlns:a14="http://schemas.microsoft.com/office/drawing/2010/main" val="0"/>
                              </a:ext>
                            </a:extLst>
                          </a:blip>
                          <a:srcRect l="54764" t="8005" r="41605" b="84903"/>
                          <a:stretch>
                            <a:fillRect/>
                          </a:stretch>
                        </pic:blipFill>
                        <pic:spPr>
                          <a:xfrm>
                            <a:off x="46011" y="1771"/>
                            <a:ext cx="3299" cy="2485"/>
                          </a:xfrm>
                          <a:prstGeom prst="rect">
                            <a:avLst/>
                          </a:prstGeom>
                          <a:noFill/>
                        </pic:spPr>
                      </pic:pic>
                    </wpg:wgp>
                  </a:graphicData>
                </a:graphic>
              </wp:inline>
            </w:drawing>
          </mc:Choice>
          <mc:Fallback xmlns:wpsCustomData="http://www.wps.cn/officeDocument/2013/wpsCustomData">
            <w:pict>
              <v:group id="组合 20" o:spid="_x0000_s1026" o:spt="203" style="height:95.25pt;width:233.2pt;" coordsize="90089,35170" o:gfxdata="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">
                <o:lock v:ext="edit" aspectratio="f"/>
                <v:group id="_x0000_s1026" o:spid="_x0000_s1026" o:spt="203" style="position:absolute;left:1743;top:0;height:35170;width:88346;" coordorigin="1743,0" coordsize="88345,3517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图片 5" o:spid="_x0000_s1026" o:spt="75" type="#_x0000_t75" style="position:absolute;left:1743;top:0;height:34020;width:38248;" filled="f" o:preferrelative="t" stroked="f" coordsize="21600,21600" o:gfxdata="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hIrsAAADa&#10;AAAADwAAAAAAAAABACAAAAAiAAAAZHJzL2Rvd25yZXYueG1sUEsBAhQAFAAAAAgAh07iQDMvBZ47&#10;AAAAOQAAABAAAAAAAAAAAQAgAAAACgEAAGRycy9zaGFwZXhtbC54bWxQSwUGAAAAAAYABgBbAQAA&#10;tAMAAAAA&#10;">
                    <v:fill on="f" focussize="0,0"/>
                    <v:stroke on="f"/>
                    <v:imagedata r:id="rId32" o:title=""/>
                    <o:lock v:ext="edit" aspectratio="t"/>
                  </v:shape>
                  <v:shape id="图片 6" o:spid="_x0000_s1026" o:spt="75" type="#_x0000_t75" style="position:absolute;left:49037;top:1150;height:34020;width:41051;" filled="f" o:preferrelative="t" stroked="f" coordsize="21600,21600" o:gfxdata="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cVr4A&#10;AADaAAAADwAAAAAAAAABACAAAAAiAAAAZHJzL2Rvd25yZXYueG1sUEsBAhQAFAAAAAgAh07iQDMv&#10;BZ47AAAAOQAAABAAAAAAAAAAAQAgAAAADQEAAGRycy9zaGFwZXhtbC54bWxQSwUGAAAAAAYABgBb&#10;AQAAtwMAAAAA&#10;">
                    <v:fill on="f" focussize="0,0"/>
                    <v:stroke on="f"/>
                    <v:imagedata r:id="rId33" o:title=""/>
                    <o:lock v:ext="edit" aspectratio="t"/>
                  </v:shape>
                </v:group>
                <v:shape id="图片 3" o:spid="_x0000_s1026" o:spt="75" type="#_x0000_t75" style="position:absolute;left:0;top:1498;height:2758;width:3487;" filled="f" o:preferrelative="t" stroked="f" coordsize="21600,21600" o:gfxdata="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lq/Am2AAAA2gAAAA8A&#10;AAAAAAAAAQAgAAAAIgAAAGRycy9kb3ducmV2LnhtbFBLAQIUABQAAAAIAIdO4kAzLwWeOwAAADkA&#10;AAAQAAAAAAAAAAEAIAAAAAUBAABkcnMvc2hhcGV4bWwueG1sUEsFBgAAAAAGAAYAWwEAAK8DAAAA&#10;AA==&#10;">
                  <v:fill on="f" focussize="0,0"/>
                  <v:stroke on="f"/>
                  <v:imagedata r:id="rId34" cropleft="4369f" croptop="5064f" cropright="58651f" cropbottom="55313f" o:title=""/>
                  <o:lock v:ext="edit" aspectratio="t"/>
                </v:shape>
                <v:shape id="图片 4" o:spid="_x0000_s1026" o:spt="75" type="#_x0000_t75" style="position:absolute;left:46011;top:1771;height:2485;width:3299;" filled="f" o:preferrelative="t" stroked="f" coordsize="21600,21600" o:gfxdata="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fMWLsAAADa&#10;AAAADwAAAAAAAAABACAAAAAiAAAAZHJzL2Rvd25yZXYueG1sUEsBAhQAFAAAAAgAh07iQDMvBZ47&#10;AAAAOQAAABAAAAAAAAAAAQAgAAAACgEAAGRycy9zaGFwZXhtbC54bWxQSwUGAAAAAAYABgBbAQAA&#10;tAMAAAAA&#10;">
                  <v:fill on="f" focussize="0,0"/>
                  <v:stroke on="f"/>
                  <v:imagedata r:id="rId34" cropleft="35890f" croptop="5246f" cropright="27266f" cropbottom="55642f" o:title=""/>
                  <o:lock v:ext="edit" aspectratio="t"/>
                </v:shape>
                <w10:wrap type="none"/>
                <w10:anchorlock/>
              </v:group>
            </w:pict>
          </mc:Fallback>
        </mc:AlternateContent>
      </w:r>
    </w:p>
    <w:p w14:paraId="111D5179" w14:textId="77777777" w:rsidR="006C1E21" w:rsidRPr="00782776" w:rsidRDefault="00D350EE">
      <w:pPr>
        <w:adjustRightInd w:val="0"/>
        <w:jc w:val="center"/>
        <w:rPr>
          <w:rFonts w:ascii="宋体" w:hAnsi="宋体"/>
          <w:sz w:val="18"/>
          <w:szCs w:val="18"/>
        </w:rPr>
      </w:pPr>
      <w:r w:rsidRPr="00782776">
        <w:rPr>
          <w:rFonts w:ascii="宋体" w:hAnsi="宋体" w:hint="eastAsia"/>
          <w:sz w:val="18"/>
          <w:szCs w:val="18"/>
        </w:rPr>
        <w:t>图10</w:t>
      </w:r>
      <w:r w:rsidRPr="00782776">
        <w:rPr>
          <w:rFonts w:ascii="宋体" w:hAnsi="宋体"/>
          <w:sz w:val="18"/>
          <w:szCs w:val="18"/>
        </w:rPr>
        <w:t xml:space="preserve"> </w:t>
      </w:r>
      <w:r w:rsidRPr="00782776">
        <w:rPr>
          <w:rFonts w:ascii="宋体" w:hAnsi="宋体" w:hint="eastAsia"/>
          <w:sz w:val="18"/>
          <w:szCs w:val="18"/>
        </w:rPr>
        <w:t>舆情传播下奥运村内群体状态</w:t>
      </w:r>
    </w:p>
    <w:p w14:paraId="2CCB3B17" w14:textId="77777777" w:rsidR="006C1E21" w:rsidRPr="00782776" w:rsidRDefault="006C1E21">
      <w:pPr>
        <w:adjustRightInd w:val="0"/>
        <w:spacing w:line="312" w:lineRule="exact"/>
        <w:rPr>
          <w:szCs w:val="21"/>
        </w:rPr>
      </w:pPr>
    </w:p>
    <w:p w14:paraId="0BA6BAAC" w14:textId="77777777" w:rsidR="006C1E21" w:rsidRPr="00782776" w:rsidRDefault="00D350EE">
      <w:pPr>
        <w:pStyle w:val="30"/>
        <w:rPr>
          <w:b w:val="0"/>
          <w:bCs/>
        </w:rPr>
      </w:pPr>
      <w:r w:rsidRPr="00782776">
        <w:t>3.3</w:t>
      </w:r>
      <w:r w:rsidRPr="00782776">
        <w:rPr>
          <w:rFonts w:hint="eastAsia"/>
          <w:b w:val="0"/>
          <w:bCs/>
        </w:rPr>
        <w:t xml:space="preserve"> </w:t>
      </w:r>
      <w:r w:rsidRPr="00782776">
        <w:rPr>
          <w:rFonts w:hint="eastAsia"/>
          <w:b w:val="0"/>
          <w:bCs/>
        </w:rPr>
        <w:t>再生数分析</w:t>
      </w:r>
    </w:p>
    <w:p w14:paraId="16541FBE" w14:textId="77777777" w:rsidR="006C1E21" w:rsidRPr="00782776" w:rsidRDefault="00D350EE">
      <w:pPr>
        <w:adjustRightInd w:val="0"/>
        <w:spacing w:line="312" w:lineRule="exact"/>
        <w:ind w:firstLineChars="200" w:firstLine="420"/>
        <w:rPr>
          <w:szCs w:val="21"/>
        </w:rPr>
      </w:pPr>
      <w:r w:rsidRPr="00782776">
        <w:rPr>
          <w:szCs w:val="21"/>
        </w:rPr>
        <w:t>上述实验结果</w:t>
      </w:r>
      <w:r w:rsidRPr="00782776">
        <w:rPr>
          <w:rFonts w:hint="eastAsia"/>
          <w:szCs w:val="21"/>
        </w:rPr>
        <w:t>暗示着，新冠</w:t>
      </w:r>
      <w:r w:rsidRPr="00782776">
        <w:rPr>
          <w:szCs w:val="21"/>
        </w:rPr>
        <w:t>疫情</w:t>
      </w:r>
      <w:r w:rsidRPr="00782776">
        <w:rPr>
          <w:rFonts w:hint="eastAsia"/>
          <w:szCs w:val="21"/>
        </w:rPr>
        <w:t>的</w:t>
      </w:r>
      <w:r w:rsidRPr="00782776">
        <w:rPr>
          <w:szCs w:val="21"/>
        </w:rPr>
        <w:t>爆发与反应时刻后接触人数及移除速率有关，这促使我们从方程组出发去探究疾病爆发的原因。</w:t>
      </w:r>
      <w:proofErr w:type="gramStart"/>
      <w:r w:rsidRPr="00782776">
        <w:rPr>
          <w:rFonts w:hint="eastAsia"/>
          <w:szCs w:val="21"/>
        </w:rPr>
        <w:t>基于式</w:t>
      </w:r>
      <w:proofErr w:type="gramEnd"/>
      <w:r w:rsidRPr="00782776">
        <w:rPr>
          <w:szCs w:val="21"/>
        </w:rPr>
        <w:t>2</w:t>
      </w:r>
      <w:r w:rsidRPr="00782776">
        <w:rPr>
          <w:rFonts w:hint="eastAsia"/>
          <w:szCs w:val="21"/>
        </w:rPr>
        <w:t>，在不考虑舆情传播（</w:t>
      </w:r>
      <m:oMath>
        <m:r>
          <w:rPr>
            <w:rFonts w:ascii="Cambria Math" w:hAnsi="Cambria Math"/>
            <w:szCs w:val="21"/>
          </w:rPr>
          <m:t>c</m:t>
        </m:r>
        <m:r>
          <m:rPr>
            <m:sty m:val="p"/>
          </m:rPr>
          <w:rPr>
            <w:rFonts w:ascii="Cambria Math" w:hAnsi="Cambria Math"/>
            <w:szCs w:val="21"/>
          </w:rPr>
          <m:t>=0</m:t>
        </m:r>
      </m:oMath>
      <w:r w:rsidRPr="00782776">
        <w:rPr>
          <w:rFonts w:hint="eastAsia"/>
          <w:szCs w:val="21"/>
        </w:rPr>
        <w:t>）的情况下可推导出</w:t>
      </w:r>
      <w:r w:rsidRPr="00782776">
        <w:rPr>
          <w:szCs w:val="21"/>
        </w:rPr>
        <w:t>SEIR</w:t>
      </w:r>
      <w:r w:rsidRPr="00782776">
        <w:rPr>
          <w:rFonts w:hint="eastAsia"/>
          <w:szCs w:val="21"/>
        </w:rPr>
        <w:t>奥运村传播模型的基本再生数</w:t>
      </w:r>
      <m:oMath>
        <m:sSub>
          <m:sSubPr>
            <m:ctrlPr>
              <w:rPr>
                <w:rFonts w:ascii="Cambria Math" w:hAnsi="Cambria Math"/>
                <w:szCs w:val="21"/>
              </w:rPr>
            </m:ctrlPr>
          </m:sSubPr>
          <m:e>
            <m:r>
              <m:rPr>
                <m:scr m:val="fraktur"/>
                <m:sty m:val="p"/>
              </m:rPr>
              <w:rPr>
                <w:rFonts w:ascii="Cambria Math" w:hAnsi="Cambria Math"/>
                <w:szCs w:val="21"/>
              </w:rPr>
              <m:t>R</m:t>
            </m:r>
          </m:e>
          <m:sub>
            <m:r>
              <m:rPr>
                <m:sty m:val="p"/>
              </m:rPr>
              <w:rPr>
                <w:rFonts w:ascii="Cambria Math" w:hAnsi="Cambria Math"/>
                <w:szCs w:val="21"/>
              </w:rPr>
              <m:t>0</m:t>
            </m:r>
          </m:sub>
        </m:sSub>
      </m:oMath>
      <w:r w:rsidRPr="00782776">
        <w:rPr>
          <w:rFonts w:hint="eastAsia"/>
          <w:szCs w:val="21"/>
        </w:rPr>
        <w:t>和有效再生数</w:t>
      </w:r>
      <m:oMath>
        <m:r>
          <m:rPr>
            <m:scr m:val="fraktur"/>
            <m:sty m:val="p"/>
          </m:rPr>
          <w:rPr>
            <w:rFonts w:ascii="Cambria Math" w:hAnsi="Cambria Math"/>
            <w:szCs w:val="21"/>
          </w:rPr>
          <m:t>R</m:t>
        </m:r>
        <m:d>
          <m:dPr>
            <m:ctrlPr>
              <w:rPr>
                <w:rFonts w:ascii="Cambria Math" w:hAnsi="Cambria Math"/>
                <w:szCs w:val="21"/>
              </w:rPr>
            </m:ctrlPr>
          </m:dPr>
          <m:e>
            <m:r>
              <w:rPr>
                <w:rFonts w:ascii="Cambria Math" w:hAnsi="Cambria Math"/>
                <w:szCs w:val="21"/>
              </w:rPr>
              <m:t>t</m:t>
            </m:r>
          </m:e>
        </m:d>
      </m:oMath>
      <w:r w:rsidRPr="00782776">
        <w:rPr>
          <w:rFonts w:hint="eastAsia"/>
          <w:szCs w:val="21"/>
        </w:rPr>
        <w:t>计算公式为：</w:t>
      </w:r>
    </w:p>
    <w:p w14:paraId="34528BE6" w14:textId="77777777" w:rsidR="006C1E21" w:rsidRPr="00782776" w:rsidRDefault="00000000">
      <w:pPr>
        <w:ind w:firstLine="480"/>
      </w:pPr>
      <m:oMathPara>
        <m:oMath>
          <m:eqArr>
            <m:eqArrPr>
              <m:maxDist m:val="1"/>
              <m:ctrlPr>
                <w:rPr>
                  <w:rFonts w:ascii="Cambria Math" w:hAnsi="Cambria Math"/>
                  <w:i/>
                </w:rPr>
              </m:ctrlPr>
            </m:eqArrPr>
            <m:e>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β</m:t>
                          </m:r>
                        </m:e>
                        <m:sub>
                          <m:r>
                            <w:rPr>
                              <w:rFonts w:ascii="Cambria Math" w:hAnsi="Cambria Math"/>
                            </w:rPr>
                            <m:t>1</m:t>
                          </m:r>
                        </m:sub>
                      </m:sSub>
                      <m:ctrlPr>
                        <w:rPr>
                          <w:rFonts w:ascii="Cambria Math" w:hAnsi="Cambria Math"/>
                          <w:i/>
                        </w:rPr>
                      </m:ctrlPr>
                    </m:num>
                    <m:den>
                      <m:r>
                        <m:rPr>
                          <m:sty m:val="p"/>
                        </m:rPr>
                        <w:rPr>
                          <w:rFonts w:ascii="Cambria Math" w:hAnsi="Cambria Math"/>
                        </w:rPr>
                        <m:t>α</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β</m:t>
                          </m:r>
                        </m:e>
                        <m:sub>
                          <m:r>
                            <w:rPr>
                              <w:rFonts w:ascii="Cambria Math" w:hAnsi="Cambria Math"/>
                            </w:rPr>
                            <m:t>2</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γ</m:t>
                          </m:r>
                        </m:e>
                        <m:sub>
                          <m:r>
                            <w:rPr>
                              <w:rFonts w:ascii="Cambria Math" w:hAnsi="Cambria Math"/>
                            </w:rPr>
                            <m:t>1</m:t>
                          </m:r>
                        </m:sub>
                      </m:sSub>
                      <m:ctrlPr>
                        <w:rPr>
                          <w:rFonts w:ascii="Cambria Math" w:hAnsi="Cambria Math"/>
                          <w:i/>
                        </w:rPr>
                      </m:ctrlPr>
                    </m:den>
                  </m:f>
                </m:e>
              </m:d>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r>
                    <m:rPr>
                      <m:sty m:val="p"/>
                    </m:rPr>
                    <w:rPr>
                      <w:rFonts w:ascii="Cambria Math" w:hAnsi="Cambria Math"/>
                    </w:rPr>
                    <m:t>4</m:t>
                  </m:r>
                </m:e>
              </m:d>
            </m:e>
          </m:eqArr>
        </m:oMath>
      </m:oMathPara>
    </w:p>
    <w:p w14:paraId="5DCDC228" w14:textId="77777777" w:rsidR="006C1E21" w:rsidRPr="00782776" w:rsidRDefault="00000000">
      <w:pPr>
        <w:pStyle w:val="a8"/>
        <w:ind w:firstLine="0"/>
      </w:pPr>
      <m:oMathPara>
        <m:oMath>
          <m:eqArr>
            <m:eqArrPr>
              <m:maxDist m:val="1"/>
              <m:ctrlPr>
                <w:rPr>
                  <w:rFonts w:ascii="Cambria Math" w:hAnsi="Cambria Math"/>
                  <w:i/>
                </w:rPr>
              </m:ctrlPr>
            </m:eqArrPr>
            <m:e>
              <m:r>
                <m:rPr>
                  <m:scr m:val="fraktur"/>
                </m:rPr>
                <w:rPr>
                  <w:rFonts w:ascii="Cambria Math" w:hAnsi="Cambria Math"/>
                </w:rPr>
                <m:t>R(</m:t>
              </m:r>
              <m:r>
                <w:rPr>
                  <w:rFonts w:ascii="Cambria Math" w:hAnsi="Cambria Math"/>
                </w:rPr>
                <m:t>t)=</m:t>
              </m:r>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m:rPr>
                      <m:sty m:val="p"/>
                    </m:rPr>
                    <w:rPr>
                      <w:rFonts w:ascii="Cambria Math" w:hAnsi="Cambria Math"/>
                    </w:rPr>
                    <m:t>5</m:t>
                  </m:r>
                </m:e>
              </m:d>
            </m:e>
          </m:eqArr>
          <m:r>
            <m:rPr>
              <m:sty m:val="p"/>
            </m:rPr>
            <w:br/>
          </m:r>
        </m:oMath>
      </m:oMathPara>
    </w:p>
    <w:p w14:paraId="399E5CF0" w14:textId="77777777" w:rsidR="006C1E21" w:rsidRPr="00782776" w:rsidRDefault="00D350EE">
      <w:pPr>
        <w:ind w:firstLineChars="200" w:firstLine="420"/>
      </w:pPr>
      <w:bookmarkStart w:id="5" w:name="_Hlk89248670"/>
      <w:r w:rsidRPr="00782776">
        <w:rPr>
          <w:rFonts w:hint="eastAsia"/>
        </w:rPr>
        <w:t>详细推导过程见由附录</w:t>
      </w:r>
      <w:r w:rsidRPr="00782776">
        <w:rPr>
          <w:rFonts w:hint="eastAsia"/>
        </w:rPr>
        <w:t>A</w:t>
      </w:r>
      <w:r w:rsidRPr="00782776">
        <w:rPr>
          <w:rFonts w:hint="eastAsia"/>
        </w:rPr>
        <w:t>“模型再生数的简要推导”。</w:t>
      </w:r>
      <w:r w:rsidRPr="00782776">
        <w:t>显然</w:t>
      </w:r>
      <m:oMath>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oMath>
      <w:r w:rsidRPr="00782776">
        <w:t>与时刻</w:t>
      </w:r>
      <m:oMath>
        <m:r>
          <w:rPr>
            <w:rFonts w:ascii="Cambria Math" w:hAnsi="Cambria Math"/>
          </w:rPr>
          <m:t>t</m:t>
        </m:r>
      </m:oMath>
      <w:r w:rsidRPr="00782776">
        <w:t>无关，仅与表示反应时刻后的防疫措施强度参数</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1</m:t>
            </m:r>
          </m:sub>
        </m:sSub>
      </m:oMath>
      <w:r w:rsidRPr="00782776">
        <w:t>有关。若反应时刻后采取的措施足够</w:t>
      </w:r>
      <w:r w:rsidRPr="00782776">
        <w:rPr>
          <w:rFonts w:hint="eastAsia"/>
        </w:rPr>
        <w:t>有</w:t>
      </w:r>
      <w:r w:rsidRPr="00782776">
        <w:t>力使得</w:t>
      </w:r>
      <m:oMath>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r>
          <w:rPr>
            <w:rFonts w:ascii="Cambria Math" w:hAnsi="Cambria Math"/>
          </w:rPr>
          <m:t>&lt;1</m:t>
        </m:r>
      </m:oMath>
      <w:r w:rsidRPr="00782776">
        <w:t>，在可预见的时间内，疾病在奥运村中几乎不可能爆发</w:t>
      </w:r>
      <w:r w:rsidRPr="00782776">
        <w:rPr>
          <w:rFonts w:hint="eastAsia"/>
        </w:rPr>
        <w:t>。</w:t>
      </w:r>
    </w:p>
    <w:p w14:paraId="0B6025F4" w14:textId="77777777" w:rsidR="006C1E21" w:rsidRPr="00782776" w:rsidRDefault="00D350EE">
      <w:pPr>
        <w:ind w:firstLine="480"/>
      </w:pPr>
      <w:r w:rsidRPr="00782776">
        <w:t>与经典模型类似的是，</w:t>
      </w:r>
      <w:r w:rsidRPr="00782776">
        <w:t xml:space="preserve"> SEIR</w:t>
      </w:r>
      <w:r w:rsidRPr="00782776">
        <w:rPr>
          <w:rFonts w:hint="eastAsia"/>
        </w:rPr>
        <w:t>奥运村传播</w:t>
      </w:r>
      <w:r w:rsidRPr="00782776">
        <w:t>模型中的基本再生数和有效再生数</w:t>
      </w:r>
      <w:r w:rsidRPr="00782776">
        <w:rPr>
          <w:rFonts w:hint="eastAsia"/>
        </w:rPr>
        <w:t>也</w:t>
      </w:r>
      <w:r w:rsidRPr="00782776">
        <w:t>分别描述了疫情是否会爆发以及爆发后疫情接下来的走势</w:t>
      </w:r>
      <w:r w:rsidRPr="00782776">
        <w:rPr>
          <w:rFonts w:hint="eastAsia"/>
        </w:rPr>
        <w:t>，其临界值为</w:t>
      </w:r>
      <w:r w:rsidRPr="00782776">
        <w:rPr>
          <w:rFonts w:hint="eastAsia"/>
        </w:rPr>
        <w:t>1</w:t>
      </w:r>
      <w:r w:rsidRPr="00782776">
        <w:rPr>
          <w:rFonts w:hint="eastAsia"/>
        </w:rPr>
        <w:t>。也即：当</w:t>
      </w:r>
      <m:oMath>
        <m:sSub>
          <m:sSubPr>
            <m:ctrlPr>
              <w:rPr>
                <w:rFonts w:ascii="Cambria Math" w:hAnsi="Cambria Math"/>
                <w:i/>
              </w:rPr>
            </m:ctrlPr>
          </m:sSubPr>
          <m:e>
            <m:r>
              <m:rPr>
                <m:scr m:val="fraktur"/>
              </m:rPr>
              <w:rPr>
                <w:rFonts w:ascii="Cambria Math" w:hAnsi="Cambria Math"/>
              </w:rPr>
              <m:t>R</m:t>
            </m:r>
          </m:e>
          <m:sub>
            <m:r>
              <w:rPr>
                <w:rFonts w:ascii="Cambria Math" w:hAnsi="Cambria Math"/>
              </w:rPr>
              <m:t>0</m:t>
            </m:r>
          </m:sub>
        </m:sSub>
        <m:r>
          <w:rPr>
            <w:rFonts w:ascii="Cambria Math" w:hAnsi="Cambria Math"/>
          </w:rPr>
          <m:t>&lt;1</m:t>
        </m:r>
      </m:oMath>
      <w:r w:rsidRPr="00782776">
        <w:rPr>
          <w:rFonts w:hint="eastAsia"/>
        </w:rPr>
        <w:t>时疾病不会爆发，反之则爆发；疾病爆发之后，若</w:t>
      </w:r>
      <m:oMath>
        <m:r>
          <m:rPr>
            <m:scr m:val="fraktur"/>
          </m:rP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&lt;1</m:t>
        </m:r>
      </m:oMath>
      <w:r w:rsidRPr="00782776">
        <w:rPr>
          <w:rFonts w:hint="eastAsia"/>
        </w:rPr>
        <w:t>，则感染者数量减少，反之则增加</w:t>
      </w:r>
      <w:r w:rsidRPr="00782776">
        <w:t>。与之不同的是，</w:t>
      </w:r>
      <w:r w:rsidRPr="00782776">
        <w:rPr>
          <w:rFonts w:hint="eastAsia"/>
        </w:rPr>
        <w:t>本模型中的两者</w:t>
      </w:r>
      <w:r w:rsidRPr="00782776">
        <w:t>都与反应时刻后防疫</w:t>
      </w:r>
      <w:r w:rsidRPr="00782776">
        <w:rPr>
          <w:rFonts w:hint="eastAsia"/>
        </w:rPr>
        <w:t>参数</w:t>
      </w:r>
      <w:r w:rsidRPr="00782776">
        <w:t>有关，这能够更好地帮助我们理解在疫情爆发时</w:t>
      </w:r>
      <w:r w:rsidRPr="00782776">
        <w:rPr>
          <w:rFonts w:hint="eastAsia"/>
        </w:rPr>
        <w:t>采取</w:t>
      </w:r>
      <w:r w:rsidRPr="00782776">
        <w:t>何种措施更有利于</w:t>
      </w:r>
      <w:r w:rsidRPr="00782776">
        <w:rPr>
          <w:rFonts w:hint="eastAsia"/>
        </w:rPr>
        <w:t>控制疫情的传播，从而将舆情导向控制在有利的范围内</w:t>
      </w:r>
      <w:r w:rsidRPr="00782776">
        <w:t>。</w:t>
      </w:r>
      <w:r w:rsidRPr="00782776">
        <w:rPr>
          <w:rFonts w:hint="eastAsia"/>
        </w:rPr>
        <w:t>若在反应后不加强病毒排查，则我们可以根据基本再生数及传播临界值计算出东京奥运村的社交人数阈值为</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1</m:t>
            </m:r>
          </m:sub>
        </m:sSub>
        <m:r>
          <m:rPr>
            <m:sty m:val="p"/>
          </m:rPr>
          <w:rPr>
            <w:rFonts w:ascii="Cambria Math" w:hAnsi="Cambria Math" w:hint="eastAsia"/>
          </w:rPr>
          <m:t>≈</m:t>
        </m:r>
        <m:r>
          <w:rPr>
            <w:rFonts w:ascii="Cambria Math" w:hAnsi="Cambria Math" w:hint="eastAsia"/>
          </w:rPr>
          <m:t>4.75</m:t>
        </m:r>
      </m:oMath>
      <w:r w:rsidRPr="00782776">
        <w:rPr>
          <w:rFonts w:hint="eastAsia"/>
        </w:rPr>
        <w:t>，即当奥运村中每人每天接触人数超过此值时，疫情将会在奥运村中爆发</w:t>
      </w:r>
      <w:bookmarkEnd w:id="5"/>
      <w:r w:rsidRPr="00782776">
        <w:rPr>
          <w:rFonts w:hint="eastAsia"/>
        </w:rPr>
        <w:t>。</w:t>
      </w:r>
    </w:p>
    <w:p w14:paraId="029CAF0D" w14:textId="77777777" w:rsidR="006C1E21" w:rsidRPr="00782776" w:rsidRDefault="00D350EE">
      <w:pPr>
        <w:pStyle w:val="20"/>
      </w:pPr>
      <w:r w:rsidRPr="00782776">
        <w:t xml:space="preserve">4 </w:t>
      </w:r>
      <w:r w:rsidRPr="00782776">
        <w:rPr>
          <w:bCs/>
        </w:rPr>
        <w:t xml:space="preserve"> </w:t>
      </w:r>
      <w:r w:rsidRPr="00782776">
        <w:rPr>
          <w:rFonts w:hint="eastAsia"/>
          <w:b w:val="0"/>
          <w:bCs/>
        </w:rPr>
        <w:t>风险分析</w:t>
      </w:r>
    </w:p>
    <w:p w14:paraId="4FF43C0C" w14:textId="77777777" w:rsidR="006C1E21" w:rsidRPr="00782776" w:rsidRDefault="00D350EE">
      <w:pPr>
        <w:adjustRightInd w:val="0"/>
        <w:spacing w:line="312" w:lineRule="exact"/>
        <w:ind w:firstLineChars="200" w:firstLine="420"/>
        <w:rPr>
          <w:szCs w:val="21"/>
        </w:rPr>
      </w:pPr>
      <w:r w:rsidRPr="00782776">
        <w:rPr>
          <w:rFonts w:hint="eastAsia"/>
          <w:szCs w:val="21"/>
        </w:rPr>
        <w:t>为进一步在国家层面对各参赛国进行风险分析，除了上述对城市和奥运村的传播模拟外，我们用长短期记忆模型</w:t>
      </w:r>
      <w:r w:rsidRPr="00782776">
        <w:rPr>
          <w:rFonts w:hint="eastAsia"/>
          <w:szCs w:val="21"/>
        </w:rPr>
        <w:t>LSTM</w:t>
      </w:r>
      <w:r w:rsidRPr="00782776">
        <w:rPr>
          <w:rFonts w:hint="eastAsia"/>
          <w:szCs w:val="21"/>
        </w:rPr>
        <w:t>预测了各冬奥会参赛国截止到</w:t>
      </w:r>
      <w:r w:rsidRPr="00782776">
        <w:rPr>
          <w:rFonts w:hint="eastAsia"/>
          <w:szCs w:val="21"/>
        </w:rPr>
        <w:t>2022</w:t>
      </w:r>
      <w:r w:rsidRPr="00782776">
        <w:rPr>
          <w:rFonts w:hint="eastAsia"/>
          <w:szCs w:val="21"/>
        </w:rPr>
        <w:t>年</w:t>
      </w:r>
      <w:r w:rsidRPr="00782776">
        <w:rPr>
          <w:rFonts w:hint="eastAsia"/>
          <w:szCs w:val="21"/>
        </w:rPr>
        <w:t>1</w:t>
      </w:r>
      <w:r w:rsidRPr="00782776">
        <w:rPr>
          <w:rFonts w:hint="eastAsia"/>
          <w:szCs w:val="21"/>
        </w:rPr>
        <w:t>月</w:t>
      </w:r>
      <w:r w:rsidRPr="00782776">
        <w:rPr>
          <w:rFonts w:hint="eastAsia"/>
          <w:szCs w:val="21"/>
        </w:rPr>
        <w:t>26</w:t>
      </w:r>
      <w:r w:rsidRPr="00782776">
        <w:rPr>
          <w:rFonts w:hint="eastAsia"/>
          <w:szCs w:val="21"/>
        </w:rPr>
        <w:t>日的疫情走势，具体结果见附录</w:t>
      </w:r>
      <w:r w:rsidRPr="00782776">
        <w:rPr>
          <w:rFonts w:hint="eastAsia"/>
          <w:szCs w:val="21"/>
        </w:rPr>
        <w:t>B</w:t>
      </w:r>
      <w:r w:rsidRPr="00782776">
        <w:rPr>
          <w:rFonts w:hint="eastAsia"/>
          <w:szCs w:val="21"/>
        </w:rPr>
        <w:t>“</w:t>
      </w:r>
      <w:r w:rsidRPr="00782776">
        <w:rPr>
          <w:rFonts w:hint="eastAsia"/>
          <w:szCs w:val="21"/>
        </w:rPr>
        <w:t>LSTM</w:t>
      </w:r>
      <w:r w:rsidRPr="00782776">
        <w:rPr>
          <w:rFonts w:hint="eastAsia"/>
          <w:szCs w:val="21"/>
        </w:rPr>
        <w:t>感染人数预测”。在第二部分的分析中，我们得出舆情的走向往往会在疫情爆发后的一段时间内受到显著影响。为了引导好北京冬奥会开赛前以及赛事期间舆情的积极走向、防止社会舆论情绪消极化，预先做好疫情的严格防控是有必要的；根据</w:t>
      </w:r>
      <w:r w:rsidRPr="00782776">
        <w:rPr>
          <w:rFonts w:hint="eastAsia"/>
          <w:szCs w:val="21"/>
        </w:rPr>
        <w:t>LSTM</w:t>
      </w:r>
      <w:r w:rsidRPr="00782776">
        <w:rPr>
          <w:rFonts w:hint="eastAsia"/>
          <w:szCs w:val="21"/>
        </w:rPr>
        <w:t>模型对赛前各参赛</w:t>
      </w:r>
      <w:proofErr w:type="gramStart"/>
      <w:r w:rsidRPr="00782776">
        <w:rPr>
          <w:rFonts w:hint="eastAsia"/>
          <w:szCs w:val="21"/>
        </w:rPr>
        <w:t>国感染</w:t>
      </w:r>
      <w:proofErr w:type="gramEnd"/>
      <w:r w:rsidRPr="00782776">
        <w:rPr>
          <w:rFonts w:hint="eastAsia"/>
          <w:szCs w:val="21"/>
        </w:rPr>
        <w:t>人数的预测，对其风险程度按照赛前的预测感染人数以</w:t>
      </w:r>
      <w:r w:rsidRPr="00782776">
        <w:rPr>
          <w:rFonts w:hint="eastAsia"/>
          <w:szCs w:val="21"/>
        </w:rPr>
        <w:t>0-100</w:t>
      </w:r>
      <w:r w:rsidRPr="00782776">
        <w:rPr>
          <w:rFonts w:hint="eastAsia"/>
          <w:szCs w:val="21"/>
        </w:rPr>
        <w:t>、</w:t>
      </w:r>
      <w:r w:rsidRPr="00782776">
        <w:rPr>
          <w:rFonts w:hint="eastAsia"/>
          <w:szCs w:val="21"/>
        </w:rPr>
        <w:t>100-1000</w:t>
      </w:r>
      <w:r w:rsidRPr="00782776">
        <w:rPr>
          <w:rFonts w:hint="eastAsia"/>
          <w:szCs w:val="21"/>
        </w:rPr>
        <w:t>、</w:t>
      </w:r>
      <w:r w:rsidRPr="00782776">
        <w:rPr>
          <w:rFonts w:hint="eastAsia"/>
          <w:szCs w:val="21"/>
        </w:rPr>
        <w:t>&gt;1000</w:t>
      </w:r>
      <w:proofErr w:type="gramStart"/>
      <w:r w:rsidRPr="00782776">
        <w:rPr>
          <w:rFonts w:hint="eastAsia"/>
          <w:szCs w:val="21"/>
        </w:rPr>
        <w:t>三个</w:t>
      </w:r>
      <w:proofErr w:type="gramEnd"/>
      <w:r w:rsidRPr="00782776">
        <w:rPr>
          <w:rFonts w:hint="eastAsia"/>
          <w:szCs w:val="21"/>
        </w:rPr>
        <w:t>范围将参赛国划分为低、中、高三</w:t>
      </w:r>
      <w:proofErr w:type="gramStart"/>
      <w:r w:rsidRPr="00782776">
        <w:rPr>
          <w:rFonts w:hint="eastAsia"/>
          <w:szCs w:val="21"/>
        </w:rPr>
        <w:t>个</w:t>
      </w:r>
      <w:proofErr w:type="gramEnd"/>
      <w:r w:rsidRPr="00782776">
        <w:rPr>
          <w:rFonts w:hint="eastAsia"/>
          <w:szCs w:val="21"/>
        </w:rPr>
        <w:t>风险等级，划分结果见图</w:t>
      </w:r>
      <w:r w:rsidRPr="00782776">
        <w:rPr>
          <w:rFonts w:hint="eastAsia"/>
          <w:szCs w:val="21"/>
        </w:rPr>
        <w:t>11</w:t>
      </w:r>
      <w:r w:rsidRPr="00782776">
        <w:rPr>
          <w:rFonts w:hint="eastAsia"/>
          <w:szCs w:val="21"/>
        </w:rPr>
        <w:t>。分析结果，中国的赛前感染人数预测值为</w:t>
      </w:r>
      <w:r w:rsidRPr="00782776">
        <w:rPr>
          <w:rFonts w:hint="eastAsia"/>
          <w:szCs w:val="21"/>
        </w:rPr>
        <w:t>23</w:t>
      </w:r>
      <w:r w:rsidRPr="00782776">
        <w:rPr>
          <w:rFonts w:hint="eastAsia"/>
          <w:szCs w:val="21"/>
        </w:rPr>
        <w:t>人，处于低风险等级中的较低段，在</w:t>
      </w:r>
      <w:r w:rsidRPr="00782776">
        <w:rPr>
          <w:rFonts w:hint="eastAsia"/>
          <w:szCs w:val="21"/>
        </w:rPr>
        <w:t>95</w:t>
      </w:r>
      <w:r w:rsidRPr="00782776">
        <w:rPr>
          <w:rFonts w:hint="eastAsia"/>
          <w:szCs w:val="21"/>
        </w:rPr>
        <w:t>个参赛国中的风险排名为</w:t>
      </w:r>
      <w:r w:rsidRPr="00782776">
        <w:rPr>
          <w:rFonts w:hint="eastAsia"/>
          <w:szCs w:val="21"/>
        </w:rPr>
        <w:t>89</w:t>
      </w:r>
      <w:r w:rsidRPr="00782776">
        <w:rPr>
          <w:rFonts w:hint="eastAsia"/>
          <w:szCs w:val="21"/>
        </w:rPr>
        <w:t>。因此，北京冬奥会在当前的管控力度下如期举办具有合理性。</w:t>
      </w:r>
    </w:p>
    <w:p w14:paraId="67B06649" w14:textId="77777777" w:rsidR="006C1E21" w:rsidRPr="00782776" w:rsidRDefault="00D350EE">
      <w:pPr>
        <w:adjustRightInd w:val="0"/>
        <w:rPr>
          <w:szCs w:val="21"/>
        </w:rPr>
      </w:pPr>
      <w:r w:rsidRPr="00782776">
        <w:rPr>
          <w:rFonts w:hint="eastAsia"/>
          <w:noProof/>
          <w:szCs w:val="21"/>
        </w:rPr>
        <w:drawing>
          <wp:inline distT="0" distB="0" distL="0" distR="0" wp14:anchorId="74ECD765" wp14:editId="3D104550">
            <wp:extent cx="2898140" cy="1605280"/>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898140" cy="1605280"/>
                    </a:xfrm>
                    <a:prstGeom prst="rect">
                      <a:avLst/>
                    </a:prstGeom>
                    <a:noFill/>
                  </pic:spPr>
                </pic:pic>
              </a:graphicData>
            </a:graphic>
          </wp:inline>
        </w:drawing>
      </w:r>
    </w:p>
    <w:p w14:paraId="7550EBC3" w14:textId="77777777" w:rsidR="006C1E21" w:rsidRPr="00782776" w:rsidRDefault="00D350EE">
      <w:pPr>
        <w:adjustRightInd w:val="0"/>
        <w:jc w:val="center"/>
        <w:rPr>
          <w:rFonts w:ascii="宋体" w:hAnsi="宋体"/>
          <w:sz w:val="18"/>
          <w:szCs w:val="18"/>
        </w:rPr>
      </w:pPr>
      <w:r w:rsidRPr="00782776">
        <w:rPr>
          <w:rFonts w:ascii="宋体" w:hAnsi="宋体" w:hint="eastAsia"/>
          <w:sz w:val="18"/>
          <w:szCs w:val="18"/>
        </w:rPr>
        <w:t>图11 参赛</w:t>
      </w:r>
      <w:proofErr w:type="gramStart"/>
      <w:r w:rsidRPr="00782776">
        <w:rPr>
          <w:rFonts w:ascii="宋体" w:hAnsi="宋体" w:hint="eastAsia"/>
          <w:sz w:val="18"/>
          <w:szCs w:val="18"/>
        </w:rPr>
        <w:t>国风险</w:t>
      </w:r>
      <w:proofErr w:type="gramEnd"/>
      <w:r w:rsidRPr="00782776">
        <w:rPr>
          <w:rFonts w:ascii="宋体" w:hAnsi="宋体" w:hint="eastAsia"/>
          <w:sz w:val="18"/>
          <w:szCs w:val="18"/>
        </w:rPr>
        <w:t>评估，低、中、高风险等级国家分别占比26%，34%，40%</w:t>
      </w:r>
    </w:p>
    <w:p w14:paraId="3C719199" w14:textId="77777777" w:rsidR="006C1E21" w:rsidRPr="00782776" w:rsidRDefault="006C1E21">
      <w:pPr>
        <w:adjustRightInd w:val="0"/>
        <w:rPr>
          <w:szCs w:val="21"/>
        </w:rPr>
      </w:pPr>
    </w:p>
    <w:p w14:paraId="6BEB7ADD" w14:textId="77777777" w:rsidR="006C1E21" w:rsidRPr="00782776" w:rsidRDefault="00D350EE">
      <w:pPr>
        <w:adjustRightInd w:val="0"/>
        <w:spacing w:line="312" w:lineRule="exact"/>
        <w:ind w:firstLineChars="200" w:firstLine="420"/>
        <w:rPr>
          <w:szCs w:val="21"/>
        </w:rPr>
      </w:pPr>
      <w:r w:rsidRPr="00782776">
        <w:rPr>
          <w:rFonts w:hint="eastAsia"/>
          <w:szCs w:val="21"/>
        </w:rPr>
        <w:t>与此同时，我们也发现各国处于不同的风险等级，美国、巴西、印度等参赛国家处于高风险等级的高段。为了更好判定风险的增势，我们分析了截至</w:t>
      </w:r>
      <w:r w:rsidRPr="00782776">
        <w:rPr>
          <w:rFonts w:hint="eastAsia"/>
          <w:szCs w:val="21"/>
        </w:rPr>
        <w:t>2021</w:t>
      </w:r>
      <w:r w:rsidRPr="00782776">
        <w:rPr>
          <w:rFonts w:hint="eastAsia"/>
          <w:szCs w:val="21"/>
        </w:rPr>
        <w:t>年</w:t>
      </w:r>
      <w:r w:rsidRPr="00782776">
        <w:rPr>
          <w:rFonts w:hint="eastAsia"/>
          <w:szCs w:val="21"/>
        </w:rPr>
        <w:t>7</w:t>
      </w:r>
      <w:r w:rsidRPr="00782776">
        <w:rPr>
          <w:rFonts w:hint="eastAsia"/>
          <w:szCs w:val="21"/>
        </w:rPr>
        <w:t>月</w:t>
      </w:r>
      <w:r w:rsidRPr="00782776">
        <w:rPr>
          <w:rFonts w:hint="eastAsia"/>
          <w:szCs w:val="21"/>
        </w:rPr>
        <w:t>29</w:t>
      </w:r>
      <w:r w:rsidRPr="00782776">
        <w:rPr>
          <w:rFonts w:hint="eastAsia"/>
          <w:szCs w:val="21"/>
        </w:rPr>
        <w:t>日的风险情况，低、中、高风险等级国家分别为</w:t>
      </w:r>
      <w:r w:rsidRPr="00782776">
        <w:rPr>
          <w:rFonts w:hint="eastAsia"/>
          <w:szCs w:val="21"/>
        </w:rPr>
        <w:t>25</w:t>
      </w:r>
      <w:r w:rsidRPr="00782776">
        <w:rPr>
          <w:rFonts w:hint="eastAsia"/>
          <w:szCs w:val="21"/>
        </w:rPr>
        <w:t>，</w:t>
      </w:r>
      <w:r w:rsidRPr="00782776">
        <w:rPr>
          <w:rFonts w:hint="eastAsia"/>
          <w:szCs w:val="21"/>
        </w:rPr>
        <w:t>32</w:t>
      </w:r>
      <w:r w:rsidRPr="00782776">
        <w:rPr>
          <w:rFonts w:hint="eastAsia"/>
          <w:szCs w:val="21"/>
        </w:rPr>
        <w:t>，</w:t>
      </w:r>
      <w:r w:rsidRPr="00782776">
        <w:rPr>
          <w:rFonts w:hint="eastAsia"/>
          <w:szCs w:val="21"/>
        </w:rPr>
        <w:t>38</w:t>
      </w:r>
      <w:r w:rsidRPr="00782776">
        <w:rPr>
          <w:rFonts w:hint="eastAsia"/>
          <w:szCs w:val="21"/>
        </w:rPr>
        <w:t>个（见参赛</w:t>
      </w:r>
      <w:proofErr w:type="gramStart"/>
      <w:r w:rsidRPr="00782776">
        <w:rPr>
          <w:rFonts w:hint="eastAsia"/>
          <w:szCs w:val="21"/>
        </w:rPr>
        <w:t>国风险</w:t>
      </w:r>
      <w:proofErr w:type="gramEnd"/>
      <w:r w:rsidRPr="00782776">
        <w:rPr>
          <w:rFonts w:hint="eastAsia"/>
          <w:szCs w:val="21"/>
        </w:rPr>
        <w:t>评估），占比</w:t>
      </w:r>
      <w:r w:rsidRPr="00782776">
        <w:rPr>
          <w:rFonts w:hint="eastAsia"/>
          <w:szCs w:val="21"/>
        </w:rPr>
        <w:t>26%</w:t>
      </w:r>
      <w:r w:rsidRPr="00782776">
        <w:rPr>
          <w:rFonts w:hint="eastAsia"/>
          <w:szCs w:val="21"/>
        </w:rPr>
        <w:t>，</w:t>
      </w:r>
      <w:r w:rsidRPr="00782776">
        <w:rPr>
          <w:rFonts w:hint="eastAsia"/>
          <w:szCs w:val="21"/>
        </w:rPr>
        <w:t>34%</w:t>
      </w:r>
      <w:r w:rsidRPr="00782776">
        <w:rPr>
          <w:rFonts w:hint="eastAsia"/>
          <w:szCs w:val="21"/>
        </w:rPr>
        <w:t>，</w:t>
      </w:r>
      <w:r w:rsidRPr="00782776">
        <w:rPr>
          <w:rFonts w:hint="eastAsia"/>
          <w:szCs w:val="21"/>
        </w:rPr>
        <w:t>40%</w:t>
      </w:r>
      <w:r w:rsidRPr="00782776">
        <w:rPr>
          <w:rFonts w:hint="eastAsia"/>
          <w:szCs w:val="21"/>
        </w:rPr>
        <w:t>，与截至</w:t>
      </w:r>
      <w:r w:rsidRPr="00782776">
        <w:rPr>
          <w:rFonts w:hint="eastAsia"/>
          <w:szCs w:val="21"/>
        </w:rPr>
        <w:t>1</w:t>
      </w:r>
      <w:r w:rsidRPr="00782776">
        <w:rPr>
          <w:rFonts w:hint="eastAsia"/>
          <w:szCs w:val="21"/>
        </w:rPr>
        <w:t>月</w:t>
      </w:r>
      <w:r w:rsidRPr="00782776">
        <w:rPr>
          <w:rFonts w:hint="eastAsia"/>
          <w:szCs w:val="21"/>
        </w:rPr>
        <w:t>26</w:t>
      </w:r>
      <w:r w:rsidRPr="00782776">
        <w:rPr>
          <w:rFonts w:hint="eastAsia"/>
          <w:szCs w:val="21"/>
        </w:rPr>
        <w:t>日的风险分析结果对比发现</w:t>
      </w:r>
      <w:r w:rsidRPr="00782776">
        <w:rPr>
          <w:rFonts w:hint="eastAsia"/>
          <w:szCs w:val="21"/>
        </w:rPr>
        <w:t>7</w:t>
      </w:r>
      <w:r w:rsidRPr="00782776">
        <w:rPr>
          <w:rFonts w:hint="eastAsia"/>
          <w:szCs w:val="21"/>
        </w:rPr>
        <w:t>月</w:t>
      </w:r>
      <w:r w:rsidRPr="00782776">
        <w:rPr>
          <w:rFonts w:hint="eastAsia"/>
          <w:szCs w:val="21"/>
        </w:rPr>
        <w:t>29</w:t>
      </w:r>
      <w:r w:rsidRPr="00782776">
        <w:rPr>
          <w:rFonts w:hint="eastAsia"/>
          <w:szCs w:val="21"/>
        </w:rPr>
        <w:t>日以后，多国疫情风险普遍有上升的趋势。在城市范围内观赛行为可能引发的疫情传播模拟提醒我们：大型体育赛事的举办更应注重防控中高风险参赛国的人员输入。加强观赛地居民的防疫意识、控制比赛场馆附近的人流密度以及入场和离场时的有序性。</w:t>
      </w:r>
    </w:p>
    <w:p w14:paraId="43D559C9" w14:textId="77777777" w:rsidR="006C1E21" w:rsidRPr="00782776" w:rsidRDefault="00D350EE">
      <w:pPr>
        <w:adjustRightInd w:val="0"/>
        <w:spacing w:line="312" w:lineRule="exact"/>
        <w:ind w:firstLineChars="200" w:firstLine="420"/>
        <w:rPr>
          <w:szCs w:val="21"/>
        </w:rPr>
      </w:pPr>
      <w:r w:rsidRPr="00782776">
        <w:rPr>
          <w:rFonts w:hint="eastAsia"/>
          <w:szCs w:val="21"/>
        </w:rPr>
        <w:t>基于奥运村内疾病传播模拟结果，在奥运会临近举办与举办期间，官方应该加强对无症状感染人员、确诊感染人员的隔离程度；提高政策措施的响应时间，合理管控检测周期，从而更好地的对奥运会开赛期间的疫情做好防控，进一步预先抑制社会舆情可能存在的消极情绪，引导积极的舆论导向。</w:t>
      </w:r>
    </w:p>
    <w:p w14:paraId="6AE24444" w14:textId="77777777" w:rsidR="006C1E21" w:rsidRPr="00782776" w:rsidRDefault="00D350EE">
      <w:pPr>
        <w:pStyle w:val="20"/>
      </w:pPr>
      <w:r w:rsidRPr="00782776">
        <w:t xml:space="preserve">5 </w:t>
      </w:r>
      <w:r w:rsidRPr="00782776">
        <w:rPr>
          <w:bCs/>
        </w:rPr>
        <w:t xml:space="preserve"> </w:t>
      </w:r>
      <w:r w:rsidRPr="00782776">
        <w:rPr>
          <w:rFonts w:hint="eastAsia"/>
          <w:bCs/>
        </w:rPr>
        <w:t>总</w:t>
      </w:r>
      <w:r w:rsidRPr="00782776">
        <w:rPr>
          <w:rFonts w:hint="eastAsia"/>
          <w:bCs/>
        </w:rPr>
        <w:t xml:space="preserve"> </w:t>
      </w:r>
      <w:r w:rsidRPr="00782776">
        <w:rPr>
          <w:bCs/>
        </w:rPr>
        <w:t xml:space="preserve"> </w:t>
      </w:r>
      <w:r w:rsidRPr="00782776">
        <w:rPr>
          <w:rFonts w:hint="eastAsia"/>
          <w:bCs/>
        </w:rPr>
        <w:t>结</w:t>
      </w:r>
    </w:p>
    <w:p w14:paraId="14EE28C2" w14:textId="42DA883B" w:rsidR="006C1E21" w:rsidRPr="00782776" w:rsidRDefault="00D350EE" w:rsidP="00856E75">
      <w:pPr>
        <w:adjustRightInd w:val="0"/>
        <w:spacing w:line="312" w:lineRule="exact"/>
        <w:ind w:firstLineChars="200" w:firstLine="420"/>
        <w:rPr>
          <w:szCs w:val="21"/>
        </w:rPr>
      </w:pPr>
      <w:r w:rsidRPr="00782776">
        <w:rPr>
          <w:rFonts w:hint="eastAsia"/>
          <w:szCs w:val="21"/>
        </w:rPr>
        <w:t>本文研究分析了疫情传播与舆情扩散两者间的相关性，并对相关舆情进行情感分析。结果表明，全球疫情会在爆发后的一段时间里对日本东京奥运会的相关舆情产生显著影响，即二者之间存在一定的时滞相关性。对于疫情，本文对赛事举办过程中城市的人流活动及疫情传播进行了仿真，仿真结果表明，观赛人群所导致的短时间内人流密度的升高能大大加速疫情的传播；在我国冬奥会如期举行的前提假设下，我们修改了</w:t>
      </w:r>
      <w:r w:rsidRPr="00782776">
        <w:rPr>
          <w:rFonts w:hint="eastAsia"/>
          <w:szCs w:val="21"/>
        </w:rPr>
        <w:t>SEIR</w:t>
      </w:r>
      <w:r w:rsidRPr="00782776">
        <w:rPr>
          <w:rFonts w:hint="eastAsia"/>
          <w:szCs w:val="21"/>
        </w:rPr>
        <w:t>模型以对北京奥运村中的疫情情况进行模拟，呈现了隔离强度、检测周期和响应时间三种防控措施以及舆情传播对疫情传播的影响。研究结果表明，这三种措施能有效控制</w:t>
      </w:r>
      <w:r w:rsidRPr="00782776">
        <w:rPr>
          <w:rFonts w:hint="eastAsia"/>
          <w:szCs w:val="21"/>
        </w:rPr>
        <w:lastRenderedPageBreak/>
        <w:t>奥运村中疫情的传播和扩散，而舆情的传播只能在一定程度上改变疫情的走势；我们将赛前预测、赛时模拟和疫情爆发的滞后程度相结合，对疫情和舆情的风险等级进行了评定并做了相关分析。</w:t>
      </w:r>
      <w:r w:rsidR="00856E75" w:rsidRPr="00782776">
        <w:rPr>
          <w:rFonts w:hint="eastAsia"/>
          <w:szCs w:val="21"/>
        </w:rPr>
        <w:t>综上所述，通过对北京冬奥会的分析，我们认为在大型体育活动举办期间，通过加强对参考措施的管理，能有效预防和控制聚集性疫情的爆发，从而更好地引导好未来时滞之后可能发生的舆论走向。</w:t>
      </w:r>
    </w:p>
    <w:p w14:paraId="54A909B0" w14:textId="77777777" w:rsidR="00856E75" w:rsidRPr="00782776" w:rsidRDefault="00856E75" w:rsidP="00856E75">
      <w:pPr>
        <w:adjustRightInd w:val="0"/>
        <w:spacing w:line="312" w:lineRule="exact"/>
        <w:ind w:firstLineChars="200" w:firstLine="420"/>
        <w:rPr>
          <w:szCs w:val="21"/>
        </w:rPr>
      </w:pPr>
    </w:p>
    <w:p w14:paraId="0F9E46B0" w14:textId="77777777" w:rsidR="006C1E21" w:rsidRPr="00782776" w:rsidRDefault="00D350EE">
      <w:pPr>
        <w:adjustRightInd w:val="0"/>
        <w:spacing w:line="312" w:lineRule="exact"/>
        <w:jc w:val="center"/>
        <w:rPr>
          <w:rFonts w:eastAsia="黑体"/>
        </w:rPr>
      </w:pPr>
      <w:r w:rsidRPr="00782776">
        <w:rPr>
          <w:rFonts w:eastAsia="黑体"/>
        </w:rPr>
        <w:t>参</w:t>
      </w:r>
      <w:r w:rsidRPr="00782776">
        <w:rPr>
          <w:rFonts w:eastAsia="黑体"/>
        </w:rPr>
        <w:t xml:space="preserve">  </w:t>
      </w:r>
      <w:r w:rsidRPr="00782776">
        <w:rPr>
          <w:rFonts w:eastAsia="黑体"/>
        </w:rPr>
        <w:t>考</w:t>
      </w:r>
      <w:r w:rsidRPr="00782776">
        <w:rPr>
          <w:rFonts w:eastAsia="黑体"/>
        </w:rPr>
        <w:t xml:space="preserve">  </w:t>
      </w:r>
      <w:r w:rsidRPr="00782776">
        <w:rPr>
          <w:rFonts w:eastAsia="黑体"/>
        </w:rPr>
        <w:t>文</w:t>
      </w:r>
      <w:r w:rsidRPr="00782776">
        <w:rPr>
          <w:rFonts w:eastAsia="黑体"/>
        </w:rPr>
        <w:t xml:space="preserve">  </w:t>
      </w:r>
      <w:r w:rsidRPr="00782776">
        <w:rPr>
          <w:rFonts w:eastAsia="黑体"/>
        </w:rPr>
        <w:t>献</w:t>
      </w:r>
    </w:p>
    <w:p w14:paraId="460A87DB" w14:textId="77777777" w:rsidR="006C1E21" w:rsidRPr="00782776" w:rsidRDefault="00D350EE">
      <w:pPr>
        <w:snapToGrid w:val="0"/>
        <w:spacing w:line="240" w:lineRule="exact"/>
        <w:ind w:left="360" w:hangingChars="200" w:hanging="360"/>
        <w:rPr>
          <w:sz w:val="18"/>
          <w:szCs w:val="18"/>
        </w:rPr>
      </w:pPr>
      <w:r w:rsidRPr="00782776">
        <w:rPr>
          <w:sz w:val="18"/>
          <w:szCs w:val="18"/>
        </w:rPr>
        <w:t xml:space="preserve">[1] Home - Johns Hopkins Coronavirus Resource Center. Hopkins University &amp; Medicine. 2021, https://coronavirus.jhu.edu/. </w:t>
      </w:r>
    </w:p>
    <w:p w14:paraId="1D0AC60F"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2</w:t>
      </w:r>
      <w:r w:rsidRPr="00782776">
        <w:rPr>
          <w:rFonts w:hint="eastAsia"/>
          <w:sz w:val="18"/>
          <w:szCs w:val="18"/>
        </w:rPr>
        <w:t xml:space="preserve">] </w:t>
      </w:r>
      <w:r w:rsidRPr="00782776">
        <w:rPr>
          <w:rFonts w:hint="eastAsia"/>
          <w:sz w:val="18"/>
          <w:szCs w:val="18"/>
        </w:rPr>
        <w:t>钟秉枢</w:t>
      </w:r>
      <w:r w:rsidRPr="00782776">
        <w:rPr>
          <w:rFonts w:hint="eastAsia"/>
          <w:sz w:val="18"/>
          <w:szCs w:val="18"/>
        </w:rPr>
        <w:t xml:space="preserve">, </w:t>
      </w:r>
      <w:proofErr w:type="gramStart"/>
      <w:r w:rsidRPr="00782776">
        <w:rPr>
          <w:rFonts w:hint="eastAsia"/>
          <w:sz w:val="18"/>
          <w:szCs w:val="18"/>
        </w:rPr>
        <w:t>黄志剑</w:t>
      </w:r>
      <w:proofErr w:type="gramEnd"/>
      <w:r w:rsidRPr="00782776">
        <w:rPr>
          <w:rFonts w:hint="eastAsia"/>
          <w:sz w:val="18"/>
          <w:szCs w:val="18"/>
        </w:rPr>
        <w:t xml:space="preserve">, </w:t>
      </w:r>
      <w:r w:rsidRPr="00782776">
        <w:rPr>
          <w:rFonts w:hint="eastAsia"/>
          <w:sz w:val="18"/>
          <w:szCs w:val="18"/>
        </w:rPr>
        <w:t>王凯</w:t>
      </w:r>
      <w:r w:rsidRPr="00782776">
        <w:rPr>
          <w:rFonts w:hint="eastAsia"/>
          <w:sz w:val="18"/>
          <w:szCs w:val="18"/>
        </w:rPr>
        <w:t xml:space="preserve">, </w:t>
      </w:r>
      <w:proofErr w:type="gramStart"/>
      <w:r w:rsidRPr="00782776">
        <w:rPr>
          <w:rFonts w:hint="eastAsia"/>
          <w:sz w:val="18"/>
          <w:szCs w:val="18"/>
        </w:rPr>
        <w:t>车冰清</w:t>
      </w:r>
      <w:proofErr w:type="gramEnd"/>
      <w:r w:rsidRPr="00782776">
        <w:rPr>
          <w:rFonts w:hint="eastAsia"/>
          <w:sz w:val="18"/>
          <w:szCs w:val="18"/>
        </w:rPr>
        <w:t xml:space="preserve"> &amp; </w:t>
      </w:r>
      <w:r w:rsidRPr="00782776">
        <w:rPr>
          <w:rFonts w:hint="eastAsia"/>
          <w:sz w:val="18"/>
          <w:szCs w:val="18"/>
        </w:rPr>
        <w:t>宋昱</w:t>
      </w:r>
      <w:r w:rsidRPr="00782776">
        <w:rPr>
          <w:rFonts w:hint="eastAsia"/>
          <w:sz w:val="18"/>
          <w:szCs w:val="18"/>
        </w:rPr>
        <w:t xml:space="preserve">. </w:t>
      </w:r>
      <w:r w:rsidRPr="00782776">
        <w:rPr>
          <w:rFonts w:hint="eastAsia"/>
          <w:sz w:val="18"/>
          <w:szCs w:val="18"/>
        </w:rPr>
        <w:t>困境与应对：聚焦新型冠状病毒肺炎疫情对体育事业的影响</w:t>
      </w:r>
      <w:r w:rsidRPr="00782776">
        <w:rPr>
          <w:rFonts w:hint="eastAsia"/>
          <w:sz w:val="18"/>
          <w:szCs w:val="18"/>
        </w:rPr>
        <w:t xml:space="preserve">. </w:t>
      </w:r>
      <w:r w:rsidRPr="00782776">
        <w:rPr>
          <w:rFonts w:hint="eastAsia"/>
          <w:sz w:val="18"/>
          <w:szCs w:val="18"/>
        </w:rPr>
        <w:t>体育学研究</w:t>
      </w:r>
      <w:r w:rsidRPr="00782776">
        <w:rPr>
          <w:rFonts w:hint="eastAsia"/>
          <w:sz w:val="18"/>
          <w:szCs w:val="18"/>
        </w:rPr>
        <w:t>, 2020, 34(2): 9-33.</w:t>
      </w:r>
    </w:p>
    <w:p w14:paraId="415CFDB3"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3</w:t>
      </w:r>
      <w:r w:rsidRPr="00782776">
        <w:rPr>
          <w:rFonts w:hint="eastAsia"/>
          <w:sz w:val="18"/>
          <w:szCs w:val="18"/>
        </w:rPr>
        <w:t xml:space="preserve">] </w:t>
      </w:r>
      <w:r w:rsidRPr="00782776">
        <w:rPr>
          <w:rFonts w:hint="eastAsia"/>
          <w:sz w:val="18"/>
          <w:szCs w:val="18"/>
        </w:rPr>
        <w:t>王润斌</w:t>
      </w:r>
      <w:r w:rsidRPr="00782776">
        <w:rPr>
          <w:rFonts w:hint="eastAsia"/>
          <w:sz w:val="18"/>
          <w:szCs w:val="18"/>
        </w:rPr>
        <w:t xml:space="preserve"> &amp; </w:t>
      </w:r>
      <w:r w:rsidRPr="00782776">
        <w:rPr>
          <w:rFonts w:hint="eastAsia"/>
          <w:sz w:val="18"/>
          <w:szCs w:val="18"/>
        </w:rPr>
        <w:t>李慧林</w:t>
      </w:r>
      <w:r w:rsidRPr="00782776">
        <w:rPr>
          <w:rFonts w:hint="eastAsia"/>
          <w:sz w:val="18"/>
          <w:szCs w:val="18"/>
        </w:rPr>
        <w:t xml:space="preserve">. </w:t>
      </w:r>
      <w:r w:rsidRPr="00782776">
        <w:rPr>
          <w:rFonts w:hint="eastAsia"/>
          <w:sz w:val="18"/>
          <w:szCs w:val="18"/>
        </w:rPr>
        <w:t>东京</w:t>
      </w:r>
      <w:r w:rsidRPr="00782776">
        <w:rPr>
          <w:rFonts w:hint="eastAsia"/>
          <w:sz w:val="18"/>
          <w:szCs w:val="18"/>
        </w:rPr>
        <w:t>2020</w:t>
      </w:r>
      <w:r w:rsidRPr="00782776">
        <w:rPr>
          <w:rFonts w:hint="eastAsia"/>
          <w:sz w:val="18"/>
          <w:szCs w:val="18"/>
        </w:rPr>
        <w:t>年奥运会赛事延期交付的多维影响与应对之道</w:t>
      </w:r>
      <w:r w:rsidRPr="00782776">
        <w:rPr>
          <w:rFonts w:hint="eastAsia"/>
          <w:sz w:val="18"/>
          <w:szCs w:val="18"/>
        </w:rPr>
        <w:t xml:space="preserve">. </w:t>
      </w:r>
      <w:r w:rsidRPr="00782776">
        <w:rPr>
          <w:rFonts w:hint="eastAsia"/>
          <w:sz w:val="18"/>
          <w:szCs w:val="18"/>
        </w:rPr>
        <w:t>体育学研究</w:t>
      </w:r>
      <w:r w:rsidRPr="00782776">
        <w:rPr>
          <w:rFonts w:hint="eastAsia"/>
          <w:sz w:val="18"/>
          <w:szCs w:val="18"/>
        </w:rPr>
        <w:t>, 2020, 34(3): 7-18.</w:t>
      </w:r>
    </w:p>
    <w:p w14:paraId="277D841C"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4</w:t>
      </w:r>
      <w:r w:rsidRPr="00782776">
        <w:rPr>
          <w:rFonts w:hint="eastAsia"/>
          <w:sz w:val="18"/>
          <w:szCs w:val="18"/>
        </w:rPr>
        <w:t xml:space="preserve">] </w:t>
      </w:r>
      <w:proofErr w:type="gramStart"/>
      <w:r w:rsidRPr="00782776">
        <w:rPr>
          <w:rFonts w:hint="eastAsia"/>
          <w:sz w:val="18"/>
          <w:szCs w:val="18"/>
        </w:rPr>
        <w:t>马樱桐</w:t>
      </w:r>
      <w:proofErr w:type="gramEnd"/>
      <w:r w:rsidRPr="00782776">
        <w:rPr>
          <w:rFonts w:hint="eastAsia"/>
          <w:sz w:val="18"/>
          <w:szCs w:val="18"/>
        </w:rPr>
        <w:t xml:space="preserve">. </w:t>
      </w:r>
      <w:r w:rsidRPr="00782776">
        <w:rPr>
          <w:rFonts w:hint="eastAsia"/>
          <w:sz w:val="18"/>
          <w:szCs w:val="18"/>
        </w:rPr>
        <w:t>日本</w:t>
      </w:r>
      <w:r w:rsidRPr="00782776">
        <w:rPr>
          <w:rFonts w:hint="eastAsia"/>
          <w:sz w:val="18"/>
          <w:szCs w:val="18"/>
        </w:rPr>
        <w:t xml:space="preserve"> </w:t>
      </w:r>
      <w:r w:rsidRPr="00782776">
        <w:rPr>
          <w:rFonts w:hint="eastAsia"/>
          <w:sz w:val="18"/>
          <w:szCs w:val="18"/>
        </w:rPr>
        <w:t>东京宣布暂停奥运圣火展览活动</w:t>
      </w:r>
      <w:r w:rsidRPr="00782776">
        <w:rPr>
          <w:rFonts w:hint="eastAsia"/>
          <w:sz w:val="18"/>
          <w:szCs w:val="18"/>
        </w:rPr>
        <w:t xml:space="preserve">. </w:t>
      </w:r>
      <w:r w:rsidRPr="00782776">
        <w:rPr>
          <w:rFonts w:hint="eastAsia"/>
          <w:sz w:val="18"/>
          <w:szCs w:val="18"/>
        </w:rPr>
        <w:t>中国会展</w:t>
      </w:r>
      <w:r w:rsidRPr="00782776">
        <w:rPr>
          <w:rFonts w:hint="eastAsia"/>
          <w:sz w:val="18"/>
          <w:szCs w:val="18"/>
        </w:rPr>
        <w:t>(</w:t>
      </w:r>
      <w:r w:rsidRPr="00782776">
        <w:rPr>
          <w:rFonts w:hint="eastAsia"/>
          <w:sz w:val="18"/>
          <w:szCs w:val="18"/>
        </w:rPr>
        <w:t>中国会议</w:t>
      </w:r>
      <w:r w:rsidRPr="00782776">
        <w:rPr>
          <w:rFonts w:hint="eastAsia"/>
          <w:sz w:val="18"/>
          <w:szCs w:val="18"/>
        </w:rPr>
        <w:t>), 2021, 02: 50.</w:t>
      </w:r>
    </w:p>
    <w:p w14:paraId="1541F5F9"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5</w:t>
      </w:r>
      <w:r w:rsidRPr="00782776">
        <w:rPr>
          <w:rFonts w:hint="eastAsia"/>
          <w:sz w:val="18"/>
          <w:szCs w:val="18"/>
        </w:rPr>
        <w:t xml:space="preserve">] </w:t>
      </w:r>
      <w:r w:rsidRPr="00782776">
        <w:rPr>
          <w:rFonts w:hint="eastAsia"/>
          <w:sz w:val="18"/>
          <w:szCs w:val="18"/>
        </w:rPr>
        <w:t>张春萍</w:t>
      </w:r>
      <w:r w:rsidRPr="00782776">
        <w:rPr>
          <w:rFonts w:hint="eastAsia"/>
          <w:sz w:val="18"/>
          <w:szCs w:val="18"/>
        </w:rPr>
        <w:t xml:space="preserve">, </w:t>
      </w:r>
      <w:r w:rsidRPr="00782776">
        <w:rPr>
          <w:rFonts w:hint="eastAsia"/>
          <w:sz w:val="18"/>
          <w:szCs w:val="18"/>
        </w:rPr>
        <w:t>杨婧怡</w:t>
      </w:r>
      <w:r w:rsidRPr="00782776">
        <w:rPr>
          <w:rFonts w:hint="eastAsia"/>
          <w:sz w:val="18"/>
          <w:szCs w:val="18"/>
        </w:rPr>
        <w:t xml:space="preserve">, </w:t>
      </w:r>
      <w:r w:rsidRPr="00782776">
        <w:rPr>
          <w:rFonts w:hint="eastAsia"/>
          <w:sz w:val="18"/>
          <w:szCs w:val="18"/>
        </w:rPr>
        <w:t>向佳兴</w:t>
      </w:r>
      <w:r w:rsidRPr="00782776">
        <w:rPr>
          <w:rFonts w:hint="eastAsia"/>
          <w:sz w:val="18"/>
          <w:szCs w:val="18"/>
        </w:rPr>
        <w:t xml:space="preserve">, </w:t>
      </w:r>
      <w:r w:rsidRPr="00782776">
        <w:rPr>
          <w:rFonts w:hint="eastAsia"/>
          <w:sz w:val="18"/>
          <w:szCs w:val="18"/>
        </w:rPr>
        <w:t>周</w:t>
      </w:r>
      <w:proofErr w:type="gramStart"/>
      <w:r w:rsidRPr="00782776">
        <w:rPr>
          <w:rFonts w:hint="eastAsia"/>
          <w:sz w:val="18"/>
          <w:szCs w:val="18"/>
        </w:rPr>
        <w:t>梦渝</w:t>
      </w:r>
      <w:r w:rsidRPr="00782776">
        <w:rPr>
          <w:rFonts w:hint="eastAsia"/>
          <w:sz w:val="18"/>
          <w:szCs w:val="18"/>
        </w:rPr>
        <w:t>,</w:t>
      </w:r>
      <w:proofErr w:type="gramEnd"/>
      <w:r w:rsidRPr="00782776">
        <w:rPr>
          <w:rFonts w:hint="eastAsia"/>
          <w:sz w:val="18"/>
          <w:szCs w:val="18"/>
        </w:rPr>
        <w:t xml:space="preserve"> </w:t>
      </w:r>
      <w:r w:rsidRPr="00782776">
        <w:rPr>
          <w:rFonts w:hint="eastAsia"/>
          <w:sz w:val="18"/>
          <w:szCs w:val="18"/>
        </w:rPr>
        <w:t>成骆彤</w:t>
      </w:r>
      <w:r w:rsidRPr="00782776">
        <w:rPr>
          <w:rFonts w:hint="eastAsia"/>
          <w:sz w:val="18"/>
          <w:szCs w:val="18"/>
        </w:rPr>
        <w:t xml:space="preserve"> &amp; </w:t>
      </w:r>
      <w:r w:rsidRPr="00782776">
        <w:rPr>
          <w:rFonts w:hint="eastAsia"/>
          <w:sz w:val="18"/>
          <w:szCs w:val="18"/>
        </w:rPr>
        <w:t>陈宇</w:t>
      </w:r>
      <w:r w:rsidRPr="00782776">
        <w:rPr>
          <w:rFonts w:hint="eastAsia"/>
          <w:sz w:val="18"/>
          <w:szCs w:val="18"/>
        </w:rPr>
        <w:t>. COVID-19</w:t>
      </w:r>
      <w:r w:rsidRPr="00782776">
        <w:rPr>
          <w:rFonts w:hint="eastAsia"/>
          <w:sz w:val="18"/>
          <w:szCs w:val="18"/>
        </w:rPr>
        <w:t>疫情对我国体育赛事利益相关者的影响及应对策略</w:t>
      </w:r>
      <w:r w:rsidRPr="00782776">
        <w:rPr>
          <w:rFonts w:hint="eastAsia"/>
          <w:sz w:val="18"/>
          <w:szCs w:val="18"/>
        </w:rPr>
        <w:t xml:space="preserve">. </w:t>
      </w:r>
      <w:r w:rsidRPr="00782776">
        <w:rPr>
          <w:rFonts w:hint="eastAsia"/>
          <w:sz w:val="18"/>
          <w:szCs w:val="18"/>
        </w:rPr>
        <w:t>北京体育大学学报</w:t>
      </w:r>
      <w:r w:rsidRPr="00782776">
        <w:rPr>
          <w:rFonts w:hint="eastAsia"/>
          <w:sz w:val="18"/>
          <w:szCs w:val="18"/>
        </w:rPr>
        <w:t>, 2020, 11: 34-41.</w:t>
      </w:r>
    </w:p>
    <w:p w14:paraId="1E861618" w14:textId="77777777" w:rsidR="006C1E21" w:rsidRPr="00782776" w:rsidRDefault="00D350EE">
      <w:pPr>
        <w:snapToGrid w:val="0"/>
        <w:spacing w:line="240" w:lineRule="exact"/>
        <w:ind w:left="360" w:hangingChars="200" w:hanging="360"/>
        <w:rPr>
          <w:sz w:val="18"/>
          <w:szCs w:val="18"/>
        </w:rPr>
      </w:pPr>
      <w:r w:rsidRPr="00782776">
        <w:rPr>
          <w:sz w:val="18"/>
          <w:szCs w:val="18"/>
        </w:rPr>
        <w:t xml:space="preserve">[6] Olympic Games </w:t>
      </w:r>
      <w:r w:rsidRPr="00782776">
        <w:rPr>
          <w:rFonts w:hint="eastAsia"/>
          <w:sz w:val="18"/>
          <w:szCs w:val="18"/>
        </w:rPr>
        <w:t>P</w:t>
      </w:r>
      <w:r w:rsidRPr="00782776">
        <w:rPr>
          <w:sz w:val="18"/>
          <w:szCs w:val="18"/>
        </w:rPr>
        <w:t xml:space="preserve">ostponed to 2021. The Tokyo </w:t>
      </w:r>
      <w:proofErr w:type="spellStart"/>
      <w:r w:rsidRPr="00782776">
        <w:rPr>
          <w:sz w:val="18"/>
          <w:szCs w:val="18"/>
        </w:rPr>
        <w:t>Organising</w:t>
      </w:r>
      <w:proofErr w:type="spellEnd"/>
      <w:r w:rsidRPr="00782776">
        <w:rPr>
          <w:sz w:val="18"/>
          <w:szCs w:val="18"/>
        </w:rPr>
        <w:t xml:space="preserve"> Committee of the Olympic and Paralympic Games. 2020. https://olympics.com/tokyo-2020/en/news/joint-statement-from-international-olympic-committee-and-tokyo2020</w:t>
      </w:r>
      <w:r w:rsidRPr="00782776">
        <w:rPr>
          <w:rFonts w:hint="eastAsia"/>
          <w:sz w:val="18"/>
          <w:szCs w:val="18"/>
        </w:rPr>
        <w:t>.</w:t>
      </w:r>
    </w:p>
    <w:p w14:paraId="190A58E2"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7</w:t>
      </w:r>
      <w:r w:rsidRPr="00782776">
        <w:rPr>
          <w:rFonts w:hint="eastAsia"/>
          <w:sz w:val="18"/>
          <w:szCs w:val="18"/>
        </w:rPr>
        <w:t xml:space="preserve">] </w:t>
      </w:r>
      <w:proofErr w:type="gramStart"/>
      <w:r w:rsidRPr="00782776">
        <w:rPr>
          <w:rFonts w:hint="eastAsia"/>
          <w:sz w:val="18"/>
          <w:szCs w:val="18"/>
        </w:rPr>
        <w:t>李盈科</w:t>
      </w:r>
      <w:proofErr w:type="gramEnd"/>
      <w:r w:rsidRPr="00782776">
        <w:rPr>
          <w:rFonts w:hint="eastAsia"/>
          <w:sz w:val="18"/>
          <w:szCs w:val="18"/>
        </w:rPr>
        <w:t xml:space="preserve">, </w:t>
      </w:r>
      <w:proofErr w:type="gramStart"/>
      <w:r w:rsidRPr="00782776">
        <w:rPr>
          <w:rFonts w:hint="eastAsia"/>
          <w:sz w:val="18"/>
          <w:szCs w:val="18"/>
        </w:rPr>
        <w:t>赵时</w:t>
      </w:r>
      <w:proofErr w:type="gramEnd"/>
      <w:r w:rsidRPr="00782776">
        <w:rPr>
          <w:rFonts w:hint="eastAsia"/>
          <w:sz w:val="18"/>
          <w:szCs w:val="18"/>
        </w:rPr>
        <w:t xml:space="preserve">, </w:t>
      </w:r>
      <w:r w:rsidRPr="00782776">
        <w:rPr>
          <w:rFonts w:hint="eastAsia"/>
          <w:sz w:val="18"/>
          <w:szCs w:val="18"/>
        </w:rPr>
        <w:t>楼</w:t>
      </w:r>
      <w:proofErr w:type="gramStart"/>
      <w:r w:rsidRPr="00782776">
        <w:rPr>
          <w:rFonts w:hint="eastAsia"/>
          <w:sz w:val="18"/>
          <w:szCs w:val="18"/>
        </w:rPr>
        <w:t>一</w:t>
      </w:r>
      <w:proofErr w:type="gramEnd"/>
      <w:r w:rsidRPr="00782776">
        <w:rPr>
          <w:rFonts w:hint="eastAsia"/>
          <w:sz w:val="18"/>
          <w:szCs w:val="18"/>
        </w:rPr>
        <w:t>均</w:t>
      </w:r>
      <w:r w:rsidRPr="00782776">
        <w:rPr>
          <w:rFonts w:hint="eastAsia"/>
          <w:sz w:val="18"/>
          <w:szCs w:val="18"/>
        </w:rPr>
        <w:t xml:space="preserve">, </w:t>
      </w:r>
      <w:proofErr w:type="gramStart"/>
      <w:r w:rsidRPr="00782776">
        <w:rPr>
          <w:rFonts w:hint="eastAsia"/>
          <w:sz w:val="18"/>
          <w:szCs w:val="18"/>
        </w:rPr>
        <w:t>高道舟</w:t>
      </w:r>
      <w:proofErr w:type="gramEnd"/>
      <w:r w:rsidRPr="00782776">
        <w:rPr>
          <w:rFonts w:hint="eastAsia"/>
          <w:sz w:val="18"/>
          <w:szCs w:val="18"/>
        </w:rPr>
        <w:t xml:space="preserve">, </w:t>
      </w:r>
      <w:r w:rsidRPr="00782776">
        <w:rPr>
          <w:rFonts w:hint="eastAsia"/>
          <w:sz w:val="18"/>
          <w:szCs w:val="18"/>
        </w:rPr>
        <w:t>杨琳</w:t>
      </w:r>
      <w:r w:rsidRPr="00782776">
        <w:rPr>
          <w:rFonts w:hint="eastAsia"/>
          <w:sz w:val="18"/>
          <w:szCs w:val="18"/>
        </w:rPr>
        <w:t xml:space="preserve">, </w:t>
      </w:r>
      <w:r w:rsidRPr="00782776">
        <w:rPr>
          <w:rFonts w:hint="eastAsia"/>
          <w:sz w:val="18"/>
          <w:szCs w:val="18"/>
        </w:rPr>
        <w:t>何岱海</w:t>
      </w:r>
      <w:r w:rsidRPr="00782776">
        <w:rPr>
          <w:rFonts w:hint="eastAsia"/>
          <w:sz w:val="18"/>
          <w:szCs w:val="18"/>
        </w:rPr>
        <w:t xml:space="preserve">. </w:t>
      </w:r>
      <w:r w:rsidRPr="00782776">
        <w:rPr>
          <w:rFonts w:hint="eastAsia"/>
          <w:sz w:val="18"/>
          <w:szCs w:val="18"/>
        </w:rPr>
        <w:t>新型冠状病毒肺炎的流行病学参数与模型</w:t>
      </w:r>
      <w:r w:rsidRPr="00782776">
        <w:rPr>
          <w:rFonts w:hint="eastAsia"/>
          <w:sz w:val="18"/>
          <w:szCs w:val="18"/>
        </w:rPr>
        <w:t xml:space="preserve">. </w:t>
      </w:r>
      <w:r w:rsidRPr="00782776">
        <w:rPr>
          <w:rFonts w:hint="eastAsia"/>
          <w:sz w:val="18"/>
          <w:szCs w:val="18"/>
        </w:rPr>
        <w:t>物理学报</w:t>
      </w:r>
      <w:r w:rsidRPr="00782776">
        <w:rPr>
          <w:rFonts w:hint="eastAsia"/>
          <w:sz w:val="18"/>
          <w:szCs w:val="18"/>
        </w:rPr>
        <w:t>, 2020, 69(09): 21-30.</w:t>
      </w:r>
    </w:p>
    <w:p w14:paraId="3D00987D" w14:textId="77777777" w:rsidR="006C1E21" w:rsidRPr="00782776" w:rsidRDefault="00D350EE">
      <w:pPr>
        <w:snapToGrid w:val="0"/>
        <w:spacing w:line="240" w:lineRule="exact"/>
        <w:ind w:left="360" w:hangingChars="200" w:hanging="360"/>
        <w:rPr>
          <w:sz w:val="18"/>
          <w:szCs w:val="18"/>
        </w:rPr>
      </w:pPr>
      <w:r w:rsidRPr="00782776">
        <w:rPr>
          <w:sz w:val="18"/>
          <w:szCs w:val="18"/>
        </w:rPr>
        <w:t xml:space="preserve">[8] </w:t>
      </w:r>
      <w:proofErr w:type="spellStart"/>
      <w:r w:rsidRPr="00782776">
        <w:rPr>
          <w:sz w:val="18"/>
          <w:szCs w:val="18"/>
        </w:rPr>
        <w:t>Gharakhanlou</w:t>
      </w:r>
      <w:proofErr w:type="spellEnd"/>
      <w:r w:rsidRPr="00782776">
        <w:rPr>
          <w:sz w:val="18"/>
          <w:szCs w:val="18"/>
        </w:rPr>
        <w:t xml:space="preserve">, N. M., &amp; </w:t>
      </w:r>
      <w:proofErr w:type="spellStart"/>
      <w:r w:rsidRPr="00782776">
        <w:rPr>
          <w:sz w:val="18"/>
          <w:szCs w:val="18"/>
        </w:rPr>
        <w:t>Hooshangi</w:t>
      </w:r>
      <w:proofErr w:type="spellEnd"/>
      <w:r w:rsidRPr="00782776">
        <w:rPr>
          <w:sz w:val="18"/>
          <w:szCs w:val="18"/>
        </w:rPr>
        <w:t>, N.</w:t>
      </w:r>
      <w:ins w:id="6" w:author="XM100" w:date="2022-06-15T10:21:00Z">
        <w:r w:rsidRPr="00782776">
          <w:rPr>
            <w:rFonts w:hint="eastAsia"/>
            <w:sz w:val="18"/>
            <w:szCs w:val="18"/>
          </w:rPr>
          <w:t xml:space="preserve"> </w:t>
        </w:r>
      </w:ins>
      <w:proofErr w:type="spellStart"/>
      <w:r w:rsidRPr="00782776">
        <w:rPr>
          <w:sz w:val="18"/>
          <w:szCs w:val="18"/>
        </w:rPr>
        <w:t>Spatio</w:t>
      </w:r>
      <w:proofErr w:type="spellEnd"/>
      <w:r w:rsidRPr="00782776">
        <w:rPr>
          <w:sz w:val="18"/>
          <w:szCs w:val="18"/>
        </w:rPr>
        <w:t xml:space="preserve">-temporal simulation of the novel coronavirus (COVID-19) outbreak using the agent-based modeling approach (case study: Urmia, Iran). Informatics in Medicine Unlocked, </w:t>
      </w:r>
      <w:ins w:id="7" w:author="XM100" w:date="2022-06-15T10:21:00Z">
        <w:r w:rsidRPr="00782776">
          <w:rPr>
            <w:rFonts w:hint="eastAsia"/>
            <w:sz w:val="18"/>
            <w:szCs w:val="18"/>
          </w:rPr>
          <w:t xml:space="preserve">2020, </w:t>
        </w:r>
      </w:ins>
      <w:r w:rsidRPr="00782776">
        <w:rPr>
          <w:sz w:val="18"/>
          <w:szCs w:val="18"/>
        </w:rPr>
        <w:t>20</w:t>
      </w:r>
      <w:ins w:id="8" w:author="XM100" w:date="2022-06-15T10:31:00Z">
        <w:r w:rsidRPr="00782776">
          <w:rPr>
            <w:rFonts w:hint="eastAsia"/>
            <w:sz w:val="18"/>
            <w:szCs w:val="18"/>
          </w:rPr>
          <w:t>:</w:t>
        </w:r>
      </w:ins>
      <w:r w:rsidRPr="00782776">
        <w:rPr>
          <w:sz w:val="18"/>
          <w:szCs w:val="18"/>
        </w:rPr>
        <w:t xml:space="preserve"> 100403.</w:t>
      </w:r>
    </w:p>
    <w:p w14:paraId="5AE6CAB3" w14:textId="77777777" w:rsidR="006C1E21" w:rsidRPr="00782776" w:rsidRDefault="00D350EE">
      <w:pPr>
        <w:snapToGrid w:val="0"/>
        <w:spacing w:line="240" w:lineRule="exact"/>
        <w:ind w:left="360" w:hangingChars="200" w:hanging="360"/>
        <w:rPr>
          <w:sz w:val="18"/>
          <w:szCs w:val="18"/>
        </w:rPr>
      </w:pPr>
      <w:r w:rsidRPr="00782776">
        <w:rPr>
          <w:sz w:val="18"/>
          <w:szCs w:val="18"/>
        </w:rPr>
        <w:t xml:space="preserve">[9] </w:t>
      </w:r>
      <w:proofErr w:type="spellStart"/>
      <w:r w:rsidRPr="00782776">
        <w:rPr>
          <w:sz w:val="18"/>
          <w:szCs w:val="18"/>
        </w:rPr>
        <w:t>Jalayer</w:t>
      </w:r>
      <w:proofErr w:type="spellEnd"/>
      <w:r w:rsidRPr="00782776">
        <w:rPr>
          <w:sz w:val="18"/>
          <w:szCs w:val="18"/>
        </w:rPr>
        <w:t xml:space="preserve">, M., </w:t>
      </w:r>
      <w:proofErr w:type="spellStart"/>
      <w:r w:rsidRPr="00782776">
        <w:rPr>
          <w:sz w:val="18"/>
          <w:szCs w:val="18"/>
        </w:rPr>
        <w:t>Orsenigo</w:t>
      </w:r>
      <w:proofErr w:type="spellEnd"/>
      <w:r w:rsidRPr="00782776">
        <w:rPr>
          <w:sz w:val="18"/>
          <w:szCs w:val="18"/>
        </w:rPr>
        <w:t xml:space="preserve">, C., &amp; </w:t>
      </w:r>
      <w:proofErr w:type="spellStart"/>
      <w:r w:rsidRPr="00782776">
        <w:rPr>
          <w:sz w:val="18"/>
          <w:szCs w:val="18"/>
        </w:rPr>
        <w:t>Vercellis</w:t>
      </w:r>
      <w:proofErr w:type="spellEnd"/>
      <w:r w:rsidRPr="00782776">
        <w:rPr>
          <w:sz w:val="18"/>
          <w:szCs w:val="18"/>
        </w:rPr>
        <w:t>, C.</w:t>
      </w:r>
      <w:ins w:id="9" w:author="XM100" w:date="2022-06-15T10:22:00Z">
        <w:r w:rsidRPr="00782776">
          <w:rPr>
            <w:rFonts w:hint="eastAsia"/>
            <w:sz w:val="18"/>
            <w:szCs w:val="18"/>
          </w:rPr>
          <w:t xml:space="preserve"> </w:t>
        </w:r>
      </w:ins>
      <w:proofErr w:type="spellStart"/>
      <w:r w:rsidRPr="00782776">
        <w:rPr>
          <w:sz w:val="18"/>
          <w:szCs w:val="18"/>
        </w:rPr>
        <w:t>CoV</w:t>
      </w:r>
      <w:proofErr w:type="spellEnd"/>
      <w:r w:rsidRPr="00782776">
        <w:rPr>
          <w:sz w:val="18"/>
          <w:szCs w:val="18"/>
        </w:rPr>
        <w:t xml:space="preserve">-ABM: A stochastic discrete-event agent-based framework to simulate spatiotemporal dynamics of COVID-19. </w:t>
      </w:r>
      <w:proofErr w:type="spellStart"/>
      <w:r w:rsidRPr="00782776">
        <w:rPr>
          <w:sz w:val="18"/>
          <w:szCs w:val="18"/>
        </w:rPr>
        <w:t>arXiv</w:t>
      </w:r>
      <w:proofErr w:type="spellEnd"/>
      <w:r w:rsidRPr="00782776">
        <w:rPr>
          <w:sz w:val="18"/>
          <w:szCs w:val="18"/>
        </w:rPr>
        <w:t xml:space="preserve"> preprint arXiv:2007.13231</w:t>
      </w:r>
      <w:ins w:id="10" w:author="XM100" w:date="2022-06-15T10:22:00Z">
        <w:r w:rsidRPr="00782776">
          <w:rPr>
            <w:rFonts w:hint="eastAsia"/>
            <w:sz w:val="18"/>
            <w:szCs w:val="18"/>
          </w:rPr>
          <w:t>, 2020</w:t>
        </w:r>
      </w:ins>
      <w:r w:rsidRPr="00782776">
        <w:rPr>
          <w:sz w:val="18"/>
          <w:szCs w:val="18"/>
        </w:rPr>
        <w:t>.</w:t>
      </w:r>
    </w:p>
    <w:p w14:paraId="62FB2651" w14:textId="77777777" w:rsidR="006C1E21" w:rsidRPr="00782776" w:rsidRDefault="00D350EE">
      <w:pPr>
        <w:snapToGrid w:val="0"/>
        <w:spacing w:line="240" w:lineRule="exact"/>
        <w:ind w:left="360" w:hangingChars="200" w:hanging="360"/>
        <w:rPr>
          <w:sz w:val="18"/>
          <w:szCs w:val="18"/>
        </w:rPr>
      </w:pPr>
      <w:r w:rsidRPr="00782776">
        <w:rPr>
          <w:sz w:val="18"/>
          <w:szCs w:val="18"/>
        </w:rPr>
        <w:t>[10] Chen</w:t>
      </w:r>
      <w:ins w:id="11" w:author="XM100" w:date="2022-06-15T10:24:00Z">
        <w:r w:rsidRPr="00782776">
          <w:rPr>
            <w:rFonts w:hint="eastAsia"/>
            <w:sz w:val="18"/>
            <w:szCs w:val="18"/>
          </w:rPr>
          <w:t xml:space="preserve">, </w:t>
        </w:r>
        <w:proofErr w:type="gramStart"/>
        <w:r w:rsidRPr="00782776">
          <w:rPr>
            <w:sz w:val="18"/>
            <w:szCs w:val="18"/>
          </w:rPr>
          <w:t>D</w:t>
        </w:r>
        <w:r w:rsidRPr="00782776">
          <w:rPr>
            <w:rFonts w:hint="eastAsia"/>
            <w:sz w:val="18"/>
            <w:szCs w:val="18"/>
          </w:rPr>
          <w:t>.</w:t>
        </w:r>
        <w:r w:rsidRPr="00782776">
          <w:rPr>
            <w:sz w:val="18"/>
            <w:szCs w:val="18"/>
          </w:rPr>
          <w:t xml:space="preserve"> </w:t>
        </w:r>
      </w:ins>
      <w:r w:rsidRPr="00782776">
        <w:rPr>
          <w:sz w:val="18"/>
          <w:szCs w:val="18"/>
        </w:rPr>
        <w:t>,</w:t>
      </w:r>
      <w:proofErr w:type="gramEnd"/>
      <w:r w:rsidRPr="00782776">
        <w:rPr>
          <w:sz w:val="18"/>
          <w:szCs w:val="18"/>
        </w:rPr>
        <w:t xml:space="preserve"> Yang</w:t>
      </w:r>
      <w:ins w:id="12" w:author="XM100" w:date="2022-06-15T10:25:00Z">
        <w:r w:rsidRPr="00782776">
          <w:rPr>
            <w:rFonts w:hint="eastAsia"/>
            <w:sz w:val="18"/>
            <w:szCs w:val="18"/>
          </w:rPr>
          <w:t xml:space="preserve"> Y.</w:t>
        </w:r>
      </w:ins>
      <w:r w:rsidRPr="00782776">
        <w:rPr>
          <w:sz w:val="18"/>
          <w:szCs w:val="18"/>
        </w:rPr>
        <w:t>, Zhang</w:t>
      </w:r>
      <w:ins w:id="13" w:author="XM100" w:date="2022-06-15T10:26:00Z">
        <w:r w:rsidRPr="00782776">
          <w:rPr>
            <w:rFonts w:hint="eastAsia"/>
            <w:sz w:val="18"/>
            <w:szCs w:val="18"/>
          </w:rPr>
          <w:t xml:space="preserve"> Y.</w:t>
        </w:r>
      </w:ins>
      <w:ins w:id="14" w:author="XM100" w:date="2022-06-15T10:39:00Z">
        <w:r w:rsidRPr="00782776">
          <w:rPr>
            <w:rFonts w:hint="eastAsia"/>
            <w:sz w:val="18"/>
            <w:szCs w:val="18"/>
          </w:rPr>
          <w:t xml:space="preserve">, </w:t>
        </w:r>
        <w:r w:rsidRPr="00782776">
          <w:rPr>
            <w:sz w:val="18"/>
            <w:szCs w:val="18"/>
          </w:rPr>
          <w:t>&amp;</w:t>
        </w:r>
      </w:ins>
      <w:r w:rsidRPr="00782776">
        <w:rPr>
          <w:sz w:val="18"/>
          <w:szCs w:val="18"/>
        </w:rPr>
        <w:t xml:space="preserve"> Yu</w:t>
      </w:r>
      <w:ins w:id="15" w:author="XM100" w:date="2022-06-15T10:27:00Z">
        <w:r w:rsidRPr="00782776">
          <w:rPr>
            <w:rFonts w:hint="eastAsia"/>
            <w:sz w:val="18"/>
            <w:szCs w:val="18"/>
          </w:rPr>
          <w:t xml:space="preserve"> W</w:t>
        </w:r>
      </w:ins>
      <w:r w:rsidRPr="00782776">
        <w:rPr>
          <w:sz w:val="18"/>
          <w:szCs w:val="18"/>
        </w:rPr>
        <w:t xml:space="preserve">. Prediction of COVID-19 spread by sliding </w:t>
      </w:r>
      <w:proofErr w:type="spellStart"/>
      <w:r w:rsidRPr="00782776">
        <w:rPr>
          <w:sz w:val="18"/>
          <w:szCs w:val="18"/>
        </w:rPr>
        <w:t>mSEIR</w:t>
      </w:r>
      <w:proofErr w:type="spellEnd"/>
      <w:r w:rsidRPr="00782776">
        <w:rPr>
          <w:sz w:val="18"/>
          <w:szCs w:val="18"/>
        </w:rPr>
        <w:t xml:space="preserve"> observer. Science China (Information Sciences), 2020, 63(12): 166-178.</w:t>
      </w:r>
    </w:p>
    <w:p w14:paraId="57F9E3D7"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11</w:t>
      </w:r>
      <w:r w:rsidRPr="00782776">
        <w:rPr>
          <w:rFonts w:hint="eastAsia"/>
          <w:sz w:val="18"/>
          <w:szCs w:val="18"/>
        </w:rPr>
        <w:t xml:space="preserve">] </w:t>
      </w:r>
      <w:proofErr w:type="gramStart"/>
      <w:r w:rsidRPr="00782776">
        <w:rPr>
          <w:rFonts w:hint="eastAsia"/>
          <w:sz w:val="18"/>
          <w:szCs w:val="18"/>
        </w:rPr>
        <w:t>黄森忠</w:t>
      </w:r>
      <w:proofErr w:type="gramEnd"/>
      <w:r w:rsidRPr="00782776">
        <w:rPr>
          <w:rFonts w:hint="eastAsia"/>
          <w:sz w:val="18"/>
          <w:szCs w:val="18"/>
        </w:rPr>
        <w:t xml:space="preserve">, </w:t>
      </w:r>
      <w:proofErr w:type="gramStart"/>
      <w:r w:rsidRPr="00782776">
        <w:rPr>
          <w:rFonts w:hint="eastAsia"/>
          <w:sz w:val="18"/>
          <w:szCs w:val="18"/>
        </w:rPr>
        <w:t>彭</w:t>
      </w:r>
      <w:proofErr w:type="gramEnd"/>
      <w:r w:rsidRPr="00782776">
        <w:rPr>
          <w:rFonts w:hint="eastAsia"/>
          <w:sz w:val="18"/>
          <w:szCs w:val="18"/>
        </w:rPr>
        <w:t>志行</w:t>
      </w:r>
      <w:r w:rsidRPr="00782776">
        <w:rPr>
          <w:rFonts w:hint="eastAsia"/>
          <w:sz w:val="18"/>
          <w:szCs w:val="18"/>
        </w:rPr>
        <w:t xml:space="preserve">, </w:t>
      </w:r>
      <w:r w:rsidRPr="00782776">
        <w:rPr>
          <w:rFonts w:hint="eastAsia"/>
          <w:sz w:val="18"/>
          <w:szCs w:val="18"/>
        </w:rPr>
        <w:t>靳祯</w:t>
      </w:r>
      <w:r w:rsidRPr="00782776">
        <w:rPr>
          <w:rFonts w:hint="eastAsia"/>
          <w:sz w:val="18"/>
          <w:szCs w:val="18"/>
        </w:rPr>
        <w:t xml:space="preserve">. </w:t>
      </w:r>
      <w:r w:rsidRPr="00782776">
        <w:rPr>
          <w:rFonts w:hint="eastAsia"/>
          <w:sz w:val="18"/>
          <w:szCs w:val="18"/>
        </w:rPr>
        <w:t>新型冠状病毒肺炎疫情控制策略研究</w:t>
      </w:r>
      <w:r w:rsidRPr="00782776">
        <w:rPr>
          <w:rFonts w:hint="eastAsia"/>
          <w:sz w:val="18"/>
          <w:szCs w:val="18"/>
        </w:rPr>
        <w:t xml:space="preserve">: </w:t>
      </w:r>
      <w:r w:rsidRPr="00782776">
        <w:rPr>
          <w:rFonts w:hint="eastAsia"/>
          <w:sz w:val="18"/>
          <w:szCs w:val="18"/>
        </w:rPr>
        <w:t>效率评估及建议</w:t>
      </w:r>
      <w:r w:rsidRPr="00782776">
        <w:rPr>
          <w:rFonts w:hint="eastAsia"/>
          <w:sz w:val="18"/>
          <w:szCs w:val="18"/>
        </w:rPr>
        <w:t xml:space="preserve">. </w:t>
      </w:r>
      <w:r w:rsidRPr="00782776">
        <w:rPr>
          <w:rFonts w:hint="eastAsia"/>
          <w:sz w:val="18"/>
          <w:szCs w:val="18"/>
        </w:rPr>
        <w:t>中国科学</w:t>
      </w:r>
      <w:r w:rsidRPr="00782776">
        <w:rPr>
          <w:rFonts w:hint="eastAsia"/>
          <w:sz w:val="18"/>
          <w:szCs w:val="18"/>
        </w:rPr>
        <w:t xml:space="preserve">: </w:t>
      </w:r>
      <w:r w:rsidRPr="00782776">
        <w:rPr>
          <w:rFonts w:hint="eastAsia"/>
          <w:sz w:val="18"/>
          <w:szCs w:val="18"/>
        </w:rPr>
        <w:t>数学</w:t>
      </w:r>
      <w:r w:rsidRPr="00782776">
        <w:rPr>
          <w:rFonts w:hint="eastAsia"/>
          <w:sz w:val="18"/>
          <w:szCs w:val="18"/>
        </w:rPr>
        <w:t>, 2020, 50(06): 885-898.</w:t>
      </w:r>
    </w:p>
    <w:p w14:paraId="28A696F5" w14:textId="77777777" w:rsidR="006C1E21" w:rsidRPr="00782776" w:rsidRDefault="00D350EE">
      <w:pPr>
        <w:snapToGrid w:val="0"/>
        <w:spacing w:line="240" w:lineRule="exact"/>
        <w:ind w:left="360" w:hangingChars="200" w:hanging="360"/>
        <w:rPr>
          <w:sz w:val="18"/>
          <w:szCs w:val="18"/>
        </w:rPr>
      </w:pPr>
      <w:r w:rsidRPr="00782776">
        <w:rPr>
          <w:sz w:val="18"/>
          <w:szCs w:val="18"/>
        </w:rPr>
        <w:t>[12] Mandal</w:t>
      </w:r>
      <w:ins w:id="16" w:author="XM100" w:date="2022-06-15T10:28:00Z">
        <w:r w:rsidRPr="00782776">
          <w:rPr>
            <w:rFonts w:hint="eastAsia"/>
            <w:sz w:val="18"/>
            <w:szCs w:val="18"/>
          </w:rPr>
          <w:t>,</w:t>
        </w:r>
      </w:ins>
      <w:r w:rsidRPr="00782776">
        <w:rPr>
          <w:sz w:val="18"/>
          <w:szCs w:val="18"/>
        </w:rPr>
        <w:t xml:space="preserve"> M</w:t>
      </w:r>
      <w:ins w:id="17" w:author="XM100" w:date="2022-06-15T10:28:00Z">
        <w:r w:rsidRPr="00782776">
          <w:rPr>
            <w:rFonts w:hint="eastAsia"/>
            <w:sz w:val="18"/>
            <w:szCs w:val="18"/>
          </w:rPr>
          <w:t>.</w:t>
        </w:r>
      </w:ins>
      <w:r w:rsidRPr="00782776">
        <w:rPr>
          <w:sz w:val="18"/>
          <w:szCs w:val="18"/>
        </w:rPr>
        <w:t>, Jana</w:t>
      </w:r>
      <w:ins w:id="18" w:author="XM100" w:date="2022-06-15T10:29:00Z">
        <w:r w:rsidRPr="00782776">
          <w:rPr>
            <w:rFonts w:hint="eastAsia"/>
            <w:sz w:val="18"/>
            <w:szCs w:val="18"/>
          </w:rPr>
          <w:t>,</w:t>
        </w:r>
      </w:ins>
      <w:r w:rsidRPr="00782776">
        <w:rPr>
          <w:sz w:val="18"/>
          <w:szCs w:val="18"/>
        </w:rPr>
        <w:t xml:space="preserve"> S</w:t>
      </w:r>
      <w:ins w:id="19" w:author="XM100" w:date="2022-06-15T10:29:00Z">
        <w:r w:rsidRPr="00782776">
          <w:rPr>
            <w:rFonts w:hint="eastAsia"/>
            <w:sz w:val="18"/>
            <w:szCs w:val="18"/>
          </w:rPr>
          <w:t>.</w:t>
        </w:r>
      </w:ins>
      <w:ins w:id="20" w:author="XM100" w:date="2022-06-15T10:39:00Z">
        <w:r w:rsidRPr="00782776">
          <w:rPr>
            <w:rFonts w:hint="eastAsia"/>
            <w:sz w:val="18"/>
            <w:szCs w:val="18"/>
          </w:rPr>
          <w:t xml:space="preserve">, </w:t>
        </w:r>
        <w:r w:rsidRPr="00782776">
          <w:rPr>
            <w:sz w:val="18"/>
            <w:szCs w:val="18"/>
          </w:rPr>
          <w:t>&amp;</w:t>
        </w:r>
      </w:ins>
      <w:r w:rsidRPr="00782776">
        <w:rPr>
          <w:sz w:val="18"/>
          <w:szCs w:val="18"/>
        </w:rPr>
        <w:t xml:space="preserve"> Nandi</w:t>
      </w:r>
      <w:ins w:id="21" w:author="XM100" w:date="2022-06-15T10:29:00Z">
        <w:r w:rsidRPr="00782776">
          <w:rPr>
            <w:rFonts w:hint="eastAsia"/>
            <w:sz w:val="18"/>
            <w:szCs w:val="18"/>
          </w:rPr>
          <w:t>,</w:t>
        </w:r>
      </w:ins>
      <w:r w:rsidRPr="00782776">
        <w:rPr>
          <w:sz w:val="18"/>
          <w:szCs w:val="18"/>
        </w:rPr>
        <w:t xml:space="preserve"> S</w:t>
      </w:r>
      <w:ins w:id="22" w:author="XM100" w:date="2022-06-15T10:29:00Z">
        <w:r w:rsidRPr="00782776">
          <w:rPr>
            <w:rFonts w:hint="eastAsia"/>
            <w:sz w:val="18"/>
            <w:szCs w:val="18"/>
          </w:rPr>
          <w:t>.</w:t>
        </w:r>
      </w:ins>
      <w:r w:rsidRPr="00782776">
        <w:rPr>
          <w:sz w:val="18"/>
          <w:szCs w:val="18"/>
        </w:rPr>
        <w:t xml:space="preserve"> K</w:t>
      </w:r>
      <w:ins w:id="23" w:author="XM100" w:date="2022-06-15T10:29:00Z">
        <w:r w:rsidRPr="00782776">
          <w:rPr>
            <w:rFonts w:hint="eastAsia"/>
            <w:sz w:val="18"/>
            <w:szCs w:val="18"/>
          </w:rPr>
          <w:t>.</w:t>
        </w:r>
      </w:ins>
      <w:r w:rsidRPr="00782776">
        <w:rPr>
          <w:sz w:val="18"/>
          <w:szCs w:val="18"/>
        </w:rPr>
        <w:t xml:space="preserve">, et al. A </w:t>
      </w:r>
      <w:proofErr w:type="gramStart"/>
      <w:r w:rsidRPr="00782776">
        <w:rPr>
          <w:sz w:val="18"/>
          <w:szCs w:val="18"/>
        </w:rPr>
        <w:t>model based</w:t>
      </w:r>
      <w:proofErr w:type="gramEnd"/>
      <w:r w:rsidRPr="00782776">
        <w:rPr>
          <w:sz w:val="18"/>
          <w:szCs w:val="18"/>
        </w:rPr>
        <w:t xml:space="preserve"> study on the dynamics of COVID-19: Prediction and control. Chaos, Solitons &amp; Fractals, 2020, 136: 109889.</w:t>
      </w:r>
    </w:p>
    <w:p w14:paraId="19FA0568" w14:textId="77777777" w:rsidR="006C1E21" w:rsidRPr="00782776" w:rsidRDefault="00D350EE">
      <w:pPr>
        <w:snapToGrid w:val="0"/>
        <w:spacing w:line="240" w:lineRule="exact"/>
        <w:ind w:left="360" w:hangingChars="200" w:hanging="360"/>
        <w:rPr>
          <w:sz w:val="18"/>
          <w:szCs w:val="18"/>
        </w:rPr>
      </w:pPr>
      <w:r w:rsidRPr="00782776">
        <w:rPr>
          <w:sz w:val="18"/>
          <w:szCs w:val="18"/>
        </w:rPr>
        <w:t>[13] Mellone</w:t>
      </w:r>
      <w:ins w:id="24" w:author="XM100" w:date="2022-06-15T10:30:00Z">
        <w:r w:rsidRPr="00782776">
          <w:rPr>
            <w:rFonts w:hint="eastAsia"/>
            <w:sz w:val="18"/>
            <w:szCs w:val="18"/>
          </w:rPr>
          <w:t>,</w:t>
        </w:r>
      </w:ins>
      <w:r w:rsidRPr="00782776">
        <w:rPr>
          <w:sz w:val="18"/>
          <w:szCs w:val="18"/>
        </w:rPr>
        <w:t xml:space="preserve"> A</w:t>
      </w:r>
      <w:ins w:id="25" w:author="XM100" w:date="2022-06-15T10:30:00Z">
        <w:r w:rsidRPr="00782776">
          <w:rPr>
            <w:rFonts w:hint="eastAsia"/>
            <w:sz w:val="18"/>
            <w:szCs w:val="18"/>
          </w:rPr>
          <w:t>.</w:t>
        </w:r>
      </w:ins>
      <w:r w:rsidRPr="00782776">
        <w:rPr>
          <w:sz w:val="18"/>
          <w:szCs w:val="18"/>
        </w:rPr>
        <w:t>, Gong</w:t>
      </w:r>
      <w:ins w:id="26" w:author="XM100" w:date="2022-06-15T10:30:00Z">
        <w:r w:rsidRPr="00782776">
          <w:rPr>
            <w:rFonts w:hint="eastAsia"/>
            <w:sz w:val="18"/>
            <w:szCs w:val="18"/>
          </w:rPr>
          <w:t>,</w:t>
        </w:r>
      </w:ins>
      <w:r w:rsidRPr="00782776">
        <w:rPr>
          <w:sz w:val="18"/>
          <w:szCs w:val="18"/>
        </w:rPr>
        <w:t xml:space="preserve"> Z</w:t>
      </w:r>
      <w:ins w:id="27" w:author="XM100" w:date="2022-06-15T10:30:00Z">
        <w:r w:rsidRPr="00782776">
          <w:rPr>
            <w:rFonts w:hint="eastAsia"/>
            <w:sz w:val="18"/>
            <w:szCs w:val="18"/>
          </w:rPr>
          <w:t>.</w:t>
        </w:r>
      </w:ins>
      <w:r w:rsidRPr="00782776">
        <w:rPr>
          <w:sz w:val="18"/>
          <w:szCs w:val="18"/>
        </w:rPr>
        <w:t>,</w:t>
      </w:r>
      <w:ins w:id="28" w:author="XM100" w:date="2022-06-15T10:40:00Z">
        <w:r w:rsidRPr="00782776">
          <w:rPr>
            <w:rFonts w:hint="eastAsia"/>
            <w:sz w:val="18"/>
            <w:szCs w:val="18"/>
          </w:rPr>
          <w:t xml:space="preserve"> </w:t>
        </w:r>
        <w:r w:rsidRPr="00782776">
          <w:rPr>
            <w:sz w:val="18"/>
            <w:szCs w:val="18"/>
          </w:rPr>
          <w:t>&amp;</w:t>
        </w:r>
        <w:r w:rsidRPr="00782776">
          <w:rPr>
            <w:rFonts w:hint="eastAsia"/>
            <w:sz w:val="18"/>
            <w:szCs w:val="18"/>
          </w:rPr>
          <w:t xml:space="preserve"> </w:t>
        </w:r>
      </w:ins>
      <w:proofErr w:type="spellStart"/>
      <w:r w:rsidRPr="00782776">
        <w:rPr>
          <w:sz w:val="18"/>
          <w:szCs w:val="18"/>
        </w:rPr>
        <w:t>Scarciotti</w:t>
      </w:r>
      <w:proofErr w:type="spellEnd"/>
      <w:ins w:id="29" w:author="XM100" w:date="2022-06-15T10:30:00Z">
        <w:r w:rsidRPr="00782776">
          <w:rPr>
            <w:rFonts w:hint="eastAsia"/>
            <w:sz w:val="18"/>
            <w:szCs w:val="18"/>
          </w:rPr>
          <w:t>,</w:t>
        </w:r>
      </w:ins>
      <w:ins w:id="30" w:author="XM100" w:date="2022-06-15T10:40:00Z">
        <w:r w:rsidRPr="00782776">
          <w:rPr>
            <w:rFonts w:hint="eastAsia"/>
            <w:sz w:val="18"/>
            <w:szCs w:val="18"/>
          </w:rPr>
          <w:t xml:space="preserve"> </w:t>
        </w:r>
      </w:ins>
      <w:r w:rsidRPr="00782776">
        <w:rPr>
          <w:sz w:val="18"/>
          <w:szCs w:val="18"/>
        </w:rPr>
        <w:t xml:space="preserve">G. Modelling, prediction and design of COVID-19 lockdowns by </w:t>
      </w:r>
      <w:r w:rsidRPr="00782776">
        <w:rPr>
          <w:sz w:val="18"/>
          <w:szCs w:val="18"/>
        </w:rPr>
        <w:t>stringency and duration. Scientific Reports, 2021, 11(1): 1-13.</w:t>
      </w:r>
    </w:p>
    <w:p w14:paraId="27AE1670" w14:textId="77777777" w:rsidR="006C1E21" w:rsidRPr="00782776" w:rsidRDefault="00D350EE">
      <w:pPr>
        <w:snapToGrid w:val="0"/>
        <w:spacing w:line="240" w:lineRule="exact"/>
        <w:ind w:left="360" w:hangingChars="200" w:hanging="360"/>
        <w:rPr>
          <w:sz w:val="18"/>
          <w:szCs w:val="18"/>
        </w:rPr>
      </w:pPr>
      <w:r w:rsidRPr="00782776">
        <w:rPr>
          <w:sz w:val="18"/>
          <w:szCs w:val="18"/>
        </w:rPr>
        <w:t>[14] Kraemer</w:t>
      </w:r>
      <w:ins w:id="31" w:author="XM100" w:date="2022-06-15T10:30:00Z">
        <w:r w:rsidRPr="00782776">
          <w:rPr>
            <w:rFonts w:hint="eastAsia"/>
            <w:sz w:val="18"/>
            <w:szCs w:val="18"/>
          </w:rPr>
          <w:t>,</w:t>
        </w:r>
      </w:ins>
      <w:r w:rsidRPr="00782776">
        <w:rPr>
          <w:sz w:val="18"/>
          <w:szCs w:val="18"/>
        </w:rPr>
        <w:t xml:space="preserve"> M</w:t>
      </w:r>
      <w:ins w:id="32" w:author="XM100" w:date="2022-06-15T10:30:00Z">
        <w:r w:rsidRPr="00782776">
          <w:rPr>
            <w:rFonts w:hint="eastAsia"/>
            <w:sz w:val="18"/>
            <w:szCs w:val="18"/>
          </w:rPr>
          <w:t>.</w:t>
        </w:r>
      </w:ins>
      <w:r w:rsidRPr="00782776">
        <w:rPr>
          <w:sz w:val="18"/>
          <w:szCs w:val="18"/>
        </w:rPr>
        <w:t xml:space="preserve"> U</w:t>
      </w:r>
      <w:ins w:id="33" w:author="XM100" w:date="2022-06-15T10:30:00Z">
        <w:r w:rsidRPr="00782776">
          <w:rPr>
            <w:rFonts w:hint="eastAsia"/>
            <w:sz w:val="18"/>
            <w:szCs w:val="18"/>
          </w:rPr>
          <w:t>.</w:t>
        </w:r>
      </w:ins>
      <w:r w:rsidRPr="00782776">
        <w:rPr>
          <w:sz w:val="18"/>
          <w:szCs w:val="18"/>
        </w:rPr>
        <w:t xml:space="preserve"> G</w:t>
      </w:r>
      <w:ins w:id="34" w:author="XM100" w:date="2022-06-15T10:30:00Z">
        <w:r w:rsidRPr="00782776">
          <w:rPr>
            <w:rFonts w:hint="eastAsia"/>
            <w:sz w:val="18"/>
            <w:szCs w:val="18"/>
          </w:rPr>
          <w:t>.</w:t>
        </w:r>
      </w:ins>
      <w:r w:rsidRPr="00782776">
        <w:rPr>
          <w:sz w:val="18"/>
          <w:szCs w:val="18"/>
        </w:rPr>
        <w:t>, Yang</w:t>
      </w:r>
      <w:ins w:id="35" w:author="XM100" w:date="2022-06-15T10:30:00Z">
        <w:r w:rsidRPr="00782776">
          <w:rPr>
            <w:rFonts w:hint="eastAsia"/>
            <w:sz w:val="18"/>
            <w:szCs w:val="18"/>
          </w:rPr>
          <w:t>,</w:t>
        </w:r>
      </w:ins>
      <w:r w:rsidRPr="00782776">
        <w:rPr>
          <w:sz w:val="18"/>
          <w:szCs w:val="18"/>
        </w:rPr>
        <w:t xml:space="preserve"> C</w:t>
      </w:r>
      <w:ins w:id="36" w:author="XM100" w:date="2022-06-15T10:30:00Z">
        <w:r w:rsidRPr="00782776">
          <w:rPr>
            <w:rFonts w:hint="eastAsia"/>
            <w:sz w:val="18"/>
            <w:szCs w:val="18"/>
          </w:rPr>
          <w:t>.</w:t>
        </w:r>
      </w:ins>
      <w:r w:rsidRPr="00782776">
        <w:rPr>
          <w:sz w:val="18"/>
          <w:szCs w:val="18"/>
        </w:rPr>
        <w:t xml:space="preserve"> H</w:t>
      </w:r>
      <w:ins w:id="37" w:author="XM100" w:date="2022-06-15T10:30:00Z">
        <w:r w:rsidRPr="00782776">
          <w:rPr>
            <w:rFonts w:hint="eastAsia"/>
            <w:sz w:val="18"/>
            <w:szCs w:val="18"/>
          </w:rPr>
          <w:t>.</w:t>
        </w:r>
      </w:ins>
      <w:r w:rsidRPr="00782776">
        <w:rPr>
          <w:sz w:val="18"/>
          <w:szCs w:val="18"/>
        </w:rPr>
        <w:t xml:space="preserve">, </w:t>
      </w:r>
      <w:ins w:id="38" w:author="XM100" w:date="2022-06-15T10:39:00Z">
        <w:r w:rsidRPr="00782776">
          <w:rPr>
            <w:sz w:val="18"/>
            <w:szCs w:val="18"/>
          </w:rPr>
          <w:t>&amp;</w:t>
        </w:r>
        <w:r w:rsidRPr="00782776">
          <w:rPr>
            <w:rFonts w:hint="eastAsia"/>
            <w:sz w:val="18"/>
            <w:szCs w:val="18"/>
          </w:rPr>
          <w:t xml:space="preserve"> </w:t>
        </w:r>
      </w:ins>
      <w:r w:rsidRPr="00782776">
        <w:rPr>
          <w:sz w:val="18"/>
          <w:szCs w:val="18"/>
        </w:rPr>
        <w:t>Gutierrez</w:t>
      </w:r>
      <w:ins w:id="39" w:author="XM100" w:date="2022-06-15T10:31:00Z">
        <w:r w:rsidRPr="00782776">
          <w:rPr>
            <w:rFonts w:hint="eastAsia"/>
            <w:sz w:val="18"/>
            <w:szCs w:val="18"/>
          </w:rPr>
          <w:t>,</w:t>
        </w:r>
      </w:ins>
      <w:r w:rsidRPr="00782776">
        <w:rPr>
          <w:sz w:val="18"/>
          <w:szCs w:val="18"/>
        </w:rPr>
        <w:t xml:space="preserve"> B</w:t>
      </w:r>
      <w:ins w:id="40" w:author="XM100" w:date="2022-06-15T10:31:00Z">
        <w:r w:rsidRPr="00782776">
          <w:rPr>
            <w:rFonts w:hint="eastAsia"/>
            <w:sz w:val="18"/>
            <w:szCs w:val="18"/>
          </w:rPr>
          <w:t>.</w:t>
        </w:r>
      </w:ins>
      <w:r w:rsidRPr="00782776">
        <w:rPr>
          <w:sz w:val="18"/>
          <w:szCs w:val="18"/>
        </w:rPr>
        <w:t>, et al. The effect of human mobility and control measures on the COVID-19 epidemic in China. Science, 2020, 368(6490): 493-497.</w:t>
      </w:r>
    </w:p>
    <w:p w14:paraId="5C9F8E3E" w14:textId="77777777" w:rsidR="006C1E21" w:rsidRPr="00782776" w:rsidRDefault="00D350EE">
      <w:pPr>
        <w:snapToGrid w:val="0"/>
        <w:spacing w:line="240" w:lineRule="exact"/>
        <w:ind w:left="360" w:hangingChars="200" w:hanging="360"/>
        <w:rPr>
          <w:sz w:val="18"/>
          <w:szCs w:val="18"/>
        </w:rPr>
      </w:pPr>
      <w:r w:rsidRPr="00782776">
        <w:rPr>
          <w:sz w:val="18"/>
          <w:szCs w:val="18"/>
        </w:rPr>
        <w:t xml:space="preserve">[15] </w:t>
      </w:r>
      <w:proofErr w:type="spellStart"/>
      <w:r w:rsidRPr="00782776">
        <w:rPr>
          <w:sz w:val="18"/>
          <w:szCs w:val="18"/>
        </w:rPr>
        <w:t>Alazab</w:t>
      </w:r>
      <w:proofErr w:type="spellEnd"/>
      <w:ins w:id="41" w:author="XM100" w:date="2022-06-15T10:35:00Z">
        <w:r w:rsidRPr="00782776">
          <w:rPr>
            <w:rFonts w:hint="eastAsia"/>
            <w:sz w:val="18"/>
            <w:szCs w:val="18"/>
          </w:rPr>
          <w:t>,</w:t>
        </w:r>
      </w:ins>
      <w:r w:rsidRPr="00782776">
        <w:rPr>
          <w:sz w:val="18"/>
          <w:szCs w:val="18"/>
        </w:rPr>
        <w:t xml:space="preserve"> M</w:t>
      </w:r>
      <w:ins w:id="42" w:author="XM100" w:date="2022-06-15T10:35:00Z">
        <w:r w:rsidRPr="00782776">
          <w:rPr>
            <w:rFonts w:hint="eastAsia"/>
            <w:sz w:val="18"/>
            <w:szCs w:val="18"/>
          </w:rPr>
          <w:t>.</w:t>
        </w:r>
      </w:ins>
      <w:r w:rsidRPr="00782776">
        <w:rPr>
          <w:sz w:val="18"/>
          <w:szCs w:val="18"/>
        </w:rPr>
        <w:t xml:space="preserve">, </w:t>
      </w:r>
      <w:proofErr w:type="spellStart"/>
      <w:r w:rsidRPr="00782776">
        <w:rPr>
          <w:sz w:val="18"/>
          <w:szCs w:val="18"/>
        </w:rPr>
        <w:t>Awajan</w:t>
      </w:r>
      <w:proofErr w:type="spellEnd"/>
      <w:ins w:id="43" w:author="XM100" w:date="2022-06-15T10:35:00Z">
        <w:r w:rsidRPr="00782776">
          <w:rPr>
            <w:rFonts w:hint="eastAsia"/>
            <w:sz w:val="18"/>
            <w:szCs w:val="18"/>
          </w:rPr>
          <w:t>,</w:t>
        </w:r>
      </w:ins>
      <w:r w:rsidRPr="00782776">
        <w:rPr>
          <w:sz w:val="18"/>
          <w:szCs w:val="18"/>
        </w:rPr>
        <w:t xml:space="preserve"> A</w:t>
      </w:r>
      <w:ins w:id="44" w:author="XM100" w:date="2022-06-15T10:35:00Z">
        <w:r w:rsidRPr="00782776">
          <w:rPr>
            <w:rFonts w:hint="eastAsia"/>
            <w:sz w:val="18"/>
            <w:szCs w:val="18"/>
          </w:rPr>
          <w:t>.</w:t>
        </w:r>
      </w:ins>
      <w:r w:rsidRPr="00782776">
        <w:rPr>
          <w:sz w:val="18"/>
          <w:szCs w:val="18"/>
        </w:rPr>
        <w:t>,</w:t>
      </w:r>
      <w:ins w:id="45" w:author="XM100" w:date="2022-06-15T10:39:00Z">
        <w:r w:rsidRPr="00782776">
          <w:rPr>
            <w:rFonts w:hint="eastAsia"/>
            <w:sz w:val="18"/>
            <w:szCs w:val="18"/>
          </w:rPr>
          <w:t xml:space="preserve"> </w:t>
        </w:r>
        <w:r w:rsidRPr="00782776">
          <w:rPr>
            <w:sz w:val="18"/>
            <w:szCs w:val="18"/>
          </w:rPr>
          <w:t>&amp;</w:t>
        </w:r>
      </w:ins>
      <w:r w:rsidRPr="00782776">
        <w:rPr>
          <w:sz w:val="18"/>
          <w:szCs w:val="18"/>
        </w:rPr>
        <w:t xml:space="preserve"> </w:t>
      </w:r>
      <w:proofErr w:type="spellStart"/>
      <w:r w:rsidRPr="00782776">
        <w:rPr>
          <w:sz w:val="18"/>
          <w:szCs w:val="18"/>
        </w:rPr>
        <w:t>Mesleh</w:t>
      </w:r>
      <w:proofErr w:type="spellEnd"/>
      <w:ins w:id="46" w:author="XM100" w:date="2022-06-15T10:35:00Z">
        <w:r w:rsidRPr="00782776">
          <w:rPr>
            <w:rFonts w:hint="eastAsia"/>
            <w:sz w:val="18"/>
            <w:szCs w:val="18"/>
          </w:rPr>
          <w:t>,</w:t>
        </w:r>
      </w:ins>
      <w:r w:rsidRPr="00782776">
        <w:rPr>
          <w:sz w:val="18"/>
          <w:szCs w:val="18"/>
        </w:rPr>
        <w:t xml:space="preserve"> A</w:t>
      </w:r>
      <w:ins w:id="47" w:author="XM100" w:date="2022-06-15T10:36:00Z">
        <w:r w:rsidRPr="00782776">
          <w:rPr>
            <w:rFonts w:hint="eastAsia"/>
            <w:sz w:val="18"/>
            <w:szCs w:val="18"/>
          </w:rPr>
          <w:t>.</w:t>
        </w:r>
      </w:ins>
      <w:r w:rsidRPr="00782776">
        <w:rPr>
          <w:sz w:val="18"/>
          <w:szCs w:val="18"/>
        </w:rPr>
        <w:t>, et al. COVID-19 prediction and detection using deep learning. International Journal of Computer Information Systems and Industrial Management Applications, 2020, 12: 168-181.</w:t>
      </w:r>
    </w:p>
    <w:p w14:paraId="7020CC45"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16</w:t>
      </w:r>
      <w:r w:rsidRPr="00782776">
        <w:rPr>
          <w:rFonts w:hint="eastAsia"/>
          <w:sz w:val="18"/>
          <w:szCs w:val="18"/>
        </w:rPr>
        <w:t xml:space="preserve">] </w:t>
      </w:r>
      <w:r w:rsidRPr="00782776">
        <w:rPr>
          <w:rFonts w:hint="eastAsia"/>
          <w:sz w:val="18"/>
          <w:szCs w:val="18"/>
        </w:rPr>
        <w:t>叶春明</w:t>
      </w:r>
      <w:r w:rsidRPr="00782776">
        <w:rPr>
          <w:rFonts w:hint="eastAsia"/>
          <w:sz w:val="18"/>
          <w:szCs w:val="18"/>
        </w:rPr>
        <w:t xml:space="preserve">, </w:t>
      </w:r>
      <w:r w:rsidRPr="00782776">
        <w:rPr>
          <w:rFonts w:hint="eastAsia"/>
          <w:sz w:val="18"/>
          <w:szCs w:val="18"/>
        </w:rPr>
        <w:t>赵圣文</w:t>
      </w:r>
      <w:r w:rsidRPr="00782776">
        <w:rPr>
          <w:rFonts w:hint="eastAsia"/>
          <w:sz w:val="18"/>
          <w:szCs w:val="18"/>
        </w:rPr>
        <w:t xml:space="preserve">, </w:t>
      </w:r>
      <w:r w:rsidRPr="00782776">
        <w:rPr>
          <w:rFonts w:hint="eastAsia"/>
          <w:sz w:val="18"/>
          <w:szCs w:val="18"/>
        </w:rPr>
        <w:t>杨秀红</w:t>
      </w:r>
      <w:r w:rsidRPr="00782776">
        <w:rPr>
          <w:rFonts w:hint="eastAsia"/>
          <w:sz w:val="18"/>
          <w:szCs w:val="18"/>
        </w:rPr>
        <w:t xml:space="preserve"> &amp; </w:t>
      </w:r>
      <w:r w:rsidRPr="00782776">
        <w:rPr>
          <w:rFonts w:hint="eastAsia"/>
          <w:sz w:val="18"/>
          <w:szCs w:val="18"/>
        </w:rPr>
        <w:t>刘海韵</w:t>
      </w:r>
      <w:r w:rsidRPr="00782776">
        <w:rPr>
          <w:rFonts w:hint="eastAsia"/>
          <w:sz w:val="18"/>
          <w:szCs w:val="18"/>
        </w:rPr>
        <w:t xml:space="preserve">. </w:t>
      </w:r>
      <w:r w:rsidRPr="00782776">
        <w:rPr>
          <w:rFonts w:hint="eastAsia"/>
          <w:sz w:val="18"/>
          <w:szCs w:val="18"/>
        </w:rPr>
        <w:t>基于机器学习的青少年运动员</w:t>
      </w:r>
      <w:r w:rsidRPr="00782776">
        <w:rPr>
          <w:rFonts w:hint="eastAsia"/>
          <w:sz w:val="18"/>
          <w:szCs w:val="18"/>
        </w:rPr>
        <w:t>COVID-19</w:t>
      </w:r>
      <w:r w:rsidRPr="00782776">
        <w:rPr>
          <w:rFonts w:hint="eastAsia"/>
          <w:sz w:val="18"/>
          <w:szCs w:val="18"/>
        </w:rPr>
        <w:t>疫情应对能力分析与预测</w:t>
      </w:r>
      <w:r w:rsidRPr="00782776">
        <w:rPr>
          <w:rFonts w:hint="eastAsia"/>
          <w:sz w:val="18"/>
          <w:szCs w:val="18"/>
        </w:rPr>
        <w:t xml:space="preserve">. </w:t>
      </w:r>
      <w:r w:rsidRPr="00782776">
        <w:rPr>
          <w:rFonts w:hint="eastAsia"/>
          <w:sz w:val="18"/>
          <w:szCs w:val="18"/>
        </w:rPr>
        <w:t>体育学刊</w:t>
      </w:r>
      <w:r w:rsidRPr="00782776">
        <w:rPr>
          <w:rFonts w:hint="eastAsia"/>
          <w:sz w:val="18"/>
          <w:szCs w:val="18"/>
        </w:rPr>
        <w:t>, 2020, 03: 68-73.</w:t>
      </w:r>
    </w:p>
    <w:p w14:paraId="3549548D"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17</w:t>
      </w:r>
      <w:r w:rsidRPr="00782776">
        <w:rPr>
          <w:rFonts w:hint="eastAsia"/>
          <w:sz w:val="18"/>
          <w:szCs w:val="18"/>
        </w:rPr>
        <w:t xml:space="preserve">] </w:t>
      </w:r>
      <w:r w:rsidRPr="00782776">
        <w:rPr>
          <w:rFonts w:hint="eastAsia"/>
          <w:sz w:val="18"/>
          <w:szCs w:val="18"/>
        </w:rPr>
        <w:t>李佳宸</w:t>
      </w:r>
      <w:r w:rsidRPr="00782776">
        <w:rPr>
          <w:rFonts w:hint="eastAsia"/>
          <w:sz w:val="18"/>
          <w:szCs w:val="18"/>
        </w:rPr>
        <w:t xml:space="preserve"> &amp; </w:t>
      </w:r>
      <w:r w:rsidRPr="00782776">
        <w:rPr>
          <w:rFonts w:hint="eastAsia"/>
          <w:sz w:val="18"/>
          <w:szCs w:val="18"/>
        </w:rPr>
        <w:t>李璐</w:t>
      </w:r>
      <w:r w:rsidRPr="00782776">
        <w:rPr>
          <w:rFonts w:hint="eastAsia"/>
          <w:sz w:val="18"/>
          <w:szCs w:val="18"/>
        </w:rPr>
        <w:t xml:space="preserve">. </w:t>
      </w:r>
      <w:r w:rsidRPr="00782776">
        <w:rPr>
          <w:rFonts w:hint="eastAsia"/>
          <w:sz w:val="18"/>
          <w:szCs w:val="18"/>
        </w:rPr>
        <w:t>新冠疫情期间篮球运动员焦虑成因及调节方法探析</w:t>
      </w:r>
      <w:r w:rsidRPr="00782776">
        <w:rPr>
          <w:rFonts w:hint="eastAsia"/>
          <w:sz w:val="18"/>
          <w:szCs w:val="18"/>
        </w:rPr>
        <w:t xml:space="preserve">. </w:t>
      </w:r>
      <w:r w:rsidRPr="00782776">
        <w:rPr>
          <w:rFonts w:hint="eastAsia"/>
          <w:sz w:val="18"/>
          <w:szCs w:val="18"/>
        </w:rPr>
        <w:t>体育科技文献通报</w:t>
      </w:r>
      <w:r w:rsidRPr="00782776">
        <w:rPr>
          <w:rFonts w:hint="eastAsia"/>
          <w:sz w:val="18"/>
          <w:szCs w:val="18"/>
        </w:rPr>
        <w:t>, 2020, 12: 178-180.</w:t>
      </w:r>
    </w:p>
    <w:p w14:paraId="593D64D6" w14:textId="77777777" w:rsidR="006C1E21" w:rsidRPr="00782776" w:rsidRDefault="00D350EE">
      <w:pPr>
        <w:snapToGrid w:val="0"/>
        <w:spacing w:line="240" w:lineRule="exact"/>
        <w:ind w:left="360" w:hangingChars="200" w:hanging="360"/>
        <w:rPr>
          <w:sz w:val="18"/>
          <w:szCs w:val="18"/>
        </w:rPr>
      </w:pPr>
      <w:r w:rsidRPr="00782776">
        <w:rPr>
          <w:sz w:val="18"/>
          <w:szCs w:val="18"/>
        </w:rPr>
        <w:t>[18] Wong</w:t>
      </w:r>
      <w:ins w:id="48" w:author="XM100" w:date="2022-06-15T10:37:00Z">
        <w:r w:rsidRPr="00782776">
          <w:rPr>
            <w:rFonts w:hint="eastAsia"/>
            <w:sz w:val="18"/>
            <w:szCs w:val="18"/>
          </w:rPr>
          <w:t>,</w:t>
        </w:r>
      </w:ins>
      <w:r w:rsidRPr="00782776">
        <w:rPr>
          <w:sz w:val="18"/>
          <w:szCs w:val="18"/>
        </w:rPr>
        <w:t xml:space="preserve"> A</w:t>
      </w:r>
      <w:ins w:id="49" w:author="XM100" w:date="2022-06-15T10:37:00Z">
        <w:r w:rsidRPr="00782776">
          <w:rPr>
            <w:rFonts w:hint="eastAsia"/>
            <w:sz w:val="18"/>
            <w:szCs w:val="18"/>
          </w:rPr>
          <w:t>.</w:t>
        </w:r>
      </w:ins>
      <w:r w:rsidRPr="00782776">
        <w:rPr>
          <w:sz w:val="18"/>
          <w:szCs w:val="18"/>
        </w:rPr>
        <w:t xml:space="preserve"> Y</w:t>
      </w:r>
      <w:ins w:id="50" w:author="XM100" w:date="2022-06-15T10:37:00Z">
        <w:r w:rsidRPr="00782776">
          <w:rPr>
            <w:rFonts w:hint="eastAsia"/>
            <w:sz w:val="18"/>
            <w:szCs w:val="18"/>
          </w:rPr>
          <w:t>.</w:t>
        </w:r>
      </w:ins>
      <w:r w:rsidRPr="00782776">
        <w:rPr>
          <w:sz w:val="18"/>
          <w:szCs w:val="18"/>
        </w:rPr>
        <w:t xml:space="preserve"> Y</w:t>
      </w:r>
      <w:ins w:id="51" w:author="XM100" w:date="2022-06-15T10:37:00Z">
        <w:r w:rsidRPr="00782776">
          <w:rPr>
            <w:rFonts w:hint="eastAsia"/>
            <w:sz w:val="18"/>
            <w:szCs w:val="18"/>
          </w:rPr>
          <w:t>.</w:t>
        </w:r>
      </w:ins>
      <w:r w:rsidRPr="00782776">
        <w:rPr>
          <w:sz w:val="18"/>
          <w:szCs w:val="18"/>
        </w:rPr>
        <w:t>, Ling</w:t>
      </w:r>
      <w:ins w:id="52" w:author="XM100" w:date="2022-06-15T10:37:00Z">
        <w:r w:rsidRPr="00782776">
          <w:rPr>
            <w:rFonts w:hint="eastAsia"/>
            <w:sz w:val="18"/>
            <w:szCs w:val="18"/>
          </w:rPr>
          <w:t>,</w:t>
        </w:r>
      </w:ins>
      <w:r w:rsidRPr="00782776">
        <w:rPr>
          <w:sz w:val="18"/>
          <w:szCs w:val="18"/>
        </w:rPr>
        <w:t xml:space="preserve"> S</w:t>
      </w:r>
      <w:ins w:id="53" w:author="XM100" w:date="2022-06-15T10:37:00Z">
        <w:r w:rsidRPr="00782776">
          <w:rPr>
            <w:rFonts w:hint="eastAsia"/>
            <w:sz w:val="18"/>
            <w:szCs w:val="18"/>
          </w:rPr>
          <w:t>.</w:t>
        </w:r>
      </w:ins>
      <w:r w:rsidRPr="00782776">
        <w:rPr>
          <w:sz w:val="18"/>
          <w:szCs w:val="18"/>
        </w:rPr>
        <w:t xml:space="preserve"> K</w:t>
      </w:r>
      <w:ins w:id="54" w:author="XM100" w:date="2022-06-15T10:37:00Z">
        <w:r w:rsidRPr="00782776">
          <w:rPr>
            <w:rFonts w:hint="eastAsia"/>
            <w:sz w:val="18"/>
            <w:szCs w:val="18"/>
          </w:rPr>
          <w:t>.</w:t>
        </w:r>
      </w:ins>
      <w:r w:rsidRPr="00782776">
        <w:rPr>
          <w:sz w:val="18"/>
          <w:szCs w:val="18"/>
        </w:rPr>
        <w:t xml:space="preserve"> K</w:t>
      </w:r>
      <w:ins w:id="55" w:author="XM100" w:date="2022-06-15T10:37:00Z">
        <w:r w:rsidRPr="00782776">
          <w:rPr>
            <w:rFonts w:hint="eastAsia"/>
            <w:sz w:val="18"/>
            <w:szCs w:val="18"/>
          </w:rPr>
          <w:t>.</w:t>
        </w:r>
      </w:ins>
      <w:r w:rsidRPr="00782776">
        <w:rPr>
          <w:sz w:val="18"/>
          <w:szCs w:val="18"/>
        </w:rPr>
        <w:t>,</w:t>
      </w:r>
      <w:ins w:id="56" w:author="XM100" w:date="2022-06-15T10:40:00Z">
        <w:r w:rsidRPr="00782776">
          <w:rPr>
            <w:rFonts w:hint="eastAsia"/>
            <w:sz w:val="18"/>
            <w:szCs w:val="18"/>
          </w:rPr>
          <w:t xml:space="preserve"> </w:t>
        </w:r>
        <w:r w:rsidRPr="00782776">
          <w:rPr>
            <w:sz w:val="18"/>
            <w:szCs w:val="18"/>
          </w:rPr>
          <w:t>&amp;</w:t>
        </w:r>
      </w:ins>
      <w:r w:rsidRPr="00782776">
        <w:rPr>
          <w:sz w:val="18"/>
          <w:szCs w:val="18"/>
        </w:rPr>
        <w:t xml:space="preserve"> </w:t>
      </w:r>
      <w:proofErr w:type="gramStart"/>
      <w:r w:rsidRPr="00782776">
        <w:rPr>
          <w:sz w:val="18"/>
          <w:szCs w:val="18"/>
        </w:rPr>
        <w:t>Louie</w:t>
      </w:r>
      <w:ins w:id="57" w:author="XM100" w:date="2022-06-15T10:37:00Z">
        <w:r w:rsidRPr="00782776">
          <w:rPr>
            <w:rFonts w:hint="eastAsia"/>
            <w:sz w:val="18"/>
            <w:szCs w:val="18"/>
          </w:rPr>
          <w:t>,</w:t>
        </w:r>
      </w:ins>
      <w:ins w:id="58" w:author="XM100" w:date="2022-06-15T10:40:00Z">
        <w:r w:rsidRPr="00782776">
          <w:rPr>
            <w:rFonts w:hint="eastAsia"/>
            <w:sz w:val="18"/>
            <w:szCs w:val="18"/>
          </w:rPr>
          <w:t xml:space="preserve"> </w:t>
        </w:r>
      </w:ins>
      <w:r w:rsidRPr="00782776">
        <w:rPr>
          <w:sz w:val="18"/>
          <w:szCs w:val="18"/>
        </w:rPr>
        <w:t xml:space="preserve"> L</w:t>
      </w:r>
      <w:ins w:id="59" w:author="XM100" w:date="2022-06-15T10:37:00Z">
        <w:r w:rsidRPr="00782776">
          <w:rPr>
            <w:rFonts w:hint="eastAsia"/>
            <w:sz w:val="18"/>
            <w:szCs w:val="18"/>
          </w:rPr>
          <w:t>.</w:t>
        </w:r>
      </w:ins>
      <w:proofErr w:type="gramEnd"/>
      <w:r w:rsidRPr="00782776">
        <w:rPr>
          <w:sz w:val="18"/>
          <w:szCs w:val="18"/>
        </w:rPr>
        <w:t xml:space="preserve"> H</w:t>
      </w:r>
      <w:ins w:id="60" w:author="XM100" w:date="2022-06-15T10:37:00Z">
        <w:r w:rsidRPr="00782776">
          <w:rPr>
            <w:rFonts w:hint="eastAsia"/>
            <w:sz w:val="18"/>
            <w:szCs w:val="18"/>
          </w:rPr>
          <w:t>.</w:t>
        </w:r>
      </w:ins>
      <w:r w:rsidRPr="00782776">
        <w:rPr>
          <w:sz w:val="18"/>
          <w:szCs w:val="18"/>
        </w:rPr>
        <w:t xml:space="preserve"> T</w:t>
      </w:r>
      <w:ins w:id="61" w:author="XM100" w:date="2022-06-15T10:37:00Z">
        <w:r w:rsidRPr="00782776">
          <w:rPr>
            <w:rFonts w:hint="eastAsia"/>
            <w:sz w:val="18"/>
            <w:szCs w:val="18"/>
          </w:rPr>
          <w:t>.</w:t>
        </w:r>
      </w:ins>
      <w:r w:rsidRPr="00782776">
        <w:rPr>
          <w:sz w:val="18"/>
          <w:szCs w:val="18"/>
        </w:rPr>
        <w:t>, et al. Impact of the COVID-19 pandemic on sports and exercise. Asia-Pacific journal of sports medicine, arthroscopy, rehabilitation and technology, 2020, 22: 39-44.</w:t>
      </w:r>
    </w:p>
    <w:p w14:paraId="235247C0" w14:textId="77777777" w:rsidR="006C1E21" w:rsidRPr="00782776" w:rsidRDefault="00D350EE">
      <w:pPr>
        <w:snapToGrid w:val="0"/>
        <w:spacing w:line="240" w:lineRule="exact"/>
        <w:ind w:left="360" w:hangingChars="200" w:hanging="360"/>
        <w:rPr>
          <w:sz w:val="18"/>
          <w:szCs w:val="18"/>
        </w:rPr>
      </w:pPr>
      <w:r w:rsidRPr="00782776">
        <w:rPr>
          <w:sz w:val="18"/>
          <w:szCs w:val="18"/>
        </w:rPr>
        <w:t>[19] Hoang</w:t>
      </w:r>
      <w:ins w:id="62" w:author="XM100" w:date="2022-06-15T10:37:00Z">
        <w:r w:rsidRPr="00782776">
          <w:rPr>
            <w:rFonts w:hint="eastAsia"/>
            <w:sz w:val="18"/>
            <w:szCs w:val="18"/>
          </w:rPr>
          <w:t>,</w:t>
        </w:r>
      </w:ins>
      <w:r w:rsidRPr="00782776">
        <w:rPr>
          <w:sz w:val="18"/>
          <w:szCs w:val="18"/>
        </w:rPr>
        <w:t xml:space="preserve"> V</w:t>
      </w:r>
      <w:ins w:id="63" w:author="XM100" w:date="2022-06-15T10:37:00Z">
        <w:r w:rsidRPr="00782776">
          <w:rPr>
            <w:rFonts w:hint="eastAsia"/>
            <w:sz w:val="18"/>
            <w:szCs w:val="18"/>
          </w:rPr>
          <w:t>.</w:t>
        </w:r>
      </w:ins>
      <w:r w:rsidRPr="00782776">
        <w:rPr>
          <w:sz w:val="18"/>
          <w:szCs w:val="18"/>
        </w:rPr>
        <w:t xml:space="preserve"> T</w:t>
      </w:r>
      <w:ins w:id="64" w:author="XM100" w:date="2022-06-15T10:37:00Z">
        <w:r w:rsidRPr="00782776">
          <w:rPr>
            <w:rFonts w:hint="eastAsia"/>
            <w:sz w:val="18"/>
            <w:szCs w:val="18"/>
          </w:rPr>
          <w:t>.</w:t>
        </w:r>
      </w:ins>
      <w:r w:rsidRPr="00782776">
        <w:rPr>
          <w:sz w:val="18"/>
          <w:szCs w:val="18"/>
        </w:rPr>
        <w:t>, Al-Tawfiq</w:t>
      </w:r>
      <w:ins w:id="65" w:author="XM100" w:date="2022-06-15T10:37:00Z">
        <w:r w:rsidRPr="00782776">
          <w:rPr>
            <w:rFonts w:hint="eastAsia"/>
            <w:sz w:val="18"/>
            <w:szCs w:val="18"/>
          </w:rPr>
          <w:t>,</w:t>
        </w:r>
      </w:ins>
      <w:r w:rsidRPr="00782776">
        <w:rPr>
          <w:sz w:val="18"/>
          <w:szCs w:val="18"/>
        </w:rPr>
        <w:t xml:space="preserve"> J</w:t>
      </w:r>
      <w:ins w:id="66" w:author="XM100" w:date="2022-06-15T10:37:00Z">
        <w:r w:rsidRPr="00782776">
          <w:rPr>
            <w:rFonts w:hint="eastAsia"/>
            <w:sz w:val="18"/>
            <w:szCs w:val="18"/>
          </w:rPr>
          <w:t>.</w:t>
        </w:r>
      </w:ins>
      <w:r w:rsidRPr="00782776">
        <w:rPr>
          <w:sz w:val="18"/>
          <w:szCs w:val="18"/>
        </w:rPr>
        <w:t xml:space="preserve"> A</w:t>
      </w:r>
      <w:ins w:id="67" w:author="XM100" w:date="2022-06-15T10:37:00Z">
        <w:r w:rsidRPr="00782776">
          <w:rPr>
            <w:rFonts w:hint="eastAsia"/>
            <w:sz w:val="18"/>
            <w:szCs w:val="18"/>
          </w:rPr>
          <w:t>.</w:t>
        </w:r>
      </w:ins>
      <w:r w:rsidRPr="00782776">
        <w:rPr>
          <w:sz w:val="18"/>
          <w:szCs w:val="18"/>
        </w:rPr>
        <w:t>,</w:t>
      </w:r>
      <w:ins w:id="68" w:author="XM100" w:date="2022-06-15T10:40:00Z">
        <w:r w:rsidRPr="00782776">
          <w:rPr>
            <w:rFonts w:hint="eastAsia"/>
            <w:sz w:val="18"/>
            <w:szCs w:val="18"/>
          </w:rPr>
          <w:t xml:space="preserve"> </w:t>
        </w:r>
        <w:r w:rsidRPr="00782776">
          <w:rPr>
            <w:sz w:val="18"/>
            <w:szCs w:val="18"/>
          </w:rPr>
          <w:t>&amp;</w:t>
        </w:r>
      </w:ins>
      <w:r w:rsidRPr="00782776">
        <w:rPr>
          <w:sz w:val="18"/>
          <w:szCs w:val="18"/>
        </w:rPr>
        <w:t xml:space="preserve"> </w:t>
      </w:r>
      <w:proofErr w:type="spellStart"/>
      <w:r w:rsidRPr="00782776">
        <w:rPr>
          <w:sz w:val="18"/>
          <w:szCs w:val="18"/>
        </w:rPr>
        <w:t>Gautret</w:t>
      </w:r>
      <w:proofErr w:type="spellEnd"/>
      <w:ins w:id="69" w:author="XM100" w:date="2022-06-15T10:37:00Z">
        <w:r w:rsidRPr="00782776">
          <w:rPr>
            <w:rFonts w:hint="eastAsia"/>
            <w:sz w:val="18"/>
            <w:szCs w:val="18"/>
          </w:rPr>
          <w:t>,</w:t>
        </w:r>
      </w:ins>
      <w:r w:rsidRPr="00782776">
        <w:rPr>
          <w:sz w:val="18"/>
          <w:szCs w:val="18"/>
        </w:rPr>
        <w:t xml:space="preserve"> P. The Tokyo Olympic Games and the risk of COVID-19. Current tropical medicine reports, 2020, 7(4): 126-132.</w:t>
      </w:r>
    </w:p>
    <w:p w14:paraId="26975AB5" w14:textId="77777777" w:rsidR="006C1E21" w:rsidRPr="00782776" w:rsidRDefault="00D350EE">
      <w:pPr>
        <w:snapToGrid w:val="0"/>
        <w:spacing w:line="240" w:lineRule="exact"/>
        <w:ind w:left="360" w:hangingChars="200" w:hanging="360"/>
        <w:rPr>
          <w:sz w:val="18"/>
          <w:szCs w:val="18"/>
        </w:rPr>
      </w:pPr>
      <w:r w:rsidRPr="00782776">
        <w:rPr>
          <w:sz w:val="18"/>
          <w:szCs w:val="18"/>
        </w:rPr>
        <w:t>[20] Zhu</w:t>
      </w:r>
      <w:ins w:id="70" w:author="XM100" w:date="2022-06-15T10:38:00Z">
        <w:r w:rsidRPr="00782776">
          <w:rPr>
            <w:rFonts w:hint="eastAsia"/>
            <w:sz w:val="18"/>
            <w:szCs w:val="18"/>
          </w:rPr>
          <w:t>,</w:t>
        </w:r>
      </w:ins>
      <w:r w:rsidRPr="00782776">
        <w:rPr>
          <w:sz w:val="18"/>
          <w:szCs w:val="18"/>
        </w:rPr>
        <w:t xml:space="preserve"> W</w:t>
      </w:r>
      <w:ins w:id="71" w:author="XM100" w:date="2022-06-15T10:38:00Z">
        <w:r w:rsidRPr="00782776">
          <w:rPr>
            <w:rFonts w:hint="eastAsia"/>
            <w:sz w:val="18"/>
            <w:szCs w:val="18"/>
          </w:rPr>
          <w:t>.</w:t>
        </w:r>
      </w:ins>
      <w:r w:rsidRPr="00782776">
        <w:rPr>
          <w:sz w:val="18"/>
          <w:szCs w:val="18"/>
        </w:rPr>
        <w:t>, Feng</w:t>
      </w:r>
      <w:ins w:id="72" w:author="XM100" w:date="2022-06-15T10:38:00Z">
        <w:r w:rsidRPr="00782776">
          <w:rPr>
            <w:rFonts w:hint="eastAsia"/>
            <w:sz w:val="18"/>
            <w:szCs w:val="18"/>
          </w:rPr>
          <w:t>,</w:t>
        </w:r>
      </w:ins>
      <w:r w:rsidRPr="00782776">
        <w:rPr>
          <w:sz w:val="18"/>
          <w:szCs w:val="18"/>
        </w:rPr>
        <w:t xml:space="preserve"> J</w:t>
      </w:r>
      <w:ins w:id="73" w:author="XM100" w:date="2022-06-15T10:38:00Z">
        <w:r w:rsidRPr="00782776">
          <w:rPr>
            <w:rFonts w:hint="eastAsia"/>
            <w:sz w:val="18"/>
            <w:szCs w:val="18"/>
          </w:rPr>
          <w:t>.</w:t>
        </w:r>
      </w:ins>
      <w:r w:rsidRPr="00782776">
        <w:rPr>
          <w:sz w:val="18"/>
          <w:szCs w:val="18"/>
        </w:rPr>
        <w:t>,</w:t>
      </w:r>
      <w:ins w:id="74" w:author="XM100" w:date="2022-06-15T10:40:00Z">
        <w:r w:rsidRPr="00782776">
          <w:rPr>
            <w:rFonts w:hint="eastAsia"/>
            <w:sz w:val="18"/>
            <w:szCs w:val="18"/>
          </w:rPr>
          <w:t xml:space="preserve"> </w:t>
        </w:r>
        <w:r w:rsidRPr="00782776">
          <w:rPr>
            <w:sz w:val="18"/>
            <w:szCs w:val="18"/>
          </w:rPr>
          <w:t>&amp;</w:t>
        </w:r>
      </w:ins>
      <w:r w:rsidRPr="00782776">
        <w:rPr>
          <w:sz w:val="18"/>
          <w:szCs w:val="18"/>
        </w:rPr>
        <w:t xml:space="preserve"> Li</w:t>
      </w:r>
      <w:ins w:id="75" w:author="XM100" w:date="2022-06-15T10:38:00Z">
        <w:r w:rsidRPr="00782776">
          <w:rPr>
            <w:rFonts w:hint="eastAsia"/>
            <w:sz w:val="18"/>
            <w:szCs w:val="18"/>
          </w:rPr>
          <w:t>,</w:t>
        </w:r>
      </w:ins>
      <w:r w:rsidRPr="00782776">
        <w:rPr>
          <w:sz w:val="18"/>
          <w:szCs w:val="18"/>
        </w:rPr>
        <w:t xml:space="preserve"> C</w:t>
      </w:r>
      <w:ins w:id="76" w:author="XM100" w:date="2022-06-15T10:38:00Z">
        <w:r w:rsidRPr="00782776">
          <w:rPr>
            <w:rFonts w:hint="eastAsia"/>
            <w:sz w:val="18"/>
            <w:szCs w:val="18"/>
          </w:rPr>
          <w:t>.</w:t>
        </w:r>
      </w:ins>
      <w:r w:rsidRPr="00782776">
        <w:rPr>
          <w:sz w:val="18"/>
          <w:szCs w:val="18"/>
        </w:rPr>
        <w:t xml:space="preserve">, et al. COVID-19 risk assessment for the Tokyo Olympic Games. </w:t>
      </w:r>
      <w:proofErr w:type="spellStart"/>
      <w:r w:rsidRPr="00782776">
        <w:rPr>
          <w:sz w:val="18"/>
          <w:szCs w:val="18"/>
        </w:rPr>
        <w:t>medRxiv</w:t>
      </w:r>
      <w:proofErr w:type="spellEnd"/>
      <w:r w:rsidRPr="00782776">
        <w:rPr>
          <w:sz w:val="18"/>
          <w:szCs w:val="18"/>
        </w:rPr>
        <w:t>, 2021.</w:t>
      </w:r>
    </w:p>
    <w:p w14:paraId="177F8FF2"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21</w:t>
      </w:r>
      <w:r w:rsidRPr="00782776">
        <w:rPr>
          <w:rFonts w:hint="eastAsia"/>
          <w:sz w:val="18"/>
          <w:szCs w:val="18"/>
        </w:rPr>
        <w:t xml:space="preserve">] </w:t>
      </w:r>
      <w:r w:rsidRPr="00782776">
        <w:rPr>
          <w:rFonts w:hint="eastAsia"/>
          <w:sz w:val="18"/>
          <w:szCs w:val="18"/>
        </w:rPr>
        <w:t>王祎</w:t>
      </w:r>
      <w:r w:rsidRPr="00782776">
        <w:rPr>
          <w:rFonts w:hint="eastAsia"/>
          <w:sz w:val="18"/>
          <w:szCs w:val="18"/>
        </w:rPr>
        <w:t xml:space="preserve">. </w:t>
      </w:r>
      <w:proofErr w:type="gramStart"/>
      <w:r w:rsidRPr="00782776">
        <w:rPr>
          <w:rFonts w:hint="eastAsia"/>
          <w:sz w:val="18"/>
          <w:szCs w:val="18"/>
        </w:rPr>
        <w:t>世</w:t>
      </w:r>
      <w:proofErr w:type="gramEnd"/>
      <w:r w:rsidRPr="00782776">
        <w:rPr>
          <w:rFonts w:hint="eastAsia"/>
          <w:sz w:val="18"/>
          <w:szCs w:val="18"/>
        </w:rPr>
        <w:t>卫警告这种变异病毒即将传遍全球！有人接种疫苗也感染</w:t>
      </w:r>
      <w:r w:rsidRPr="00782776">
        <w:rPr>
          <w:rFonts w:hint="eastAsia"/>
          <w:sz w:val="18"/>
          <w:szCs w:val="18"/>
        </w:rPr>
        <w:t xml:space="preserve">. </w:t>
      </w:r>
      <w:r w:rsidRPr="00782776">
        <w:rPr>
          <w:rFonts w:hint="eastAsia"/>
          <w:sz w:val="18"/>
          <w:szCs w:val="18"/>
        </w:rPr>
        <w:t>中新网</w:t>
      </w:r>
      <w:r w:rsidRPr="00782776">
        <w:rPr>
          <w:rFonts w:hint="eastAsia"/>
          <w:sz w:val="18"/>
          <w:szCs w:val="18"/>
        </w:rPr>
        <w:t>. 2021, https://www.chinanews.com/gj/2021/07-13/9518456.shtml.</w:t>
      </w:r>
    </w:p>
    <w:p w14:paraId="13C2079D"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22</w:t>
      </w:r>
      <w:r w:rsidRPr="00782776">
        <w:rPr>
          <w:rFonts w:hint="eastAsia"/>
          <w:sz w:val="18"/>
          <w:szCs w:val="18"/>
        </w:rPr>
        <w:t xml:space="preserve">] </w:t>
      </w:r>
      <w:r w:rsidRPr="00782776">
        <w:rPr>
          <w:rFonts w:hint="eastAsia"/>
          <w:sz w:val="18"/>
          <w:szCs w:val="18"/>
        </w:rPr>
        <w:t>新型コロナウイルス</w:t>
      </w:r>
      <w:r w:rsidRPr="00782776">
        <w:rPr>
          <w:rFonts w:hint="eastAsia"/>
          <w:sz w:val="18"/>
          <w:szCs w:val="18"/>
        </w:rPr>
        <w:t xml:space="preserve"> </w:t>
      </w:r>
      <w:r w:rsidRPr="00782776">
        <w:rPr>
          <w:rFonts w:hint="eastAsia"/>
          <w:sz w:val="18"/>
          <w:szCs w:val="18"/>
        </w:rPr>
        <w:t>感染者数や</w:t>
      </w:r>
      <w:r w:rsidRPr="00782776">
        <w:rPr>
          <w:rFonts w:hint="eastAsia"/>
          <w:sz w:val="18"/>
          <w:szCs w:val="18"/>
        </w:rPr>
        <w:t>NHK</w:t>
      </w:r>
      <w:r w:rsidRPr="00782776">
        <w:rPr>
          <w:rFonts w:hint="eastAsia"/>
          <w:sz w:val="18"/>
          <w:szCs w:val="18"/>
        </w:rPr>
        <w:t>最新ニュース｜</w:t>
      </w:r>
      <w:r w:rsidRPr="00782776">
        <w:rPr>
          <w:rFonts w:hint="eastAsia"/>
          <w:sz w:val="18"/>
          <w:szCs w:val="18"/>
        </w:rPr>
        <w:t>NHK</w:t>
      </w:r>
      <w:r w:rsidRPr="00782776">
        <w:rPr>
          <w:rFonts w:hint="eastAsia"/>
          <w:sz w:val="18"/>
          <w:szCs w:val="18"/>
        </w:rPr>
        <w:t>特設サイト</w:t>
      </w:r>
      <w:r w:rsidRPr="00782776">
        <w:rPr>
          <w:rFonts w:hint="eastAsia"/>
          <w:sz w:val="18"/>
          <w:szCs w:val="18"/>
        </w:rPr>
        <w:t>. NHK. 2021, https://www3.nhk.or.jp/news/special/coronavirus/.</w:t>
      </w:r>
    </w:p>
    <w:p w14:paraId="15AADD91"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23</w:t>
      </w:r>
      <w:r w:rsidRPr="00782776">
        <w:rPr>
          <w:rFonts w:hint="eastAsia"/>
          <w:sz w:val="18"/>
          <w:szCs w:val="18"/>
        </w:rPr>
        <w:t xml:space="preserve">] </w:t>
      </w:r>
      <w:r w:rsidRPr="00782776">
        <w:rPr>
          <w:rFonts w:hint="eastAsia"/>
          <w:sz w:val="18"/>
          <w:szCs w:val="18"/>
        </w:rPr>
        <w:t>王成军</w:t>
      </w:r>
      <w:r w:rsidRPr="00782776">
        <w:rPr>
          <w:rFonts w:hint="eastAsia"/>
          <w:sz w:val="18"/>
          <w:szCs w:val="18"/>
        </w:rPr>
        <w:t>,</w:t>
      </w:r>
      <w:proofErr w:type="gramStart"/>
      <w:r w:rsidRPr="00782776">
        <w:rPr>
          <w:rFonts w:hint="eastAsia"/>
          <w:sz w:val="18"/>
          <w:szCs w:val="18"/>
        </w:rPr>
        <w:t>党明辉</w:t>
      </w:r>
      <w:proofErr w:type="gramEnd"/>
      <w:r w:rsidRPr="00782776">
        <w:rPr>
          <w:rFonts w:hint="eastAsia"/>
          <w:sz w:val="18"/>
          <w:szCs w:val="18"/>
        </w:rPr>
        <w:t xml:space="preserve"> &amp; </w:t>
      </w:r>
      <w:proofErr w:type="gramStart"/>
      <w:r w:rsidRPr="00782776">
        <w:rPr>
          <w:rFonts w:hint="eastAsia"/>
          <w:sz w:val="18"/>
          <w:szCs w:val="18"/>
        </w:rPr>
        <w:t>杜骏飞</w:t>
      </w:r>
      <w:proofErr w:type="gramEnd"/>
      <w:r w:rsidRPr="00782776">
        <w:rPr>
          <w:rFonts w:hint="eastAsia"/>
          <w:sz w:val="18"/>
          <w:szCs w:val="18"/>
        </w:rPr>
        <w:t xml:space="preserve">. </w:t>
      </w:r>
      <w:r w:rsidRPr="00782776">
        <w:rPr>
          <w:rFonts w:hint="eastAsia"/>
          <w:sz w:val="18"/>
          <w:szCs w:val="18"/>
        </w:rPr>
        <w:t>找回失落的参考群体</w:t>
      </w:r>
      <w:r w:rsidRPr="00782776">
        <w:rPr>
          <w:rFonts w:hint="eastAsia"/>
          <w:sz w:val="18"/>
          <w:szCs w:val="18"/>
        </w:rPr>
        <w:t xml:space="preserve">: </w:t>
      </w:r>
      <w:r w:rsidRPr="00782776">
        <w:rPr>
          <w:rFonts w:hint="eastAsia"/>
          <w:sz w:val="18"/>
          <w:szCs w:val="18"/>
        </w:rPr>
        <w:t>对沉默的螺旋理论的边界条件的考察</w:t>
      </w:r>
      <w:r w:rsidRPr="00782776">
        <w:rPr>
          <w:rFonts w:hint="eastAsia"/>
          <w:sz w:val="18"/>
          <w:szCs w:val="18"/>
        </w:rPr>
        <w:t xml:space="preserve">. </w:t>
      </w:r>
      <w:r w:rsidRPr="00782776">
        <w:rPr>
          <w:rFonts w:hint="eastAsia"/>
          <w:sz w:val="18"/>
          <w:szCs w:val="18"/>
        </w:rPr>
        <w:t>新闻大学</w:t>
      </w:r>
      <w:r w:rsidRPr="00782776">
        <w:rPr>
          <w:rFonts w:hint="eastAsia"/>
          <w:sz w:val="18"/>
          <w:szCs w:val="18"/>
        </w:rPr>
        <w:t>,2019, 04: 13-29+116-117.</w:t>
      </w:r>
    </w:p>
    <w:p w14:paraId="5702BABF" w14:textId="77777777" w:rsidR="006C1E21" w:rsidRPr="00782776" w:rsidRDefault="00D350EE">
      <w:pPr>
        <w:snapToGrid w:val="0"/>
        <w:spacing w:line="240" w:lineRule="exact"/>
        <w:ind w:left="360" w:hangingChars="200" w:hanging="360"/>
        <w:rPr>
          <w:sz w:val="18"/>
          <w:szCs w:val="18"/>
        </w:rPr>
      </w:pPr>
      <w:r w:rsidRPr="00782776">
        <w:rPr>
          <w:sz w:val="18"/>
          <w:szCs w:val="18"/>
        </w:rPr>
        <w:t xml:space="preserve">[24] </w:t>
      </w:r>
      <w:proofErr w:type="spellStart"/>
      <w:r w:rsidRPr="00782776">
        <w:rPr>
          <w:sz w:val="18"/>
          <w:szCs w:val="18"/>
        </w:rPr>
        <w:t>Alazab</w:t>
      </w:r>
      <w:proofErr w:type="spellEnd"/>
      <w:ins w:id="77" w:author="XM100" w:date="2022-06-15T10:41:00Z">
        <w:r w:rsidRPr="00782776">
          <w:rPr>
            <w:rFonts w:hint="eastAsia"/>
            <w:sz w:val="18"/>
            <w:szCs w:val="18"/>
          </w:rPr>
          <w:t>,</w:t>
        </w:r>
      </w:ins>
      <w:r w:rsidRPr="00782776">
        <w:rPr>
          <w:sz w:val="18"/>
          <w:szCs w:val="18"/>
        </w:rPr>
        <w:t xml:space="preserve"> M</w:t>
      </w:r>
      <w:ins w:id="78" w:author="XM100" w:date="2022-06-15T10:41:00Z">
        <w:r w:rsidRPr="00782776">
          <w:rPr>
            <w:rFonts w:hint="eastAsia"/>
            <w:sz w:val="18"/>
            <w:szCs w:val="18"/>
          </w:rPr>
          <w:t>.</w:t>
        </w:r>
      </w:ins>
      <w:r w:rsidRPr="00782776">
        <w:rPr>
          <w:sz w:val="18"/>
          <w:szCs w:val="18"/>
        </w:rPr>
        <w:t xml:space="preserve">, </w:t>
      </w:r>
      <w:proofErr w:type="spellStart"/>
      <w:r w:rsidRPr="00782776">
        <w:rPr>
          <w:sz w:val="18"/>
          <w:szCs w:val="18"/>
        </w:rPr>
        <w:t>Awajan</w:t>
      </w:r>
      <w:proofErr w:type="spellEnd"/>
      <w:ins w:id="79" w:author="XM100" w:date="2022-06-15T10:41:00Z">
        <w:r w:rsidRPr="00782776">
          <w:rPr>
            <w:rFonts w:hint="eastAsia"/>
            <w:sz w:val="18"/>
            <w:szCs w:val="18"/>
          </w:rPr>
          <w:t>,</w:t>
        </w:r>
      </w:ins>
      <w:r w:rsidRPr="00782776">
        <w:rPr>
          <w:sz w:val="18"/>
          <w:szCs w:val="18"/>
        </w:rPr>
        <w:t xml:space="preserve"> A</w:t>
      </w:r>
      <w:ins w:id="80" w:author="XM100" w:date="2022-06-15T10:41:00Z">
        <w:r w:rsidRPr="00782776">
          <w:rPr>
            <w:rFonts w:hint="eastAsia"/>
            <w:sz w:val="18"/>
            <w:szCs w:val="18"/>
          </w:rPr>
          <w:t>.</w:t>
        </w:r>
      </w:ins>
      <w:r w:rsidRPr="00782776">
        <w:rPr>
          <w:sz w:val="18"/>
          <w:szCs w:val="18"/>
        </w:rPr>
        <w:t>,</w:t>
      </w:r>
      <w:ins w:id="81" w:author="XM100" w:date="2022-06-15T10:41:00Z">
        <w:r w:rsidRPr="00782776">
          <w:rPr>
            <w:rFonts w:hint="eastAsia"/>
            <w:sz w:val="18"/>
            <w:szCs w:val="18"/>
          </w:rPr>
          <w:t xml:space="preserve"> </w:t>
        </w:r>
      </w:ins>
      <w:ins w:id="82" w:author="XM100" w:date="2022-06-15T10:42:00Z">
        <w:r w:rsidRPr="00782776">
          <w:rPr>
            <w:rFonts w:hint="eastAsia"/>
            <w:sz w:val="18"/>
            <w:szCs w:val="18"/>
          </w:rPr>
          <w:t>&amp;</w:t>
        </w:r>
      </w:ins>
      <w:r w:rsidRPr="00782776">
        <w:rPr>
          <w:sz w:val="18"/>
          <w:szCs w:val="18"/>
        </w:rPr>
        <w:t xml:space="preserve"> </w:t>
      </w:r>
      <w:proofErr w:type="spellStart"/>
      <w:r w:rsidRPr="00782776">
        <w:rPr>
          <w:sz w:val="18"/>
          <w:szCs w:val="18"/>
        </w:rPr>
        <w:t>Mesleh</w:t>
      </w:r>
      <w:proofErr w:type="spellEnd"/>
      <w:ins w:id="83" w:author="XM100" w:date="2022-06-15T10:41:00Z">
        <w:r w:rsidRPr="00782776">
          <w:rPr>
            <w:rFonts w:hint="eastAsia"/>
            <w:sz w:val="18"/>
            <w:szCs w:val="18"/>
          </w:rPr>
          <w:t>,</w:t>
        </w:r>
      </w:ins>
      <w:r w:rsidRPr="00782776">
        <w:rPr>
          <w:sz w:val="18"/>
          <w:szCs w:val="18"/>
        </w:rPr>
        <w:t xml:space="preserve"> A</w:t>
      </w:r>
      <w:ins w:id="84" w:author="XM100" w:date="2022-06-15T10:41:00Z">
        <w:r w:rsidRPr="00782776">
          <w:rPr>
            <w:rFonts w:hint="eastAsia"/>
            <w:sz w:val="18"/>
            <w:szCs w:val="18"/>
          </w:rPr>
          <w:t>.</w:t>
        </w:r>
      </w:ins>
      <w:r w:rsidRPr="00782776">
        <w:rPr>
          <w:sz w:val="18"/>
          <w:szCs w:val="18"/>
        </w:rPr>
        <w:t>, et al. COVID-19 prediction and detection using deep learning. International Journal of Computer Information Systems and Industrial Management Applications, 2020, 12: 168-181.</w:t>
      </w:r>
    </w:p>
    <w:p w14:paraId="1EC31EA2"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25</w:t>
      </w:r>
      <w:r w:rsidRPr="00782776">
        <w:rPr>
          <w:rFonts w:hint="eastAsia"/>
          <w:sz w:val="18"/>
          <w:szCs w:val="18"/>
        </w:rPr>
        <w:t xml:space="preserve">] </w:t>
      </w:r>
      <w:r w:rsidRPr="00782776">
        <w:rPr>
          <w:rFonts w:hint="eastAsia"/>
          <w:sz w:val="18"/>
          <w:szCs w:val="18"/>
        </w:rPr>
        <w:t>北京市统计局</w:t>
      </w:r>
      <w:r w:rsidRPr="00782776">
        <w:rPr>
          <w:rFonts w:hint="eastAsia"/>
          <w:sz w:val="18"/>
          <w:szCs w:val="18"/>
        </w:rPr>
        <w:t xml:space="preserve"> </w:t>
      </w:r>
      <w:r w:rsidRPr="00782776">
        <w:rPr>
          <w:rFonts w:hint="eastAsia"/>
          <w:sz w:val="18"/>
          <w:szCs w:val="18"/>
        </w:rPr>
        <w:t>北京市第七次全国人口普查领导小组办公室</w:t>
      </w:r>
      <w:r w:rsidRPr="00782776">
        <w:rPr>
          <w:rFonts w:hint="eastAsia"/>
          <w:sz w:val="18"/>
          <w:szCs w:val="18"/>
        </w:rPr>
        <w:t xml:space="preserve">. </w:t>
      </w:r>
      <w:r w:rsidRPr="00782776">
        <w:rPr>
          <w:rFonts w:hint="eastAsia"/>
          <w:sz w:val="18"/>
          <w:szCs w:val="18"/>
        </w:rPr>
        <w:t>北京市第七次全国人口普查公报</w:t>
      </w:r>
      <w:r w:rsidRPr="00782776">
        <w:rPr>
          <w:rFonts w:hint="eastAsia"/>
          <w:sz w:val="18"/>
          <w:szCs w:val="18"/>
        </w:rPr>
        <w:t xml:space="preserve">. </w:t>
      </w:r>
      <w:r w:rsidRPr="00782776">
        <w:rPr>
          <w:rFonts w:hint="eastAsia"/>
          <w:sz w:val="18"/>
          <w:szCs w:val="18"/>
        </w:rPr>
        <w:t>北京日报</w:t>
      </w:r>
      <w:r w:rsidRPr="00782776">
        <w:rPr>
          <w:rFonts w:hint="eastAsia"/>
          <w:sz w:val="18"/>
          <w:szCs w:val="18"/>
        </w:rPr>
        <w:t>, 2021.</w:t>
      </w:r>
    </w:p>
    <w:p w14:paraId="3E7B003F" w14:textId="77777777" w:rsidR="006C1E21" w:rsidRPr="00782776" w:rsidRDefault="00D350EE">
      <w:pPr>
        <w:snapToGrid w:val="0"/>
        <w:spacing w:line="240" w:lineRule="exact"/>
        <w:ind w:left="360" w:hangingChars="200" w:hanging="360"/>
        <w:rPr>
          <w:sz w:val="18"/>
          <w:szCs w:val="18"/>
        </w:rPr>
      </w:pPr>
      <w:r w:rsidRPr="00782776">
        <w:rPr>
          <w:rFonts w:hint="eastAsia"/>
          <w:sz w:val="18"/>
          <w:szCs w:val="18"/>
        </w:rPr>
        <w:t>[</w:t>
      </w:r>
      <w:r w:rsidRPr="00782776">
        <w:rPr>
          <w:sz w:val="18"/>
          <w:szCs w:val="18"/>
        </w:rPr>
        <w:t>26</w:t>
      </w:r>
      <w:r w:rsidRPr="00782776">
        <w:rPr>
          <w:rFonts w:hint="eastAsia"/>
          <w:sz w:val="18"/>
          <w:szCs w:val="18"/>
        </w:rPr>
        <w:t xml:space="preserve">] </w:t>
      </w:r>
      <w:r w:rsidRPr="00782776">
        <w:rPr>
          <w:rFonts w:hint="eastAsia"/>
          <w:sz w:val="18"/>
          <w:szCs w:val="18"/>
        </w:rPr>
        <w:t>冉江宇</w:t>
      </w:r>
      <w:r w:rsidRPr="00782776">
        <w:rPr>
          <w:rFonts w:hint="eastAsia"/>
          <w:sz w:val="18"/>
          <w:szCs w:val="18"/>
        </w:rPr>
        <w:t xml:space="preserve">, </w:t>
      </w:r>
      <w:proofErr w:type="gramStart"/>
      <w:r w:rsidRPr="00782776">
        <w:rPr>
          <w:rFonts w:hint="eastAsia"/>
          <w:sz w:val="18"/>
          <w:szCs w:val="18"/>
        </w:rPr>
        <w:t>付凌峰</w:t>
      </w:r>
      <w:proofErr w:type="gramEnd"/>
      <w:r w:rsidRPr="00782776">
        <w:rPr>
          <w:rFonts w:hint="eastAsia"/>
          <w:sz w:val="18"/>
          <w:szCs w:val="18"/>
        </w:rPr>
        <w:t xml:space="preserve">, </w:t>
      </w:r>
      <w:r w:rsidRPr="00782776">
        <w:rPr>
          <w:rFonts w:hint="eastAsia"/>
          <w:sz w:val="18"/>
          <w:szCs w:val="18"/>
        </w:rPr>
        <w:t>阚长城</w:t>
      </w:r>
      <w:r w:rsidRPr="00782776">
        <w:rPr>
          <w:rFonts w:hint="eastAsia"/>
          <w:sz w:val="18"/>
          <w:szCs w:val="18"/>
        </w:rPr>
        <w:t xml:space="preserve">, </w:t>
      </w:r>
      <w:proofErr w:type="gramStart"/>
      <w:r w:rsidRPr="00782776">
        <w:rPr>
          <w:rFonts w:hint="eastAsia"/>
          <w:sz w:val="18"/>
          <w:szCs w:val="18"/>
        </w:rPr>
        <w:t>伍速锋</w:t>
      </w:r>
      <w:proofErr w:type="gramEnd"/>
      <w:r w:rsidRPr="00782776">
        <w:rPr>
          <w:rFonts w:hint="eastAsia"/>
          <w:sz w:val="18"/>
          <w:szCs w:val="18"/>
        </w:rPr>
        <w:t xml:space="preserve"> &amp; </w:t>
      </w:r>
      <w:proofErr w:type="gramStart"/>
      <w:r w:rsidRPr="00782776">
        <w:rPr>
          <w:rFonts w:hint="eastAsia"/>
          <w:sz w:val="18"/>
          <w:szCs w:val="18"/>
        </w:rPr>
        <w:t>田思晨</w:t>
      </w:r>
      <w:proofErr w:type="gramEnd"/>
      <w:r w:rsidRPr="00782776">
        <w:rPr>
          <w:rFonts w:hint="eastAsia"/>
          <w:sz w:val="18"/>
          <w:szCs w:val="18"/>
        </w:rPr>
        <w:t xml:space="preserve">. </w:t>
      </w:r>
      <w:r w:rsidRPr="00782776">
        <w:rPr>
          <w:rFonts w:hint="eastAsia"/>
          <w:sz w:val="18"/>
          <w:szCs w:val="18"/>
        </w:rPr>
        <w:t>基于通勤大数据的城市职住分离度研究——《</w:t>
      </w:r>
      <w:r w:rsidRPr="00782776">
        <w:rPr>
          <w:rFonts w:hint="eastAsia"/>
          <w:sz w:val="18"/>
          <w:szCs w:val="18"/>
        </w:rPr>
        <w:t>2020</w:t>
      </w:r>
      <w:r w:rsidRPr="00782776">
        <w:rPr>
          <w:rFonts w:hint="eastAsia"/>
          <w:sz w:val="18"/>
          <w:szCs w:val="18"/>
        </w:rPr>
        <w:t>年全国主要城市通勤监测报告》核心指标分析</w:t>
      </w:r>
      <w:r w:rsidRPr="00782776">
        <w:rPr>
          <w:rFonts w:hint="eastAsia"/>
          <w:sz w:val="18"/>
          <w:szCs w:val="18"/>
        </w:rPr>
        <w:t xml:space="preserve">. </w:t>
      </w:r>
      <w:r w:rsidRPr="00782776">
        <w:rPr>
          <w:rFonts w:hint="eastAsia"/>
          <w:sz w:val="18"/>
          <w:szCs w:val="18"/>
        </w:rPr>
        <w:t>城市交通</w:t>
      </w:r>
      <w:r w:rsidRPr="00782776">
        <w:rPr>
          <w:rFonts w:hint="eastAsia"/>
          <w:sz w:val="18"/>
          <w:szCs w:val="18"/>
        </w:rPr>
        <w:t>, 2020, 05: 10-17.</w:t>
      </w:r>
    </w:p>
    <w:p w14:paraId="0FC55119" w14:textId="77777777" w:rsidR="006C1E21" w:rsidRPr="00782776" w:rsidRDefault="00D350EE">
      <w:pPr>
        <w:snapToGrid w:val="0"/>
        <w:spacing w:line="240" w:lineRule="exact"/>
        <w:ind w:left="360" w:hangingChars="200" w:hanging="360"/>
        <w:rPr>
          <w:sz w:val="18"/>
          <w:szCs w:val="18"/>
        </w:rPr>
      </w:pPr>
      <w:r w:rsidRPr="00782776">
        <w:rPr>
          <w:sz w:val="18"/>
          <w:szCs w:val="18"/>
        </w:rPr>
        <w:t>[27] Sun, C., &amp; Zhai, Z. The efficacy of social distance and ventilation effectiveness in preventing COVID-19 transmission. Sustainable cities and society, 2020, 62: 102390.</w:t>
      </w:r>
    </w:p>
    <w:p w14:paraId="1FC4E840" w14:textId="77777777" w:rsidR="006C1E21" w:rsidRPr="00782776" w:rsidRDefault="00D350EE">
      <w:pPr>
        <w:snapToGrid w:val="0"/>
        <w:spacing w:line="240" w:lineRule="exact"/>
        <w:ind w:left="360" w:hangingChars="200" w:hanging="360"/>
        <w:rPr>
          <w:sz w:val="18"/>
          <w:szCs w:val="18"/>
        </w:rPr>
      </w:pPr>
      <w:r w:rsidRPr="00782776">
        <w:rPr>
          <w:sz w:val="18"/>
          <w:szCs w:val="18"/>
        </w:rPr>
        <w:t>[28] Wu, Q., Fu, X., Small, M., &amp; Xu, X. J. The impact of awareness on epidemic spreading in networks. Chaos: an interdisciplinary journal of nonlinear science, </w:t>
      </w:r>
      <w:r w:rsidRPr="00782776">
        <w:rPr>
          <w:rFonts w:hint="eastAsia"/>
          <w:sz w:val="18"/>
          <w:szCs w:val="18"/>
        </w:rPr>
        <w:t xml:space="preserve">2012, </w:t>
      </w:r>
      <w:r w:rsidRPr="00782776">
        <w:rPr>
          <w:sz w:val="18"/>
          <w:szCs w:val="18"/>
        </w:rPr>
        <w:t>22(1)</w:t>
      </w:r>
      <w:r w:rsidRPr="00782776">
        <w:rPr>
          <w:rFonts w:hint="eastAsia"/>
          <w:sz w:val="18"/>
          <w:szCs w:val="18"/>
        </w:rPr>
        <w:t xml:space="preserve">: </w:t>
      </w:r>
      <w:r w:rsidRPr="00782776">
        <w:rPr>
          <w:sz w:val="18"/>
          <w:szCs w:val="18"/>
        </w:rPr>
        <w:t>013101.</w:t>
      </w:r>
    </w:p>
    <w:p w14:paraId="600EB39E" w14:textId="77777777" w:rsidR="006C1E21" w:rsidRPr="00782776" w:rsidRDefault="00D350EE">
      <w:pPr>
        <w:wordWrap w:val="0"/>
        <w:snapToGrid w:val="0"/>
        <w:spacing w:line="312" w:lineRule="exact"/>
        <w:ind w:firstLineChars="200" w:firstLine="420"/>
        <w:jc w:val="right"/>
        <w:rPr>
          <w:rFonts w:eastAsia="黑体"/>
        </w:rPr>
        <w:sectPr w:rsidR="006C1E21" w:rsidRPr="00782776">
          <w:type w:val="continuous"/>
          <w:pgSz w:w="11907" w:h="16840"/>
          <w:pgMar w:top="1361" w:right="1077" w:bottom="1639" w:left="1077" w:header="794" w:footer="794" w:gutter="0"/>
          <w:pgNumType w:start="1"/>
          <w:cols w:num="2" w:space="425"/>
          <w:titlePg/>
          <w:docGrid w:type="lines" w:linePitch="312"/>
        </w:sectPr>
      </w:pPr>
      <w:r w:rsidRPr="00782776">
        <w:rPr>
          <w:rFonts w:eastAsia="黑体"/>
        </w:rPr>
        <w:t>编</w:t>
      </w:r>
      <w:r w:rsidRPr="00782776">
        <w:rPr>
          <w:rFonts w:eastAsia="黑体"/>
        </w:rPr>
        <w:t xml:space="preserve">  </w:t>
      </w:r>
      <w:proofErr w:type="gramStart"/>
      <w:r w:rsidRPr="00782776">
        <w:rPr>
          <w:rFonts w:eastAsia="黑体"/>
        </w:rPr>
        <w:t>辑</w:t>
      </w:r>
      <w:proofErr w:type="gramEnd"/>
      <w:r w:rsidRPr="00782776">
        <w:rPr>
          <w:rFonts w:eastAsia="黑体"/>
        </w:rPr>
        <w:t xml:space="preserve">    </w:t>
      </w:r>
    </w:p>
    <w:p w14:paraId="2F0DA278" w14:textId="77777777" w:rsidR="006C1E21" w:rsidRPr="00782776" w:rsidRDefault="006C1E21">
      <w:pPr>
        <w:wordWrap w:val="0"/>
        <w:snapToGrid w:val="0"/>
        <w:spacing w:line="312" w:lineRule="exact"/>
        <w:ind w:firstLineChars="200" w:firstLine="420"/>
        <w:jc w:val="right"/>
      </w:pPr>
    </w:p>
    <w:sectPr w:rsidR="006C1E21" w:rsidRPr="00782776">
      <w:type w:val="continuous"/>
      <w:pgSz w:w="11907" w:h="16840"/>
      <w:pgMar w:top="1361" w:right="1077" w:bottom="1639" w:left="1077" w:header="794" w:footer="794" w:gutter="0"/>
      <w:pgNumType w:start="1"/>
      <w:cols w:num="2"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E4915" w14:textId="77777777" w:rsidR="005A251A" w:rsidRDefault="005A251A">
      <w:r>
        <w:separator/>
      </w:r>
    </w:p>
  </w:endnote>
  <w:endnote w:type="continuationSeparator" w:id="0">
    <w:p w14:paraId="141FE57B" w14:textId="77777777" w:rsidR="005A251A" w:rsidRDefault="005A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auto"/>
    <w:pitch w:val="default"/>
    <w:sig w:usb0="00000000" w:usb1="00000000" w:usb2="00000000" w:usb3="00000000" w:csb0="0000019F" w:csb1="00000000"/>
  </w:font>
  <w:font w:name="Franklin Gothic">
    <w:altName w:val="微软雅黑"/>
    <w:charset w:val="00"/>
    <w:family w:val="auto"/>
    <w:pitch w:val="default"/>
    <w:sig w:usb0="00000000" w:usb1="00000000" w:usb2="00000010" w:usb3="00000000" w:csb0="00040000" w:csb1="00000000"/>
  </w:font>
  <w:font w:name="方正楷体简体">
    <w:altName w:val="宋体"/>
    <w:charset w:val="00"/>
    <w:family w:val="script"/>
    <w:pitch w:val="default"/>
    <w:sig w:usb0="00000000" w:usb1="00000000" w:usb2="00000010" w:usb3="00000000" w:csb0="00040000" w:csb1="00000000"/>
  </w:font>
  <w:font w:name="方正书宋简体">
    <w:altName w:val="宋体"/>
    <w:charset w:val="00"/>
    <w:family w:val="script"/>
    <w:pitch w:val="default"/>
    <w:sig w:usb0="00000000" w:usb1="00000000" w:usb2="00000010" w:usb3="00000000" w:csb0="00040000" w:csb1="00000000"/>
  </w:font>
  <w:font w:name="方正黑体简体">
    <w:altName w:val="微软雅黑"/>
    <w:charset w:val="86"/>
    <w:family w:val="script"/>
    <w:pitch w:val="default"/>
    <w:sig w:usb0="00000000" w:usb1="00000000" w:usb2="00000010" w:usb3="00000000" w:csb0="00040001" w:csb1="00000000"/>
  </w:font>
  <w:font w:name="_x000B__x000C_">
    <w:altName w:val="宋体"/>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6CDE1" w14:textId="77777777" w:rsidR="005A251A" w:rsidRDefault="005A251A">
      <w:r>
        <w:separator/>
      </w:r>
    </w:p>
  </w:footnote>
  <w:footnote w:type="continuationSeparator" w:id="0">
    <w:p w14:paraId="4129A365" w14:textId="77777777" w:rsidR="005A251A" w:rsidRDefault="005A2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6427" w14:textId="77777777" w:rsidR="006C1E21" w:rsidRDefault="00D350EE">
    <w:pPr>
      <w:pStyle w:val="af7"/>
      <w:framePr w:wrap="around" w:vAnchor="text" w:hAnchor="margin" w:xAlign="outside" w:y="1"/>
      <w:pBdr>
        <w:bottom w:val="none" w:sz="0" w:space="0" w:color="auto"/>
      </w:pBdr>
      <w:ind w:firstLine="215"/>
      <w:jc w:val="both"/>
      <w:rPr>
        <w:rStyle w:val="aff1"/>
      </w:rPr>
    </w:pPr>
    <w:r>
      <w:fldChar w:fldCharType="begin"/>
    </w:r>
    <w:r>
      <w:rPr>
        <w:rStyle w:val="aff1"/>
      </w:rPr>
      <w:instrText xml:space="preserve">PAGE  </w:instrText>
    </w:r>
    <w:r>
      <w:fldChar w:fldCharType="separate"/>
    </w:r>
    <w:r>
      <w:rPr>
        <w:rStyle w:val="aff1"/>
      </w:rPr>
      <w:t>2</w:t>
    </w:r>
    <w:r>
      <w:fldChar w:fldCharType="end"/>
    </w:r>
  </w:p>
  <w:p w14:paraId="36981152" w14:textId="77777777" w:rsidR="006C1E21" w:rsidRDefault="00D350EE">
    <w:pPr>
      <w:pStyle w:val="af7"/>
      <w:autoSpaceDE/>
      <w:autoSpaceDN/>
      <w:ind w:right="6"/>
      <w:jc w:val="both"/>
    </w:pPr>
    <w:r>
      <w:rPr>
        <w:rFonts w:hint="eastAsia"/>
      </w:rPr>
      <w:t xml:space="preserve">                                 </w:t>
    </w:r>
    <w:r>
      <w:t xml:space="preserve">  </w:t>
    </w:r>
    <w:r>
      <w:rPr>
        <w:rFonts w:hint="eastAsia"/>
      </w:rPr>
      <w:t xml:space="preserve">       </w:t>
    </w: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r>
      <w:rPr>
        <w:rFonts w:hint="eastAsia"/>
      </w:rPr>
      <w:t xml:space="preserve"> </w:t>
    </w:r>
    <w:r>
      <w:rPr>
        <w:rFonts w:hint="eastAsia"/>
      </w:rPr>
      <w:t>报</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w:t>
    </w:r>
    <w:r>
      <w:rPr>
        <w:rFonts w:hint="eastAsia"/>
      </w:rPr>
      <w:t>第</w:t>
    </w:r>
    <w:r>
      <w:rPr>
        <w:rFonts w:hint="eastAsia"/>
      </w:rPr>
      <w:t>38</w:t>
    </w:r>
    <w:r>
      <w:rPr>
        <w:rFonts w:hint="eastAsia"/>
      </w:rPr>
      <w:t>卷</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33F0" w14:textId="77777777" w:rsidR="006C1E21" w:rsidRDefault="00D350EE">
    <w:pPr>
      <w:pStyle w:val="af7"/>
      <w:framePr w:w="788" w:wrap="around" w:vAnchor="text" w:hAnchor="page" w:x="10048" w:y="-5"/>
      <w:pBdr>
        <w:bottom w:val="none" w:sz="0" w:space="0" w:color="auto"/>
      </w:pBdr>
      <w:autoSpaceDE/>
      <w:autoSpaceDN/>
      <w:ind w:right="170"/>
      <w:jc w:val="right"/>
      <w:rPr>
        <w:rStyle w:val="aff1"/>
      </w:rPr>
    </w:pPr>
    <w:r>
      <w:fldChar w:fldCharType="begin"/>
    </w:r>
    <w:r>
      <w:rPr>
        <w:rStyle w:val="aff1"/>
      </w:rPr>
      <w:instrText xml:space="preserve">PAGE  </w:instrText>
    </w:r>
    <w:r>
      <w:fldChar w:fldCharType="separate"/>
    </w:r>
    <w:r>
      <w:rPr>
        <w:rStyle w:val="aff1"/>
      </w:rPr>
      <w:t>5</w:t>
    </w:r>
    <w:r>
      <w:fldChar w:fldCharType="end"/>
    </w:r>
    <w:r>
      <w:rPr>
        <w:rStyle w:val="aff1"/>
      </w:rPr>
      <w:t xml:space="preserve">  </w:t>
    </w:r>
  </w:p>
  <w:p w14:paraId="29803843" w14:textId="77777777" w:rsidR="006C1E21" w:rsidRDefault="00D350EE">
    <w:pPr>
      <w:pStyle w:val="af7"/>
      <w:jc w:val="both"/>
    </w:pPr>
    <w:r>
      <w:rPr>
        <w:rFonts w:hint="eastAsia"/>
      </w:rPr>
      <w:t xml:space="preserve">  </w:t>
    </w:r>
    <w:r>
      <w:rPr>
        <w:rFonts w:hint="eastAsia"/>
      </w:rPr>
      <w:t>第</w:t>
    </w:r>
    <w:r>
      <w:rPr>
        <w:rFonts w:hint="eastAsia"/>
      </w:rPr>
      <w:t>1</w:t>
    </w:r>
    <w:r>
      <w:rPr>
        <w:rFonts w:hint="eastAsia"/>
      </w:rPr>
      <w:t>期</w:t>
    </w:r>
    <w:r>
      <w:rPr>
        <w:rFonts w:hint="eastAsia"/>
      </w:rPr>
      <w:t xml:space="preserve">               </w:t>
    </w:r>
    <w:r>
      <w:t xml:space="preserve">  </w:t>
    </w:r>
    <w:proofErr w:type="gramStart"/>
    <w:r>
      <w:rPr>
        <w:rFonts w:hint="eastAsia"/>
      </w:rPr>
      <w:t>王逸伟</w:t>
    </w:r>
    <w:proofErr w:type="gramEnd"/>
    <w:r>
      <w:rPr>
        <w:rFonts w:hint="eastAsia"/>
      </w:rPr>
      <w:t xml:space="preserve"> </w:t>
    </w:r>
    <w:r>
      <w:rPr>
        <w:rFonts w:hint="eastAsia"/>
      </w:rPr>
      <w:t>等</w:t>
    </w:r>
    <w:r>
      <w:rPr>
        <w:rFonts w:hint="eastAsia"/>
      </w:rPr>
      <w:t xml:space="preserve">:  </w:t>
    </w:r>
    <w:r>
      <w:rPr>
        <w:rFonts w:hint="eastAsia"/>
      </w:rPr>
      <w:t>新冠疫情背景下北京冬奥会的风险评估：分析、模拟和预测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2B284" w14:textId="77777777" w:rsidR="006C1E21" w:rsidRDefault="00D350EE">
    <w:pPr>
      <w:pStyle w:val="af7"/>
      <w:pBdr>
        <w:bottom w:val="none" w:sz="0" w:space="0" w:color="auto"/>
      </w:pBdr>
      <w:autoSpaceDE/>
      <w:autoSpaceDN/>
      <w:jc w:val="both"/>
    </w:pPr>
    <w:r>
      <w:t xml:space="preserve">  </w:t>
    </w:r>
    <w:r>
      <w:rPr>
        <w:rFonts w:hint="eastAsia"/>
      </w:rPr>
      <w:t>第</w:t>
    </w:r>
    <w:r>
      <w:rPr>
        <w:rFonts w:hint="eastAsia"/>
      </w:rPr>
      <w:t>38</w:t>
    </w:r>
    <w:r>
      <w:rPr>
        <w:rFonts w:hint="eastAsia"/>
      </w:rPr>
      <w:t>卷</w:t>
    </w:r>
    <w:r>
      <w:rPr>
        <w:rFonts w:hint="eastAsia"/>
      </w:rPr>
      <w:t xml:space="preserve">  </w:t>
    </w:r>
    <w:r>
      <w:rPr>
        <w:rFonts w:hint="eastAsia"/>
      </w:rPr>
      <w:t>第</w:t>
    </w:r>
    <w:r>
      <w:rPr>
        <w:rFonts w:hint="eastAsia"/>
      </w:rPr>
      <w:t>5</w:t>
    </w:r>
    <w:r>
      <w:rPr>
        <w:rFonts w:hint="eastAsia"/>
      </w:rPr>
      <w:t>期</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r>
      <w:rPr>
        <w:rFonts w:hint="eastAsia"/>
      </w:rPr>
      <w:t xml:space="preserve"> </w:t>
    </w:r>
    <w:r>
      <w:rPr>
        <w:rFonts w:hint="eastAsia"/>
      </w:rPr>
      <w:t>报</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V</w:t>
    </w:r>
    <w:r>
      <w:t>ol.</w:t>
    </w:r>
    <w:proofErr w:type="gramStart"/>
    <w:r>
      <w:t>3</w:t>
    </w:r>
    <w:r>
      <w:rPr>
        <w:rFonts w:hint="eastAsia"/>
      </w:rPr>
      <w:t>8</w:t>
    </w:r>
    <w:r>
      <w:t xml:space="preserve">  No.</w:t>
    </w:r>
    <w:proofErr w:type="gramEnd"/>
    <w:r>
      <w:rPr>
        <w:rFonts w:hint="eastAsia"/>
      </w:rPr>
      <w:t>5</w:t>
    </w:r>
    <w:r>
      <w:t xml:space="preserve">  </w:t>
    </w:r>
  </w:p>
  <w:p w14:paraId="0BA7657F" w14:textId="77777777" w:rsidR="006C1E21" w:rsidRDefault="00D350EE">
    <w:pPr>
      <w:pStyle w:val="af7"/>
      <w:pBdr>
        <w:bottom w:val="double" w:sz="4" w:space="1" w:color="auto"/>
      </w:pBdr>
      <w:jc w:val="both"/>
    </w:pPr>
    <w:r>
      <w:t xml:space="preserve"> </w:t>
    </w:r>
    <w:r>
      <w:rPr>
        <w:rFonts w:hint="eastAsia"/>
      </w:rPr>
      <w:t xml:space="preserve"> </w:t>
    </w:r>
    <w:r>
      <w:t xml:space="preserve"> </w:t>
    </w:r>
    <w:r>
      <w:rPr>
        <w:rFonts w:hint="eastAsia"/>
        <w:sz w:val="13"/>
      </w:rPr>
      <w:t xml:space="preserve">  </w:t>
    </w:r>
    <w:r>
      <w:t>200</w:t>
    </w:r>
    <w:r>
      <w:rPr>
        <w:rFonts w:hint="eastAsia"/>
      </w:rPr>
      <w:t>9</w:t>
    </w:r>
    <w:r>
      <w:rPr>
        <w:rFonts w:hint="eastAsia"/>
      </w:rPr>
      <w:t>年</w:t>
    </w:r>
    <w:r>
      <w:rPr>
        <w:rFonts w:hint="eastAsia"/>
      </w:rPr>
      <w:t>9</w:t>
    </w:r>
    <w:r>
      <w:rPr>
        <w:rFonts w:hint="eastAsia"/>
      </w:rPr>
      <w:t>月</w:t>
    </w:r>
    <w:r>
      <w:rPr>
        <w:rFonts w:hint="eastAsia"/>
      </w:rPr>
      <w:t xml:space="preserve">             Journal of University of Electronic Science and Technology of China</w:t>
    </w:r>
    <w:r>
      <w:t xml:space="preserve"> </w:t>
    </w:r>
    <w:r>
      <w:rPr>
        <w:rFonts w:hint="eastAsia"/>
      </w:rPr>
      <w:t xml:space="preserve">            </w:t>
    </w:r>
    <w:r>
      <w:t xml:space="preserve"> </w:t>
    </w:r>
    <w:r>
      <w:rPr>
        <w:sz w:val="15"/>
      </w:rPr>
      <w:t xml:space="preserve"> </w:t>
    </w:r>
    <w:r>
      <w:rPr>
        <w:rFonts w:hint="eastAsia"/>
        <w:sz w:val="13"/>
      </w:rPr>
      <w:t xml:space="preserve"> </w:t>
    </w:r>
    <w:r>
      <w:rPr>
        <w:rFonts w:hint="eastAsia"/>
      </w:rPr>
      <w:t>Sep</w:t>
    </w:r>
    <w:r>
      <w:t>. 200</w:t>
    </w:r>
    <w:r>
      <w:rPr>
        <w:rFonts w:hint="eastAsia"/>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A58B9"/>
    <w:multiLevelType w:val="multilevel"/>
    <w:tmpl w:val="0D5A58B9"/>
    <w:lvl w:ilvl="0">
      <w:start w:val="1"/>
      <w:numFmt w:val="decimal"/>
      <w:lvlText w:val="%1"/>
      <w:lvlJc w:val="left"/>
      <w:pPr>
        <w:ind w:left="435" w:hanging="435"/>
      </w:pPr>
      <w:rPr>
        <w:rFonts w:hint="default"/>
        <w:b/>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08147DC"/>
    <w:multiLevelType w:val="multilevel"/>
    <w:tmpl w:val="108147DC"/>
    <w:lvl w:ilvl="0">
      <w:start w:val="1"/>
      <w:numFmt w:val="decimal"/>
      <w:pStyle w:val="TableCHeading"/>
      <w:lvlText w:val="表 %1"/>
      <w:lvlJc w:val="left"/>
      <w:pPr>
        <w:tabs>
          <w:tab w:val="left" w:pos="840"/>
        </w:tabs>
        <w:ind w:left="840" w:hanging="420"/>
      </w:pPr>
      <w:rPr>
        <w:rFonts w:eastAsia="黑体" w:hint="eastAsia"/>
        <w:b/>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1AA609B2"/>
    <w:multiLevelType w:val="multilevel"/>
    <w:tmpl w:val="1AA609B2"/>
    <w:lvl w:ilvl="0">
      <w:start w:val="1"/>
      <w:numFmt w:val="decimal"/>
      <w:pStyle w:val="3"/>
      <w:lvlText w:val="%1"/>
      <w:lvlJc w:val="left"/>
      <w:pPr>
        <w:tabs>
          <w:tab w:val="left" w:pos="425"/>
        </w:tabs>
        <w:ind w:left="425" w:hanging="425"/>
      </w:pPr>
      <w:rPr>
        <w:rFonts w:ascii="Times New Roman" w:hAnsi="Times New Roman" w:hint="default"/>
        <w:b/>
      </w:rPr>
    </w:lvl>
    <w:lvl w:ilvl="1">
      <w:start w:val="1"/>
      <w:numFmt w:val="decimal"/>
      <w:lvlText w:val="%1.%2"/>
      <w:lvlJc w:val="left"/>
      <w:pPr>
        <w:tabs>
          <w:tab w:val="left" w:pos="992"/>
        </w:tabs>
        <w:ind w:left="992" w:hanging="567"/>
      </w:pPr>
      <w:rPr>
        <w:rFonts w:hint="eastAsia"/>
        <w:b w:val="0"/>
      </w:rPr>
    </w:lvl>
    <w:lvl w:ilvl="2">
      <w:start w:val="1"/>
      <w:numFmt w:val="decimal"/>
      <w:lvlText w:val="%1.%2.%3"/>
      <w:lvlJc w:val="left"/>
      <w:pPr>
        <w:tabs>
          <w:tab w:val="left" w:pos="1571"/>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3" w15:restartNumberingAfterBreak="0">
    <w:nsid w:val="21AF0172"/>
    <w:multiLevelType w:val="multilevel"/>
    <w:tmpl w:val="21AF0172"/>
    <w:lvl w:ilvl="0">
      <w:start w:val="1"/>
      <w:numFmt w:val="decimal"/>
      <w:pStyle w:val="2"/>
      <w:lvlText w:val="%1."/>
      <w:lvlJc w:val="left"/>
      <w:pPr>
        <w:tabs>
          <w:tab w:val="left" w:pos="360"/>
        </w:tabs>
        <w:ind w:left="360" w:hanging="360"/>
      </w:pPr>
      <w:rPr>
        <w:rFonts w:ascii="Times New Roman" w:hAnsi="Times New Roman" w:cs="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25A86A48"/>
    <w:multiLevelType w:val="multilevel"/>
    <w:tmpl w:val="25A86A48"/>
    <w:lvl w:ilvl="0">
      <w:start w:val="1"/>
      <w:numFmt w:val="decimal"/>
      <w:lvlText w:val="%1."/>
      <w:lvlJc w:val="left"/>
      <w:pPr>
        <w:tabs>
          <w:tab w:val="left" w:pos="425"/>
        </w:tabs>
        <w:ind w:left="425" w:hanging="425"/>
      </w:pPr>
      <w:rPr>
        <w:rFonts w:hint="eastAsia"/>
      </w:rPr>
    </w:lvl>
    <w:lvl w:ilvl="1">
      <w:start w:val="1"/>
      <w:numFmt w:val="decimal"/>
      <w:pStyle w:val="a"/>
      <w:lvlText w:val="公式(%1-%2)"/>
      <w:lvlJc w:val="left"/>
      <w:pPr>
        <w:tabs>
          <w:tab w:val="left" w:pos="1800"/>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15:restartNumberingAfterBreak="0">
    <w:nsid w:val="28FB6FE6"/>
    <w:multiLevelType w:val="multilevel"/>
    <w:tmpl w:val="28FB6FE6"/>
    <w:lvl w:ilvl="0">
      <w:start w:val="1"/>
      <w:numFmt w:val="chineseCountingThousand"/>
      <w:lvlText w:val="第%1章"/>
      <w:lvlJc w:val="left"/>
      <w:pPr>
        <w:tabs>
          <w:tab w:val="left" w:pos="300"/>
        </w:tabs>
        <w:ind w:left="0" w:firstLine="0"/>
      </w:pPr>
      <w:rPr>
        <w:rFonts w:hint="eastAsia"/>
      </w:rPr>
    </w:lvl>
    <w:lvl w:ilvl="1">
      <w:start w:val="1"/>
      <w:numFmt w:val="decimal"/>
      <w:isLgl/>
      <w:lvlText w:val="%1.%2"/>
      <w:lvlJc w:val="left"/>
      <w:pPr>
        <w:tabs>
          <w:tab w:val="left" w:pos="677"/>
        </w:tabs>
        <w:ind w:left="0" w:firstLine="0"/>
      </w:pPr>
      <w:rPr>
        <w:rFonts w:hint="eastAsia"/>
      </w:rPr>
    </w:lvl>
    <w:lvl w:ilvl="2">
      <w:start w:val="1"/>
      <w:numFmt w:val="decimal"/>
      <w:lvlText w:val="%3. "/>
      <w:lvlJc w:val="left"/>
      <w:pPr>
        <w:tabs>
          <w:tab w:val="left" w:pos="420"/>
        </w:tabs>
        <w:ind w:left="420" w:hanging="420"/>
      </w:pPr>
      <w:rPr>
        <w:rFonts w:hint="eastAsia"/>
      </w:rPr>
    </w:lvl>
    <w:lvl w:ilvl="3">
      <w:start w:val="1"/>
      <w:numFmt w:val="decimal"/>
      <w:isLgl/>
      <w:lvlText w:val="%1.%2.%3.%4"/>
      <w:lvlJc w:val="left"/>
      <w:pPr>
        <w:tabs>
          <w:tab w:val="left" w:pos="1008"/>
        </w:tabs>
        <w:ind w:left="0" w:firstLine="0"/>
      </w:pPr>
      <w:rPr>
        <w:rFonts w:hint="eastAsia"/>
      </w:rPr>
    </w:lvl>
    <w:lvl w:ilvl="4">
      <w:start w:val="1"/>
      <w:numFmt w:val="decimal"/>
      <w:isLgl/>
      <w:suff w:val="space"/>
      <w:lvlText w:val="%1.%2.%3.%4.%5"/>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Restart w:val="1"/>
      <w:pStyle w:val="a1"/>
      <w:isLgl/>
      <w:suff w:val="space"/>
      <w:lvlText w:val="图%1-%7"/>
      <w:lvlJc w:val="left"/>
      <w:pPr>
        <w:ind w:left="0" w:firstLine="0"/>
      </w:p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6" w15:restartNumberingAfterBreak="0">
    <w:nsid w:val="32C27D2C"/>
    <w:multiLevelType w:val="multilevel"/>
    <w:tmpl w:val="32C27D2C"/>
    <w:lvl w:ilvl="0">
      <w:start w:val="1"/>
      <w:numFmt w:val="decimal"/>
      <w:pStyle w:val="Reference"/>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34A55658"/>
    <w:multiLevelType w:val="multilevel"/>
    <w:tmpl w:val="34A55658"/>
    <w:lvl w:ilvl="0">
      <w:start w:val="1"/>
      <w:numFmt w:val="decimal"/>
      <w:lvlText w:val="%1"/>
      <w:lvlJc w:val="left"/>
      <w:pPr>
        <w:tabs>
          <w:tab w:val="left" w:pos="425"/>
        </w:tabs>
        <w:ind w:left="425" w:hanging="425"/>
      </w:pPr>
      <w:rPr>
        <w:rFonts w:hint="eastAsia"/>
      </w:rPr>
    </w:lvl>
    <w:lvl w:ilvl="1">
      <w:start w:val="1"/>
      <w:numFmt w:val="decimal"/>
      <w:lvlText w:val="3.%2"/>
      <w:lvlJc w:val="left"/>
      <w:pPr>
        <w:tabs>
          <w:tab w:val="left" w:pos="992"/>
        </w:tabs>
        <w:ind w:left="992" w:hanging="567"/>
      </w:pPr>
      <w:rPr>
        <w:rFonts w:hint="eastAsia"/>
      </w:rPr>
    </w:lvl>
    <w:lvl w:ilvl="2">
      <w:start w:val="1"/>
      <w:numFmt w:val="none"/>
      <w:pStyle w:val="a2"/>
      <w:lvlText w:val="3.%2.%3"/>
      <w:lvlJc w:val="left"/>
      <w:pPr>
        <w:tabs>
          <w:tab w:val="left" w:pos="1931"/>
        </w:tabs>
        <w:ind w:left="1418" w:hanging="567"/>
      </w:pPr>
      <w:rPr>
        <w:rFonts w:hint="eastAsia"/>
      </w:rPr>
    </w:lvl>
    <w:lvl w:ilvl="3">
      <w:start w:val="1"/>
      <w:numFmt w:val="decimal"/>
      <w:lvlText w:val="%1.%2.%3.%4"/>
      <w:lvlJc w:val="left"/>
      <w:pPr>
        <w:tabs>
          <w:tab w:val="left" w:pos="1984"/>
        </w:tabs>
        <w:ind w:left="1984" w:hanging="708"/>
      </w:pPr>
      <w:rPr>
        <w:rFonts w:hint="eastAsia"/>
      </w:rPr>
    </w:lvl>
    <w:lvl w:ilvl="4">
      <w:start w:val="1"/>
      <w:numFmt w:val="decimal"/>
      <w:lvlText w:val="%1.%2.%3.%4.%5"/>
      <w:lvlJc w:val="left"/>
      <w:pPr>
        <w:tabs>
          <w:tab w:val="left" w:pos="2551"/>
        </w:tabs>
        <w:ind w:left="2551" w:hanging="850"/>
      </w:pPr>
      <w:rPr>
        <w:rFonts w:hint="eastAsia"/>
      </w:rPr>
    </w:lvl>
    <w:lvl w:ilvl="5">
      <w:start w:val="1"/>
      <w:numFmt w:val="decimal"/>
      <w:lvlText w:val="%1.%2.%3.%4.%5.%6"/>
      <w:lvlJc w:val="left"/>
      <w:pPr>
        <w:tabs>
          <w:tab w:val="left" w:pos="3260"/>
        </w:tabs>
        <w:ind w:left="3260" w:hanging="1134"/>
      </w:pPr>
      <w:rPr>
        <w:rFonts w:hint="eastAsia"/>
      </w:rPr>
    </w:lvl>
    <w:lvl w:ilvl="6">
      <w:start w:val="1"/>
      <w:numFmt w:val="decimal"/>
      <w:lvlText w:val="%1.%2.%3.%4.%5.%6.%7"/>
      <w:lvlJc w:val="left"/>
      <w:pPr>
        <w:tabs>
          <w:tab w:val="left" w:pos="3827"/>
        </w:tabs>
        <w:ind w:left="3827" w:hanging="1276"/>
      </w:pPr>
      <w:rPr>
        <w:rFonts w:hint="eastAsia"/>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8" w15:restartNumberingAfterBreak="0">
    <w:nsid w:val="36A76AD6"/>
    <w:multiLevelType w:val="multilevel"/>
    <w:tmpl w:val="36A76AD6"/>
    <w:lvl w:ilvl="0">
      <w:start w:val="1"/>
      <w:numFmt w:val="decimal"/>
      <w:pStyle w:val="1156"/>
      <w:lvlText w:val="%1."/>
      <w:lvlJc w:val="left"/>
      <w:pPr>
        <w:tabs>
          <w:tab w:val="left" w:pos="425"/>
        </w:tabs>
        <w:ind w:left="425" w:hanging="425"/>
      </w:pPr>
      <w:rPr>
        <w:rFonts w:hint="eastAsia"/>
      </w:rPr>
    </w:lvl>
    <w:lvl w:ilvl="1">
      <w:start w:val="1"/>
      <w:numFmt w:val="decimal"/>
      <w:pStyle w:val="2156"/>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3B5B4809"/>
    <w:multiLevelType w:val="multilevel"/>
    <w:tmpl w:val="3B5B4809"/>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3B50191"/>
    <w:multiLevelType w:val="singleLevel"/>
    <w:tmpl w:val="53B50191"/>
    <w:lvl w:ilvl="0">
      <w:start w:val="1"/>
      <w:numFmt w:val="bullet"/>
      <w:pStyle w:val="4"/>
      <w:lvlText w:val=""/>
      <w:lvlJc w:val="left"/>
      <w:pPr>
        <w:tabs>
          <w:tab w:val="left" w:pos="425"/>
        </w:tabs>
        <w:ind w:left="425" w:hanging="425"/>
      </w:pPr>
      <w:rPr>
        <w:rFonts w:ascii="Wingdings" w:hAnsi="Wingdings" w:hint="default"/>
      </w:rPr>
    </w:lvl>
  </w:abstractNum>
  <w:abstractNum w:abstractNumId="12" w15:restartNumberingAfterBreak="0">
    <w:nsid w:val="57F63D56"/>
    <w:multiLevelType w:val="multilevel"/>
    <w:tmpl w:val="57F63D56"/>
    <w:lvl w:ilvl="0">
      <w:start w:val="1"/>
      <w:numFmt w:val="chineseCountingThousand"/>
      <w:pStyle w:val="a3"/>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58656E0B"/>
    <w:multiLevelType w:val="multilevel"/>
    <w:tmpl w:val="58656E0B"/>
    <w:lvl w:ilvl="0">
      <w:start w:val="1"/>
      <w:numFmt w:val="decimal"/>
      <w:pStyle w:val="FigCHeading"/>
      <w:lvlText w:val="图 %1 "/>
      <w:lvlJc w:val="left"/>
      <w:pPr>
        <w:tabs>
          <w:tab w:val="left" w:pos="360"/>
        </w:tabs>
        <w:ind w:left="360" w:hanging="360"/>
      </w:pPr>
      <w:rPr>
        <w:rFonts w:ascii="Times New Roman" w:eastAsia="黑体" w:hAnsi="Times New Roman" w:hint="default"/>
        <w:b/>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61AC4F29"/>
    <w:multiLevelType w:val="multilevel"/>
    <w:tmpl w:val="61AC4F29"/>
    <w:lvl w:ilvl="0">
      <w:start w:val="1"/>
      <w:numFmt w:val="decimal"/>
      <w:pStyle w:val="a4"/>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5" w15:restartNumberingAfterBreak="0">
    <w:nsid w:val="6FCE0866"/>
    <w:multiLevelType w:val="multilevel"/>
    <w:tmpl w:val="6FCE0866"/>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1080"/>
        </w:tabs>
        <w:ind w:left="709" w:hanging="709"/>
      </w:pPr>
      <w:rPr>
        <w:rFonts w:hint="eastAsia"/>
      </w:rPr>
    </w:lvl>
    <w:lvl w:ilvl="3">
      <w:start w:val="1"/>
      <w:numFmt w:val="decimal"/>
      <w:pStyle w:val="a5"/>
      <w:lvlText w:val="%1.%2.%3.%4"/>
      <w:lvlJc w:val="left"/>
      <w:pPr>
        <w:tabs>
          <w:tab w:val="left" w:pos="1440"/>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72A027FA"/>
    <w:multiLevelType w:val="multilevel"/>
    <w:tmpl w:val="72A027FA"/>
    <w:lvl w:ilvl="0">
      <w:start w:val="1"/>
      <w:numFmt w:val="decimal"/>
      <w:pStyle w:val="reference0"/>
      <w:lvlText w:val="[%1]"/>
      <w:lvlJc w:val="left"/>
      <w:pPr>
        <w:tabs>
          <w:tab w:val="left" w:pos="360"/>
        </w:tabs>
        <w:ind w:left="357" w:hanging="357"/>
      </w:pPr>
      <w:rPr>
        <w:rFonts w:ascii="Times New Roman" w:hAnsi="Times New Roman" w:hint="default"/>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473245E"/>
    <w:multiLevelType w:val="multilevel"/>
    <w:tmpl w:val="7473245E"/>
    <w:lvl w:ilvl="0">
      <w:start w:val="1"/>
      <w:numFmt w:val="decimal"/>
      <w:pStyle w:val="7"/>
      <w:lvlText w:val="%1"/>
      <w:lvlJc w:val="left"/>
      <w:pPr>
        <w:tabs>
          <w:tab w:val="left" w:pos="360"/>
        </w:tabs>
        <w:ind w:left="360" w:hanging="360"/>
      </w:pPr>
      <w:rPr>
        <w:rFonts w:hint="default"/>
      </w:rPr>
    </w:lvl>
    <w:lvl w:ilvl="1">
      <w:start w:val="1"/>
      <w:numFmt w:val="decimal"/>
      <w:lvlText w:val="%2)"/>
      <w:lvlJc w:val="left"/>
      <w:pPr>
        <w:tabs>
          <w:tab w:val="left" w:pos="420"/>
        </w:tabs>
        <w:ind w:left="420" w:hanging="420"/>
      </w:pPr>
      <w:rPr>
        <w:rFonts w:hint="eastAsia"/>
        <w:sz w:val="24"/>
        <w:szCs w:val="24"/>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790F032D"/>
    <w:multiLevelType w:val="multilevel"/>
    <w:tmpl w:val="790F032D"/>
    <w:lvl w:ilvl="0">
      <w:start w:val="1"/>
      <w:numFmt w:val="decimal"/>
      <w:lvlText w:val="%1"/>
      <w:lvlJc w:val="left"/>
      <w:pPr>
        <w:tabs>
          <w:tab w:val="left" w:pos="432"/>
        </w:tabs>
        <w:ind w:left="432" w:hanging="432"/>
      </w:pPr>
      <w:rPr>
        <w:rFonts w:hint="eastAsia"/>
      </w:rPr>
    </w:lvl>
    <w:lvl w:ilvl="1">
      <w:start w:val="1"/>
      <w:numFmt w:val="decimal"/>
      <w:pStyle w:val="a6"/>
      <w:lvlText w:val="表%1.%2"/>
      <w:lvlJc w:val="left"/>
      <w:pPr>
        <w:tabs>
          <w:tab w:val="left" w:pos="567"/>
        </w:tabs>
        <w:ind w:left="567" w:hanging="567"/>
      </w:pPr>
      <w:rPr>
        <w:rFonts w:ascii="Times New Roman" w:eastAsia="宋体" w:hAnsi="Times New Roman" w:hint="default"/>
        <w:b w:val="0"/>
        <w:i w:val="0"/>
        <w:sz w:val="22"/>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9" w15:restartNumberingAfterBreak="0">
    <w:nsid w:val="79243896"/>
    <w:multiLevelType w:val="multilevel"/>
    <w:tmpl w:val="7924389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184516768">
    <w:abstractNumId w:val="11"/>
  </w:num>
  <w:num w:numId="2" w16cid:durableId="2055349483">
    <w:abstractNumId w:val="7"/>
  </w:num>
  <w:num w:numId="3" w16cid:durableId="1420635326">
    <w:abstractNumId w:val="13"/>
  </w:num>
  <w:num w:numId="4" w16cid:durableId="1338195042">
    <w:abstractNumId w:val="1"/>
  </w:num>
  <w:num w:numId="5" w16cid:durableId="386800756">
    <w:abstractNumId w:val="8"/>
  </w:num>
  <w:num w:numId="6" w16cid:durableId="1012101731">
    <w:abstractNumId w:val="5"/>
  </w:num>
  <w:num w:numId="7" w16cid:durableId="715741154">
    <w:abstractNumId w:val="2"/>
  </w:num>
  <w:num w:numId="8" w16cid:durableId="992681613">
    <w:abstractNumId w:val="6"/>
  </w:num>
  <w:num w:numId="9" w16cid:durableId="790822960">
    <w:abstractNumId w:val="17"/>
  </w:num>
  <w:num w:numId="10" w16cid:durableId="1020594132">
    <w:abstractNumId w:val="10"/>
  </w:num>
  <w:num w:numId="11" w16cid:durableId="1873805456">
    <w:abstractNumId w:val="3"/>
  </w:num>
  <w:num w:numId="12" w16cid:durableId="1535730173">
    <w:abstractNumId w:val="12"/>
  </w:num>
  <w:num w:numId="13" w16cid:durableId="997414896">
    <w:abstractNumId w:val="4"/>
  </w:num>
  <w:num w:numId="14" w16cid:durableId="1341590932">
    <w:abstractNumId w:val="14"/>
  </w:num>
  <w:num w:numId="15" w16cid:durableId="1942175248">
    <w:abstractNumId w:val="18"/>
  </w:num>
  <w:num w:numId="16" w16cid:durableId="1623464392">
    <w:abstractNumId w:val="15"/>
  </w:num>
  <w:num w:numId="17" w16cid:durableId="27073047">
    <w:abstractNumId w:val="16"/>
  </w:num>
  <w:num w:numId="18" w16cid:durableId="406264847">
    <w:abstractNumId w:val="0"/>
  </w:num>
  <w:num w:numId="19" w16cid:durableId="1253322450">
    <w:abstractNumId w:val="9"/>
  </w:num>
  <w:num w:numId="20" w16cid:durableId="151468290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M100">
    <w15:presenceInfo w15:providerId="None" w15:userId="XM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5"/>
  <w:evenAndOddHeaders/>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lmNWI5YmRkOTBjYmRiYmYzOTNlNTg5YmUyYmIxY2MifQ=="/>
  </w:docVars>
  <w:rsids>
    <w:rsidRoot w:val="00C527BF"/>
    <w:rsid w:val="00023BCF"/>
    <w:rsid w:val="00041E25"/>
    <w:rsid w:val="00072896"/>
    <w:rsid w:val="00076123"/>
    <w:rsid w:val="00080BEC"/>
    <w:rsid w:val="000A1135"/>
    <w:rsid w:val="000A7094"/>
    <w:rsid w:val="000B3B2B"/>
    <w:rsid w:val="000B65D4"/>
    <w:rsid w:val="000C027C"/>
    <w:rsid w:val="000C2AA8"/>
    <w:rsid w:val="000D6F1C"/>
    <w:rsid w:val="00115C09"/>
    <w:rsid w:val="00122685"/>
    <w:rsid w:val="00143C6C"/>
    <w:rsid w:val="00156175"/>
    <w:rsid w:val="001728EA"/>
    <w:rsid w:val="00176576"/>
    <w:rsid w:val="00196F03"/>
    <w:rsid w:val="001A7235"/>
    <w:rsid w:val="001B6EFD"/>
    <w:rsid w:val="001D6F1D"/>
    <w:rsid w:val="001E1FD3"/>
    <w:rsid w:val="00261B21"/>
    <w:rsid w:val="002A1EC0"/>
    <w:rsid w:val="002B113B"/>
    <w:rsid w:val="002C3646"/>
    <w:rsid w:val="002D44FB"/>
    <w:rsid w:val="00300CBE"/>
    <w:rsid w:val="003B49F7"/>
    <w:rsid w:val="003B5ADC"/>
    <w:rsid w:val="003C0288"/>
    <w:rsid w:val="003C7B42"/>
    <w:rsid w:val="003E4549"/>
    <w:rsid w:val="00405539"/>
    <w:rsid w:val="00435852"/>
    <w:rsid w:val="00441494"/>
    <w:rsid w:val="00470298"/>
    <w:rsid w:val="00481BAE"/>
    <w:rsid w:val="004933CF"/>
    <w:rsid w:val="004C03EA"/>
    <w:rsid w:val="004C1A14"/>
    <w:rsid w:val="004E2CBC"/>
    <w:rsid w:val="004F47A7"/>
    <w:rsid w:val="005053ED"/>
    <w:rsid w:val="00536E2A"/>
    <w:rsid w:val="00582548"/>
    <w:rsid w:val="00586FE1"/>
    <w:rsid w:val="005A251A"/>
    <w:rsid w:val="005B684F"/>
    <w:rsid w:val="005C66C6"/>
    <w:rsid w:val="005C73E9"/>
    <w:rsid w:val="005E24C8"/>
    <w:rsid w:val="005F2A33"/>
    <w:rsid w:val="006102FF"/>
    <w:rsid w:val="00614341"/>
    <w:rsid w:val="0064570D"/>
    <w:rsid w:val="006653F1"/>
    <w:rsid w:val="006C1E21"/>
    <w:rsid w:val="006E2EC7"/>
    <w:rsid w:val="00726054"/>
    <w:rsid w:val="007450FC"/>
    <w:rsid w:val="007455A4"/>
    <w:rsid w:val="00752530"/>
    <w:rsid w:val="00782776"/>
    <w:rsid w:val="007837C3"/>
    <w:rsid w:val="00795D13"/>
    <w:rsid w:val="007A13A5"/>
    <w:rsid w:val="00825511"/>
    <w:rsid w:val="008343CC"/>
    <w:rsid w:val="00834759"/>
    <w:rsid w:val="00834EE5"/>
    <w:rsid w:val="008517D2"/>
    <w:rsid w:val="00852AA1"/>
    <w:rsid w:val="00856E75"/>
    <w:rsid w:val="008A02F3"/>
    <w:rsid w:val="008A0801"/>
    <w:rsid w:val="008B4D51"/>
    <w:rsid w:val="008E6DED"/>
    <w:rsid w:val="00916A81"/>
    <w:rsid w:val="009308F2"/>
    <w:rsid w:val="009622BE"/>
    <w:rsid w:val="0096271E"/>
    <w:rsid w:val="0097434B"/>
    <w:rsid w:val="009804A6"/>
    <w:rsid w:val="0099329A"/>
    <w:rsid w:val="009B76F8"/>
    <w:rsid w:val="009C50D7"/>
    <w:rsid w:val="00A11AEB"/>
    <w:rsid w:val="00A14060"/>
    <w:rsid w:val="00A16562"/>
    <w:rsid w:val="00A347AA"/>
    <w:rsid w:val="00A3666A"/>
    <w:rsid w:val="00A67651"/>
    <w:rsid w:val="00A746D9"/>
    <w:rsid w:val="00A82082"/>
    <w:rsid w:val="00AE0C20"/>
    <w:rsid w:val="00B26BD1"/>
    <w:rsid w:val="00B4108F"/>
    <w:rsid w:val="00B5588A"/>
    <w:rsid w:val="00B617CC"/>
    <w:rsid w:val="00B62AF4"/>
    <w:rsid w:val="00B7128C"/>
    <w:rsid w:val="00B77366"/>
    <w:rsid w:val="00BB3C2D"/>
    <w:rsid w:val="00BD496D"/>
    <w:rsid w:val="00BD4A6F"/>
    <w:rsid w:val="00BE4E2D"/>
    <w:rsid w:val="00C00666"/>
    <w:rsid w:val="00C07C27"/>
    <w:rsid w:val="00C14671"/>
    <w:rsid w:val="00C23F32"/>
    <w:rsid w:val="00C2609F"/>
    <w:rsid w:val="00C309FE"/>
    <w:rsid w:val="00C331EA"/>
    <w:rsid w:val="00C527BF"/>
    <w:rsid w:val="00C56558"/>
    <w:rsid w:val="00C67C93"/>
    <w:rsid w:val="00C7481C"/>
    <w:rsid w:val="00CB109E"/>
    <w:rsid w:val="00CB2289"/>
    <w:rsid w:val="00CD2FC8"/>
    <w:rsid w:val="00CD4ABA"/>
    <w:rsid w:val="00CD5D6D"/>
    <w:rsid w:val="00CF30A9"/>
    <w:rsid w:val="00D33CB8"/>
    <w:rsid w:val="00D350EE"/>
    <w:rsid w:val="00D75878"/>
    <w:rsid w:val="00D9697D"/>
    <w:rsid w:val="00DB20FC"/>
    <w:rsid w:val="00DC0CD6"/>
    <w:rsid w:val="00E15C93"/>
    <w:rsid w:val="00E21283"/>
    <w:rsid w:val="00E365A1"/>
    <w:rsid w:val="00E719D2"/>
    <w:rsid w:val="00E77292"/>
    <w:rsid w:val="00E80FD0"/>
    <w:rsid w:val="00EA4B3D"/>
    <w:rsid w:val="00EB37ED"/>
    <w:rsid w:val="00ED73A1"/>
    <w:rsid w:val="00EE1195"/>
    <w:rsid w:val="00EE3EAE"/>
    <w:rsid w:val="00EE7D1A"/>
    <w:rsid w:val="00F0121D"/>
    <w:rsid w:val="00F47CE0"/>
    <w:rsid w:val="00F6522C"/>
    <w:rsid w:val="00F67F18"/>
    <w:rsid w:val="00F95ABD"/>
    <w:rsid w:val="00FA2196"/>
    <w:rsid w:val="00FA7674"/>
    <w:rsid w:val="00FB0714"/>
    <w:rsid w:val="01162290"/>
    <w:rsid w:val="017C0156"/>
    <w:rsid w:val="01D96E84"/>
    <w:rsid w:val="0200376A"/>
    <w:rsid w:val="020F1D2E"/>
    <w:rsid w:val="02FA73AE"/>
    <w:rsid w:val="036C59A9"/>
    <w:rsid w:val="04382AF1"/>
    <w:rsid w:val="04921D4A"/>
    <w:rsid w:val="04957312"/>
    <w:rsid w:val="05EF3DDC"/>
    <w:rsid w:val="06983E22"/>
    <w:rsid w:val="06A81D97"/>
    <w:rsid w:val="06D70D7B"/>
    <w:rsid w:val="07101A55"/>
    <w:rsid w:val="073152D5"/>
    <w:rsid w:val="07B9422B"/>
    <w:rsid w:val="085D7FD9"/>
    <w:rsid w:val="08931954"/>
    <w:rsid w:val="0899756D"/>
    <w:rsid w:val="089A4687"/>
    <w:rsid w:val="0A3A4CDD"/>
    <w:rsid w:val="0A6B13F0"/>
    <w:rsid w:val="0B325C46"/>
    <w:rsid w:val="0B424B1D"/>
    <w:rsid w:val="0C156850"/>
    <w:rsid w:val="0C2138CD"/>
    <w:rsid w:val="0C556A8C"/>
    <w:rsid w:val="0D094191"/>
    <w:rsid w:val="0D0E708A"/>
    <w:rsid w:val="0D3F2D7D"/>
    <w:rsid w:val="0DD624CA"/>
    <w:rsid w:val="0DF24C6B"/>
    <w:rsid w:val="0E876904"/>
    <w:rsid w:val="0EF830CE"/>
    <w:rsid w:val="10C267A5"/>
    <w:rsid w:val="10D00E3E"/>
    <w:rsid w:val="10F21439"/>
    <w:rsid w:val="114E51A4"/>
    <w:rsid w:val="116F5FBE"/>
    <w:rsid w:val="120B77CB"/>
    <w:rsid w:val="12544166"/>
    <w:rsid w:val="129E0CCD"/>
    <w:rsid w:val="12B446E2"/>
    <w:rsid w:val="130A0E93"/>
    <w:rsid w:val="130D0E5A"/>
    <w:rsid w:val="131D3903"/>
    <w:rsid w:val="132B6B97"/>
    <w:rsid w:val="1380486B"/>
    <w:rsid w:val="13FE4E59"/>
    <w:rsid w:val="142845E1"/>
    <w:rsid w:val="15A8689C"/>
    <w:rsid w:val="1605478C"/>
    <w:rsid w:val="16291975"/>
    <w:rsid w:val="17D72C57"/>
    <w:rsid w:val="18887544"/>
    <w:rsid w:val="192B6037"/>
    <w:rsid w:val="19C07A1D"/>
    <w:rsid w:val="1A126C94"/>
    <w:rsid w:val="1A4B2155"/>
    <w:rsid w:val="1AB6585E"/>
    <w:rsid w:val="1AD011CB"/>
    <w:rsid w:val="1B176ED2"/>
    <w:rsid w:val="1B396912"/>
    <w:rsid w:val="1B4B5618"/>
    <w:rsid w:val="1D3F2341"/>
    <w:rsid w:val="1E106984"/>
    <w:rsid w:val="1E227B64"/>
    <w:rsid w:val="1E76587C"/>
    <w:rsid w:val="1F436BBA"/>
    <w:rsid w:val="1FC4598A"/>
    <w:rsid w:val="20853540"/>
    <w:rsid w:val="20D359EE"/>
    <w:rsid w:val="20E44ED4"/>
    <w:rsid w:val="21442148"/>
    <w:rsid w:val="21563E60"/>
    <w:rsid w:val="219E734E"/>
    <w:rsid w:val="21B820B4"/>
    <w:rsid w:val="21B86C2A"/>
    <w:rsid w:val="22632877"/>
    <w:rsid w:val="227259DA"/>
    <w:rsid w:val="22C42094"/>
    <w:rsid w:val="23466534"/>
    <w:rsid w:val="235D3436"/>
    <w:rsid w:val="23E419D8"/>
    <w:rsid w:val="2412395F"/>
    <w:rsid w:val="243314E0"/>
    <w:rsid w:val="24360CD2"/>
    <w:rsid w:val="244B37A7"/>
    <w:rsid w:val="24DA07D5"/>
    <w:rsid w:val="25E67857"/>
    <w:rsid w:val="2833513A"/>
    <w:rsid w:val="283A6730"/>
    <w:rsid w:val="287C792D"/>
    <w:rsid w:val="292F326B"/>
    <w:rsid w:val="2A6A797D"/>
    <w:rsid w:val="2B126961"/>
    <w:rsid w:val="2B3F0796"/>
    <w:rsid w:val="2C597813"/>
    <w:rsid w:val="2C6A5EF2"/>
    <w:rsid w:val="2C884D5C"/>
    <w:rsid w:val="2CE71DED"/>
    <w:rsid w:val="2D5130A3"/>
    <w:rsid w:val="2DFB442E"/>
    <w:rsid w:val="2E0A53E5"/>
    <w:rsid w:val="2E353A22"/>
    <w:rsid w:val="2EFE4001"/>
    <w:rsid w:val="2F053B5C"/>
    <w:rsid w:val="2F2D5642"/>
    <w:rsid w:val="2FBE1277"/>
    <w:rsid w:val="308D43A5"/>
    <w:rsid w:val="30D2002C"/>
    <w:rsid w:val="31D9703B"/>
    <w:rsid w:val="31F149C1"/>
    <w:rsid w:val="327511AC"/>
    <w:rsid w:val="331C00A7"/>
    <w:rsid w:val="333B6705"/>
    <w:rsid w:val="334D227C"/>
    <w:rsid w:val="335875B4"/>
    <w:rsid w:val="34107BCB"/>
    <w:rsid w:val="3415343E"/>
    <w:rsid w:val="34F518EB"/>
    <w:rsid w:val="350B3690"/>
    <w:rsid w:val="35456E0D"/>
    <w:rsid w:val="358925C1"/>
    <w:rsid w:val="37C4390C"/>
    <w:rsid w:val="37D14EE7"/>
    <w:rsid w:val="37F37773"/>
    <w:rsid w:val="388459D8"/>
    <w:rsid w:val="3891420B"/>
    <w:rsid w:val="39115D9A"/>
    <w:rsid w:val="394F504F"/>
    <w:rsid w:val="3A063E37"/>
    <w:rsid w:val="3B756D5A"/>
    <w:rsid w:val="3C7D4AEF"/>
    <w:rsid w:val="3CDA413C"/>
    <w:rsid w:val="3D4F678C"/>
    <w:rsid w:val="3D8C4EB7"/>
    <w:rsid w:val="3DA16F47"/>
    <w:rsid w:val="3DA657C2"/>
    <w:rsid w:val="3DC54CCB"/>
    <w:rsid w:val="3E214CE3"/>
    <w:rsid w:val="3E471E68"/>
    <w:rsid w:val="3E6C6E9E"/>
    <w:rsid w:val="3EA643C7"/>
    <w:rsid w:val="3EFB3F8C"/>
    <w:rsid w:val="3F1D0BAC"/>
    <w:rsid w:val="40312647"/>
    <w:rsid w:val="41F01542"/>
    <w:rsid w:val="4220720F"/>
    <w:rsid w:val="425D0A97"/>
    <w:rsid w:val="426F1E98"/>
    <w:rsid w:val="42B80277"/>
    <w:rsid w:val="42D67C74"/>
    <w:rsid w:val="42DD78EA"/>
    <w:rsid w:val="42F94ABB"/>
    <w:rsid w:val="43406C17"/>
    <w:rsid w:val="43D47899"/>
    <w:rsid w:val="440A4346"/>
    <w:rsid w:val="44FA03FD"/>
    <w:rsid w:val="458B45BC"/>
    <w:rsid w:val="460A3C0D"/>
    <w:rsid w:val="46995B94"/>
    <w:rsid w:val="46D10069"/>
    <w:rsid w:val="46D332E4"/>
    <w:rsid w:val="46D6229C"/>
    <w:rsid w:val="46F40185"/>
    <w:rsid w:val="475D5795"/>
    <w:rsid w:val="476F51B6"/>
    <w:rsid w:val="47D24786"/>
    <w:rsid w:val="4812618A"/>
    <w:rsid w:val="4815729D"/>
    <w:rsid w:val="484A22EA"/>
    <w:rsid w:val="48CA15FF"/>
    <w:rsid w:val="48CC0F70"/>
    <w:rsid w:val="48E73C63"/>
    <w:rsid w:val="48F964AA"/>
    <w:rsid w:val="495344AD"/>
    <w:rsid w:val="495C0329"/>
    <w:rsid w:val="4965631F"/>
    <w:rsid w:val="49CF0EA3"/>
    <w:rsid w:val="49E70845"/>
    <w:rsid w:val="4A952E3D"/>
    <w:rsid w:val="4B0A4F9D"/>
    <w:rsid w:val="4B254E43"/>
    <w:rsid w:val="4B634E8D"/>
    <w:rsid w:val="4C670749"/>
    <w:rsid w:val="4C6E3432"/>
    <w:rsid w:val="4C7F4BE6"/>
    <w:rsid w:val="4CFA0FD8"/>
    <w:rsid w:val="4E1C0C4B"/>
    <w:rsid w:val="4E4B6412"/>
    <w:rsid w:val="4E526801"/>
    <w:rsid w:val="4E807AFE"/>
    <w:rsid w:val="4F437F81"/>
    <w:rsid w:val="4F574C68"/>
    <w:rsid w:val="5179530A"/>
    <w:rsid w:val="51AF09DB"/>
    <w:rsid w:val="51D82F58"/>
    <w:rsid w:val="51E1391F"/>
    <w:rsid w:val="51E93F1C"/>
    <w:rsid w:val="52756B57"/>
    <w:rsid w:val="53094CFF"/>
    <w:rsid w:val="536E532A"/>
    <w:rsid w:val="538314BA"/>
    <w:rsid w:val="53AE76D4"/>
    <w:rsid w:val="54021B3E"/>
    <w:rsid w:val="546739C2"/>
    <w:rsid w:val="546F404D"/>
    <w:rsid w:val="548B0850"/>
    <w:rsid w:val="54E76C4D"/>
    <w:rsid w:val="5637425B"/>
    <w:rsid w:val="56862A12"/>
    <w:rsid w:val="577562D6"/>
    <w:rsid w:val="57822439"/>
    <w:rsid w:val="57FF4398"/>
    <w:rsid w:val="58534D4A"/>
    <w:rsid w:val="58A32524"/>
    <w:rsid w:val="58EE30E8"/>
    <w:rsid w:val="59EA1788"/>
    <w:rsid w:val="5A3E0EDB"/>
    <w:rsid w:val="5BF769C2"/>
    <w:rsid w:val="5C1F638C"/>
    <w:rsid w:val="5C4A310D"/>
    <w:rsid w:val="5C8877B5"/>
    <w:rsid w:val="5CDD5B6C"/>
    <w:rsid w:val="5E5B0E1E"/>
    <w:rsid w:val="5E98722B"/>
    <w:rsid w:val="5EBD0AD7"/>
    <w:rsid w:val="60226DD6"/>
    <w:rsid w:val="604D0DF6"/>
    <w:rsid w:val="61BB1EA6"/>
    <w:rsid w:val="62111396"/>
    <w:rsid w:val="622B3F44"/>
    <w:rsid w:val="62C04537"/>
    <w:rsid w:val="638C09C8"/>
    <w:rsid w:val="63E172FE"/>
    <w:rsid w:val="63E71649"/>
    <w:rsid w:val="648F105F"/>
    <w:rsid w:val="6584309F"/>
    <w:rsid w:val="662D1136"/>
    <w:rsid w:val="66F24127"/>
    <w:rsid w:val="66F7387B"/>
    <w:rsid w:val="67186F4B"/>
    <w:rsid w:val="67D16C13"/>
    <w:rsid w:val="6814288A"/>
    <w:rsid w:val="68204D70"/>
    <w:rsid w:val="68457AAB"/>
    <w:rsid w:val="69301502"/>
    <w:rsid w:val="6A9D3E6E"/>
    <w:rsid w:val="6AB15F8D"/>
    <w:rsid w:val="6AE63781"/>
    <w:rsid w:val="6C13554B"/>
    <w:rsid w:val="6C902A1B"/>
    <w:rsid w:val="6D2C6B9B"/>
    <w:rsid w:val="6DB807F3"/>
    <w:rsid w:val="6E1E4F35"/>
    <w:rsid w:val="6E24456B"/>
    <w:rsid w:val="6E4E72AB"/>
    <w:rsid w:val="6EC51A14"/>
    <w:rsid w:val="6F1C5859"/>
    <w:rsid w:val="700D4015"/>
    <w:rsid w:val="70552614"/>
    <w:rsid w:val="710C4AE5"/>
    <w:rsid w:val="710C6B05"/>
    <w:rsid w:val="713D63F4"/>
    <w:rsid w:val="71761638"/>
    <w:rsid w:val="720412B6"/>
    <w:rsid w:val="728416C1"/>
    <w:rsid w:val="74391F9D"/>
    <w:rsid w:val="74FA3AF9"/>
    <w:rsid w:val="74FE04DC"/>
    <w:rsid w:val="750B79D9"/>
    <w:rsid w:val="75513F1D"/>
    <w:rsid w:val="75795A7A"/>
    <w:rsid w:val="75ED39AE"/>
    <w:rsid w:val="75FF7ECF"/>
    <w:rsid w:val="76AD0CD2"/>
    <w:rsid w:val="76AD4189"/>
    <w:rsid w:val="76F32216"/>
    <w:rsid w:val="7770515A"/>
    <w:rsid w:val="77A94AEB"/>
    <w:rsid w:val="77D56C17"/>
    <w:rsid w:val="783B64AE"/>
    <w:rsid w:val="78426F9C"/>
    <w:rsid w:val="787775AE"/>
    <w:rsid w:val="78AA1793"/>
    <w:rsid w:val="78F52A63"/>
    <w:rsid w:val="79346D87"/>
    <w:rsid w:val="7988750B"/>
    <w:rsid w:val="79945691"/>
    <w:rsid w:val="79A83E4D"/>
    <w:rsid w:val="7A102F70"/>
    <w:rsid w:val="7AB002D2"/>
    <w:rsid w:val="7ACF7B8F"/>
    <w:rsid w:val="7AF40DA2"/>
    <w:rsid w:val="7B3F5DD4"/>
    <w:rsid w:val="7B753DA1"/>
    <w:rsid w:val="7B792290"/>
    <w:rsid w:val="7BAE7197"/>
    <w:rsid w:val="7C6860F5"/>
    <w:rsid w:val="7D4347AF"/>
    <w:rsid w:val="7D7A5250"/>
    <w:rsid w:val="7E5D1C71"/>
    <w:rsid w:val="7E7272B9"/>
    <w:rsid w:val="7EB26284"/>
    <w:rsid w:val="7EF6714F"/>
    <w:rsid w:val="7FB53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6E928968"/>
  <w15:docId w15:val="{BE048F5B-3CC9-4940-ABF8-81FF175BF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unhideWhenUsed="1"/>
    <w:lsdException w:name="caption" w:semiHidden="1" w:qFormat="1"/>
    <w:lsdException w:name="table of figures" w:semiHidden="1"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qFormat="1"/>
    <w:lsdException w:name="table of authorities" w:semiHidden="1" w:unhideWhenUsed="1"/>
    <w:lsdException w:name="macro" w:semiHidden="1" w:unhideWhenUsed="1"/>
    <w:lsdException w:name="toa heading" w:semiHidden="1" w:unhideWhenUsed="1"/>
    <w:lsdException w:name="List"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pPr>
      <w:widowControl w:val="0"/>
      <w:autoSpaceDE w:val="0"/>
      <w:autoSpaceDN w:val="0"/>
      <w:jc w:val="both"/>
    </w:pPr>
    <w:rPr>
      <w:kern w:val="2"/>
      <w:sz w:val="21"/>
    </w:rPr>
  </w:style>
  <w:style w:type="paragraph" w:styleId="1">
    <w:name w:val="heading 1"/>
    <w:basedOn w:val="a7"/>
    <w:next w:val="a7"/>
    <w:qFormat/>
    <w:pPr>
      <w:keepNext/>
      <w:keepLines/>
      <w:spacing w:before="360" w:after="360"/>
      <w:jc w:val="center"/>
      <w:outlineLvl w:val="0"/>
    </w:pPr>
    <w:rPr>
      <w:rFonts w:eastAsia="黑体"/>
      <w:b/>
      <w:kern w:val="44"/>
      <w:sz w:val="36"/>
    </w:rPr>
  </w:style>
  <w:style w:type="paragraph" w:styleId="20">
    <w:name w:val="heading 2"/>
    <w:basedOn w:val="a7"/>
    <w:next w:val="a8"/>
    <w:qFormat/>
    <w:pPr>
      <w:keepNext/>
      <w:keepLines/>
      <w:spacing w:before="120" w:after="120" w:line="330" w:lineRule="exact"/>
      <w:outlineLvl w:val="1"/>
    </w:pPr>
    <w:rPr>
      <w:rFonts w:eastAsia="黑体"/>
      <w:b/>
      <w:sz w:val="28"/>
    </w:rPr>
  </w:style>
  <w:style w:type="paragraph" w:styleId="30">
    <w:name w:val="heading 3"/>
    <w:basedOn w:val="a7"/>
    <w:next w:val="a8"/>
    <w:link w:val="31"/>
    <w:qFormat/>
    <w:pPr>
      <w:keepNext/>
      <w:keepLines/>
      <w:spacing w:line="330" w:lineRule="exact"/>
      <w:outlineLvl w:val="2"/>
    </w:pPr>
    <w:rPr>
      <w:rFonts w:eastAsia="黑体"/>
      <w:b/>
    </w:rPr>
  </w:style>
  <w:style w:type="paragraph" w:styleId="40">
    <w:name w:val="heading 4"/>
    <w:basedOn w:val="a7"/>
    <w:next w:val="a8"/>
    <w:qFormat/>
    <w:pPr>
      <w:keepNext/>
      <w:keepLines/>
      <w:spacing w:line="330" w:lineRule="atLeast"/>
      <w:outlineLvl w:val="3"/>
    </w:pPr>
    <w:rPr>
      <w:rFonts w:eastAsia="楷体_GB2312"/>
    </w:rPr>
  </w:style>
  <w:style w:type="paragraph" w:styleId="5">
    <w:name w:val="heading 5"/>
    <w:basedOn w:val="a7"/>
    <w:next w:val="a8"/>
    <w:qFormat/>
    <w:pPr>
      <w:keepNext/>
      <w:keepLines/>
      <w:jc w:val="center"/>
      <w:outlineLvl w:val="4"/>
    </w:pPr>
    <w:rPr>
      <w:rFonts w:eastAsia="仿宋_GB2312"/>
      <w:sz w:val="28"/>
    </w:rPr>
  </w:style>
  <w:style w:type="paragraph" w:styleId="6">
    <w:name w:val="heading 6"/>
    <w:basedOn w:val="a7"/>
    <w:next w:val="a8"/>
    <w:qFormat/>
    <w:pPr>
      <w:keepNext/>
      <w:keepLines/>
      <w:jc w:val="center"/>
      <w:outlineLvl w:val="5"/>
    </w:pPr>
    <w:rPr>
      <w:sz w:val="15"/>
    </w:rPr>
  </w:style>
  <w:style w:type="paragraph" w:styleId="70">
    <w:name w:val="heading 7"/>
    <w:basedOn w:val="a7"/>
    <w:next w:val="a8"/>
    <w:qFormat/>
    <w:pPr>
      <w:keepNext/>
      <w:jc w:val="center"/>
      <w:outlineLvl w:val="6"/>
    </w:pPr>
    <w:rPr>
      <w:b/>
      <w:sz w:val="32"/>
    </w:rPr>
  </w:style>
  <w:style w:type="paragraph" w:styleId="8">
    <w:name w:val="heading 8"/>
    <w:basedOn w:val="a7"/>
    <w:next w:val="a8"/>
    <w:qFormat/>
    <w:pPr>
      <w:keepNext/>
      <w:spacing w:line="240" w:lineRule="exact"/>
      <w:jc w:val="center"/>
      <w:outlineLvl w:val="7"/>
    </w:pPr>
    <w:rPr>
      <w:i/>
      <w:color w:val="000000"/>
      <w:sz w:val="18"/>
    </w:rPr>
  </w:style>
  <w:style w:type="paragraph" w:styleId="9">
    <w:name w:val="heading 9"/>
    <w:basedOn w:val="a7"/>
    <w:next w:val="a8"/>
    <w:qFormat/>
    <w:pPr>
      <w:keepNext/>
      <w:outlineLvl w:val="8"/>
    </w:pPr>
    <w:rPr>
      <w:i/>
      <w:sz w:val="16"/>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8">
    <w:name w:val="Normal Indent"/>
    <w:basedOn w:val="a7"/>
    <w:qFormat/>
    <w:pPr>
      <w:ind w:firstLine="420"/>
    </w:pPr>
  </w:style>
  <w:style w:type="paragraph" w:styleId="TOC7">
    <w:name w:val="toc 7"/>
    <w:basedOn w:val="a7"/>
    <w:next w:val="a7"/>
    <w:semiHidden/>
    <w:qFormat/>
    <w:pPr>
      <w:ind w:left="1440"/>
      <w:jc w:val="left"/>
    </w:pPr>
    <w:rPr>
      <w:sz w:val="18"/>
    </w:rPr>
  </w:style>
  <w:style w:type="paragraph" w:styleId="4">
    <w:name w:val="List Bullet 4"/>
    <w:basedOn w:val="a7"/>
    <w:qFormat/>
    <w:pPr>
      <w:numPr>
        <w:numId w:val="1"/>
      </w:numPr>
      <w:tabs>
        <w:tab w:val="clear" w:pos="425"/>
        <w:tab w:val="left" w:pos="0"/>
      </w:tabs>
      <w:autoSpaceDE/>
      <w:autoSpaceDN/>
    </w:pPr>
  </w:style>
  <w:style w:type="paragraph" w:styleId="ac">
    <w:name w:val="caption"/>
    <w:basedOn w:val="a7"/>
    <w:next w:val="a7"/>
    <w:semiHidden/>
    <w:qFormat/>
    <w:pPr>
      <w:spacing w:before="152" w:after="160"/>
    </w:pPr>
    <w:rPr>
      <w:rFonts w:ascii="Arial" w:eastAsia="黑体" w:hAnsi="Arial"/>
    </w:rPr>
  </w:style>
  <w:style w:type="paragraph" w:styleId="ad">
    <w:name w:val="Document Map"/>
    <w:basedOn w:val="a7"/>
    <w:semiHidden/>
    <w:qFormat/>
    <w:pPr>
      <w:shd w:val="clear" w:color="auto" w:fill="000080"/>
    </w:pPr>
  </w:style>
  <w:style w:type="paragraph" w:styleId="ae">
    <w:name w:val="annotation text"/>
    <w:basedOn w:val="a7"/>
    <w:semiHidden/>
    <w:qFormat/>
    <w:pPr>
      <w:jc w:val="left"/>
    </w:pPr>
  </w:style>
  <w:style w:type="paragraph" w:styleId="32">
    <w:name w:val="Body Text 3"/>
    <w:basedOn w:val="a7"/>
    <w:qFormat/>
    <w:pPr>
      <w:snapToGrid w:val="0"/>
    </w:pPr>
    <w:rPr>
      <w:rFonts w:ascii="宋体"/>
      <w:color w:val="000000"/>
      <w:sz w:val="16"/>
    </w:rPr>
  </w:style>
  <w:style w:type="paragraph" w:styleId="af">
    <w:name w:val="Body Text"/>
    <w:basedOn w:val="a7"/>
    <w:qFormat/>
    <w:pPr>
      <w:spacing w:after="120"/>
    </w:pPr>
  </w:style>
  <w:style w:type="paragraph" w:styleId="af0">
    <w:name w:val="Body Text Indent"/>
    <w:basedOn w:val="a7"/>
    <w:qFormat/>
    <w:pPr>
      <w:ind w:firstLine="454"/>
    </w:pPr>
  </w:style>
  <w:style w:type="paragraph" w:styleId="af1">
    <w:name w:val="Block Text"/>
    <w:basedOn w:val="a7"/>
    <w:qFormat/>
    <w:pPr>
      <w:ind w:left="700" w:right="502" w:hanging="260"/>
    </w:pPr>
    <w:rPr>
      <w:rFonts w:eastAsia="楷体_GB2312"/>
      <w:sz w:val="18"/>
    </w:rPr>
  </w:style>
  <w:style w:type="paragraph" w:styleId="TOC5">
    <w:name w:val="toc 5"/>
    <w:basedOn w:val="a7"/>
    <w:next w:val="a7"/>
    <w:semiHidden/>
    <w:qFormat/>
    <w:pPr>
      <w:ind w:left="960"/>
      <w:jc w:val="left"/>
    </w:pPr>
    <w:rPr>
      <w:sz w:val="18"/>
    </w:rPr>
  </w:style>
  <w:style w:type="paragraph" w:styleId="TOC3">
    <w:name w:val="toc 3"/>
    <w:basedOn w:val="a7"/>
    <w:next w:val="a7"/>
    <w:semiHidden/>
    <w:qFormat/>
    <w:pPr>
      <w:ind w:left="480"/>
      <w:jc w:val="left"/>
    </w:pPr>
    <w:rPr>
      <w:i/>
      <w:sz w:val="20"/>
    </w:rPr>
  </w:style>
  <w:style w:type="paragraph" w:styleId="af2">
    <w:name w:val="Plain Text"/>
    <w:basedOn w:val="a7"/>
    <w:qFormat/>
    <w:rPr>
      <w:rFonts w:ascii="宋体" w:hAnsi="Courier New"/>
    </w:rPr>
  </w:style>
  <w:style w:type="paragraph" w:styleId="TOC8">
    <w:name w:val="toc 8"/>
    <w:basedOn w:val="a7"/>
    <w:next w:val="a7"/>
    <w:semiHidden/>
    <w:qFormat/>
    <w:pPr>
      <w:ind w:left="1680"/>
      <w:jc w:val="left"/>
    </w:pPr>
    <w:rPr>
      <w:sz w:val="18"/>
    </w:rPr>
  </w:style>
  <w:style w:type="paragraph" w:styleId="af3">
    <w:name w:val="Date"/>
    <w:basedOn w:val="a7"/>
    <w:next w:val="a7"/>
    <w:qFormat/>
    <w:pPr>
      <w:ind w:left="100"/>
    </w:pPr>
    <w:rPr>
      <w:rFonts w:ascii="楷体_GB2312" w:eastAsia="楷体_GB2312"/>
    </w:rPr>
  </w:style>
  <w:style w:type="paragraph" w:styleId="21">
    <w:name w:val="Body Text Indent 2"/>
    <w:basedOn w:val="a7"/>
    <w:qFormat/>
    <w:pPr>
      <w:ind w:firstLine="454"/>
    </w:pPr>
  </w:style>
  <w:style w:type="paragraph" w:styleId="af4">
    <w:name w:val="endnote text"/>
    <w:basedOn w:val="a7"/>
    <w:semiHidden/>
    <w:qFormat/>
    <w:pPr>
      <w:snapToGrid w:val="0"/>
      <w:jc w:val="left"/>
    </w:pPr>
    <w:rPr>
      <w:rFonts w:ascii="宋体"/>
      <w:kern w:val="0"/>
    </w:rPr>
  </w:style>
  <w:style w:type="paragraph" w:styleId="af5">
    <w:name w:val="Balloon Text"/>
    <w:basedOn w:val="a7"/>
    <w:semiHidden/>
    <w:qFormat/>
    <w:pPr>
      <w:autoSpaceDE/>
      <w:autoSpaceDN/>
    </w:pPr>
    <w:rPr>
      <w:sz w:val="18"/>
    </w:rPr>
  </w:style>
  <w:style w:type="paragraph" w:styleId="af6">
    <w:name w:val="footer"/>
    <w:basedOn w:val="a7"/>
    <w:qFormat/>
    <w:pPr>
      <w:tabs>
        <w:tab w:val="center" w:pos="4153"/>
        <w:tab w:val="right" w:pos="8306"/>
      </w:tabs>
      <w:snapToGrid w:val="0"/>
      <w:spacing w:line="240" w:lineRule="atLeast"/>
      <w:jc w:val="left"/>
    </w:pPr>
    <w:rPr>
      <w:sz w:val="18"/>
    </w:rPr>
  </w:style>
  <w:style w:type="paragraph" w:styleId="af7">
    <w:name w:val="header"/>
    <w:basedOn w:val="a7"/>
    <w:qFormat/>
    <w:pPr>
      <w:pBdr>
        <w:bottom w:val="single" w:sz="6" w:space="1" w:color="auto"/>
      </w:pBdr>
      <w:tabs>
        <w:tab w:val="center" w:pos="4153"/>
        <w:tab w:val="right" w:pos="8306"/>
      </w:tabs>
      <w:snapToGrid w:val="0"/>
      <w:spacing w:line="240" w:lineRule="atLeast"/>
      <w:jc w:val="center"/>
    </w:pPr>
    <w:rPr>
      <w:sz w:val="18"/>
    </w:rPr>
  </w:style>
  <w:style w:type="paragraph" w:styleId="TOC1">
    <w:name w:val="toc 1"/>
    <w:basedOn w:val="a7"/>
    <w:next w:val="a7"/>
    <w:semiHidden/>
    <w:qFormat/>
    <w:pPr>
      <w:spacing w:before="120" w:after="120"/>
      <w:jc w:val="left"/>
    </w:pPr>
    <w:rPr>
      <w:b/>
      <w:caps/>
      <w:sz w:val="20"/>
    </w:rPr>
  </w:style>
  <w:style w:type="paragraph" w:styleId="TOC4">
    <w:name w:val="toc 4"/>
    <w:basedOn w:val="a7"/>
    <w:next w:val="a7"/>
    <w:semiHidden/>
    <w:qFormat/>
    <w:pPr>
      <w:ind w:left="720"/>
      <w:jc w:val="left"/>
    </w:pPr>
    <w:rPr>
      <w:sz w:val="18"/>
    </w:rPr>
  </w:style>
  <w:style w:type="paragraph" w:styleId="af8">
    <w:name w:val="Subtitle"/>
    <w:basedOn w:val="a7"/>
    <w:qFormat/>
    <w:pPr>
      <w:autoSpaceDE/>
      <w:autoSpaceDN/>
      <w:ind w:firstLine="435"/>
    </w:pPr>
    <w:rPr>
      <w:b/>
      <w:i/>
      <w:sz w:val="18"/>
    </w:rPr>
  </w:style>
  <w:style w:type="paragraph" w:styleId="af9">
    <w:name w:val="List"/>
    <w:basedOn w:val="a7"/>
    <w:qFormat/>
    <w:pPr>
      <w:spacing w:before="120" w:after="60"/>
      <w:jc w:val="center"/>
    </w:pPr>
    <w:rPr>
      <w:rFonts w:eastAsia="黑体"/>
      <w:b/>
      <w:sz w:val="18"/>
    </w:rPr>
  </w:style>
  <w:style w:type="paragraph" w:styleId="afa">
    <w:name w:val="footnote text"/>
    <w:basedOn w:val="a7"/>
    <w:semiHidden/>
    <w:qFormat/>
    <w:pPr>
      <w:snapToGrid w:val="0"/>
      <w:jc w:val="left"/>
    </w:pPr>
    <w:rPr>
      <w:sz w:val="18"/>
    </w:rPr>
  </w:style>
  <w:style w:type="paragraph" w:styleId="TOC6">
    <w:name w:val="toc 6"/>
    <w:basedOn w:val="a7"/>
    <w:next w:val="a7"/>
    <w:semiHidden/>
    <w:qFormat/>
    <w:pPr>
      <w:ind w:left="1200"/>
      <w:jc w:val="left"/>
    </w:pPr>
    <w:rPr>
      <w:sz w:val="18"/>
    </w:rPr>
  </w:style>
  <w:style w:type="paragraph" w:styleId="33">
    <w:name w:val="Body Text Indent 3"/>
    <w:basedOn w:val="a7"/>
    <w:qFormat/>
    <w:pPr>
      <w:ind w:firstLine="450"/>
    </w:pPr>
  </w:style>
  <w:style w:type="paragraph" w:styleId="afb">
    <w:name w:val="table of figures"/>
    <w:basedOn w:val="a7"/>
    <w:next w:val="a7"/>
    <w:semiHidden/>
    <w:qFormat/>
    <w:pPr>
      <w:ind w:left="840" w:hanging="420"/>
    </w:pPr>
  </w:style>
  <w:style w:type="paragraph" w:styleId="TOC2">
    <w:name w:val="toc 2"/>
    <w:basedOn w:val="a7"/>
    <w:next w:val="a7"/>
    <w:semiHidden/>
    <w:qFormat/>
    <w:pPr>
      <w:ind w:left="240"/>
      <w:jc w:val="left"/>
    </w:pPr>
    <w:rPr>
      <w:smallCaps/>
      <w:sz w:val="20"/>
    </w:rPr>
  </w:style>
  <w:style w:type="paragraph" w:styleId="TOC9">
    <w:name w:val="toc 9"/>
    <w:basedOn w:val="a7"/>
    <w:next w:val="a7"/>
    <w:semiHidden/>
    <w:qFormat/>
    <w:pPr>
      <w:ind w:left="1920"/>
      <w:jc w:val="left"/>
    </w:pPr>
    <w:rPr>
      <w:sz w:val="18"/>
    </w:rPr>
  </w:style>
  <w:style w:type="paragraph" w:styleId="22">
    <w:name w:val="Body Text 2"/>
    <w:basedOn w:val="a7"/>
    <w:qFormat/>
    <w:pPr>
      <w:spacing w:before="160" w:line="320" w:lineRule="exact"/>
      <w:jc w:val="center"/>
    </w:pPr>
    <w:rPr>
      <w:sz w:val="18"/>
    </w:rPr>
  </w:style>
  <w:style w:type="paragraph" w:styleId="HTML">
    <w:name w:val="HTML Preformatted"/>
    <w:basedOn w:val="a7"/>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宋体" w:hAnsi="宋体" w:cs="宋体"/>
      <w:kern w:val="0"/>
      <w:sz w:val="24"/>
      <w:szCs w:val="24"/>
    </w:rPr>
  </w:style>
  <w:style w:type="paragraph" w:styleId="afc">
    <w:name w:val="Normal (Web)"/>
    <w:basedOn w:val="a7"/>
    <w:qFormat/>
    <w:pPr>
      <w:widowControl/>
      <w:spacing w:before="100" w:after="100"/>
      <w:jc w:val="left"/>
    </w:pPr>
    <w:rPr>
      <w:rFonts w:ascii="宋体" w:hAnsi="宋体"/>
      <w:kern w:val="0"/>
      <w:sz w:val="24"/>
    </w:rPr>
  </w:style>
  <w:style w:type="paragraph" w:styleId="a2">
    <w:name w:val="Title"/>
    <w:basedOn w:val="a7"/>
    <w:qFormat/>
    <w:pPr>
      <w:numPr>
        <w:ilvl w:val="2"/>
        <w:numId w:val="2"/>
      </w:numPr>
      <w:jc w:val="center"/>
      <w:outlineLvl w:val="0"/>
    </w:pPr>
    <w:rPr>
      <w:rFonts w:eastAsia="黑体"/>
      <w:b/>
      <w:sz w:val="32"/>
    </w:rPr>
  </w:style>
  <w:style w:type="paragraph" w:styleId="afd">
    <w:name w:val="annotation subject"/>
    <w:basedOn w:val="ae"/>
    <w:next w:val="ae"/>
    <w:semiHidden/>
    <w:qFormat/>
    <w:rPr>
      <w:b/>
      <w:bCs/>
    </w:rPr>
  </w:style>
  <w:style w:type="paragraph" w:styleId="afe">
    <w:name w:val="Body Text First Indent"/>
    <w:basedOn w:val="af"/>
    <w:qFormat/>
    <w:pPr>
      <w:adjustRightInd w:val="0"/>
      <w:spacing w:line="360" w:lineRule="atLeast"/>
      <w:ind w:firstLine="420"/>
      <w:jc w:val="left"/>
      <w:textAlignment w:val="baseline"/>
    </w:pPr>
    <w:rPr>
      <w:kern w:val="0"/>
    </w:rPr>
  </w:style>
  <w:style w:type="table" w:styleId="aff">
    <w:name w:val="Table Grid"/>
    <w:basedOn w:val="aa"/>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Strong"/>
    <w:basedOn w:val="a9"/>
    <w:qFormat/>
    <w:rPr>
      <w:b/>
      <w:bCs/>
    </w:rPr>
  </w:style>
  <w:style w:type="character" w:styleId="aff1">
    <w:name w:val="page number"/>
    <w:basedOn w:val="a9"/>
    <w:qFormat/>
  </w:style>
  <w:style w:type="character" w:styleId="aff2">
    <w:name w:val="FollowedHyperlink"/>
    <w:basedOn w:val="a9"/>
    <w:qFormat/>
    <w:rPr>
      <w:color w:val="800080"/>
      <w:u w:val="single"/>
    </w:rPr>
  </w:style>
  <w:style w:type="character" w:styleId="aff3">
    <w:name w:val="Hyperlink"/>
    <w:basedOn w:val="a9"/>
    <w:qFormat/>
    <w:rPr>
      <w:color w:val="0000FF"/>
      <w:u w:val="single"/>
    </w:rPr>
  </w:style>
  <w:style w:type="character" w:styleId="aff4">
    <w:name w:val="annotation reference"/>
    <w:basedOn w:val="a9"/>
    <w:semiHidden/>
    <w:qFormat/>
    <w:rPr>
      <w:sz w:val="21"/>
    </w:rPr>
  </w:style>
  <w:style w:type="character" w:styleId="aff5">
    <w:name w:val="footnote reference"/>
    <w:basedOn w:val="a9"/>
    <w:semiHidden/>
    <w:qFormat/>
    <w:rPr>
      <w:vertAlign w:val="superscript"/>
    </w:rPr>
  </w:style>
  <w:style w:type="paragraph" w:customStyle="1" w:styleId="Abstract">
    <w:name w:val="Abstract"/>
    <w:next w:val="a7"/>
    <w:qFormat/>
    <w:pPr>
      <w:tabs>
        <w:tab w:val="left" w:pos="937"/>
      </w:tabs>
      <w:ind w:firstLineChars="200" w:firstLine="200"/>
      <w:jc w:val="both"/>
    </w:pPr>
    <w:rPr>
      <w:kern w:val="2"/>
      <w:sz w:val="18"/>
    </w:rPr>
  </w:style>
  <w:style w:type="paragraph" w:customStyle="1" w:styleId="DepartCorrespond">
    <w:name w:val="Depart.Correspond"/>
    <w:basedOn w:val="a7"/>
    <w:qFormat/>
    <w:pPr>
      <w:widowControl/>
      <w:autoSpaceDE/>
      <w:autoSpaceDN/>
      <w:spacing w:after="360" w:line="312" w:lineRule="exact"/>
      <w:jc w:val="center"/>
    </w:pPr>
    <w:rPr>
      <w:rFonts w:ascii="宋体" w:hAnsi="宋体"/>
      <w:iCs/>
      <w:kern w:val="0"/>
      <w:sz w:val="15"/>
    </w:rPr>
  </w:style>
  <w:style w:type="paragraph" w:customStyle="1" w:styleId="Name">
    <w:name w:val="Name"/>
    <w:basedOn w:val="a7"/>
    <w:next w:val="DepartCorrespond"/>
    <w:qFormat/>
    <w:pPr>
      <w:keepNext/>
      <w:overflowPunct w:val="0"/>
      <w:autoSpaceDE/>
      <w:autoSpaceDN/>
      <w:spacing w:before="220" w:after="180" w:line="0" w:lineRule="atLeast"/>
      <w:jc w:val="left"/>
    </w:pPr>
    <w:rPr>
      <w:sz w:val="18"/>
    </w:rPr>
  </w:style>
  <w:style w:type="paragraph" w:customStyle="1" w:styleId="FigCHeading">
    <w:name w:val="FigCHeading"/>
    <w:basedOn w:val="a7"/>
    <w:next w:val="a7"/>
    <w:qFormat/>
    <w:pPr>
      <w:numPr>
        <w:numId w:val="3"/>
      </w:numPr>
      <w:tabs>
        <w:tab w:val="clear" w:pos="360"/>
      </w:tabs>
      <w:autoSpaceDE/>
      <w:autoSpaceDN/>
      <w:spacing w:beforeLines="50"/>
      <w:ind w:left="0" w:firstLine="0"/>
      <w:jc w:val="center"/>
    </w:pPr>
    <w:rPr>
      <w:rFonts w:eastAsia="黑体"/>
      <w:b/>
      <w:sz w:val="18"/>
    </w:rPr>
  </w:style>
  <w:style w:type="paragraph" w:customStyle="1" w:styleId="TableCHeading">
    <w:name w:val="TableCHeading"/>
    <w:basedOn w:val="a7"/>
    <w:next w:val="a7"/>
    <w:qFormat/>
    <w:pPr>
      <w:numPr>
        <w:numId w:val="4"/>
      </w:numPr>
      <w:tabs>
        <w:tab w:val="clear" w:pos="840"/>
      </w:tabs>
      <w:autoSpaceDE/>
      <w:autoSpaceDN/>
      <w:spacing w:beforeLines="100"/>
      <w:ind w:left="0" w:firstLine="0"/>
      <w:jc w:val="center"/>
    </w:pPr>
    <w:rPr>
      <w:rFonts w:eastAsia="黑体"/>
      <w:b/>
      <w:bCs/>
      <w:sz w:val="18"/>
    </w:rPr>
  </w:style>
  <w:style w:type="paragraph" w:customStyle="1" w:styleId="10">
    <w:name w:val="样式1"/>
    <w:basedOn w:val="afa"/>
    <w:qFormat/>
    <w:pPr>
      <w:autoSpaceDE/>
      <w:autoSpaceDN/>
      <w:adjustRightInd w:val="0"/>
    </w:pPr>
    <w:rPr>
      <w:rFonts w:ascii="宋体"/>
      <w:sz w:val="15"/>
    </w:rPr>
  </w:style>
  <w:style w:type="paragraph" w:customStyle="1" w:styleId="2156">
    <w:name w:val="样式 标题 2 + 行距: 固定值 15.6 磅"/>
    <w:basedOn w:val="20"/>
    <w:qFormat/>
    <w:pPr>
      <w:numPr>
        <w:ilvl w:val="1"/>
        <w:numId w:val="5"/>
      </w:numPr>
      <w:autoSpaceDE/>
      <w:autoSpaceDN/>
      <w:spacing w:line="312" w:lineRule="exact"/>
    </w:pPr>
    <w:rPr>
      <w:rFonts w:ascii="Arial" w:hAnsi="Arial"/>
      <w:b w:val="0"/>
      <w:sz w:val="21"/>
    </w:rPr>
  </w:style>
  <w:style w:type="paragraph" w:customStyle="1" w:styleId="a0">
    <w:name w:val="表序与表题"/>
    <w:next w:val="a8"/>
    <w:qFormat/>
    <w:pPr>
      <w:keepNext/>
      <w:numPr>
        <w:ilvl w:val="5"/>
        <w:numId w:val="6"/>
      </w:numPr>
      <w:spacing w:before="120" w:after="60" w:line="400" w:lineRule="exact"/>
      <w:jc w:val="center"/>
    </w:pPr>
    <w:rPr>
      <w:sz w:val="21"/>
    </w:rPr>
  </w:style>
  <w:style w:type="paragraph" w:customStyle="1" w:styleId="a1">
    <w:name w:val="图序与图题"/>
    <w:next w:val="a8"/>
    <w:qFormat/>
    <w:pPr>
      <w:numPr>
        <w:ilvl w:val="6"/>
        <w:numId w:val="6"/>
      </w:numPr>
      <w:spacing w:before="60" w:after="120" w:line="400" w:lineRule="exact"/>
      <w:jc w:val="center"/>
    </w:pPr>
    <w:rPr>
      <w:sz w:val="21"/>
    </w:rPr>
  </w:style>
  <w:style w:type="paragraph" w:customStyle="1" w:styleId="MTDisplayEquation">
    <w:name w:val="MTDisplayEquation"/>
    <w:basedOn w:val="a7"/>
    <w:next w:val="a7"/>
    <w:qFormat/>
    <w:pPr>
      <w:tabs>
        <w:tab w:val="center" w:pos="4160"/>
        <w:tab w:val="right" w:pos="8300"/>
      </w:tabs>
      <w:autoSpaceDE/>
      <w:autoSpaceDN/>
    </w:pPr>
    <w:rPr>
      <w:szCs w:val="24"/>
    </w:rPr>
  </w:style>
  <w:style w:type="paragraph" w:customStyle="1" w:styleId="Equation">
    <w:name w:val="Equation"/>
    <w:basedOn w:val="a7"/>
    <w:qFormat/>
    <w:pPr>
      <w:widowControl/>
      <w:tabs>
        <w:tab w:val="left" w:pos="567"/>
        <w:tab w:val="right" w:pos="4678"/>
      </w:tabs>
      <w:autoSpaceDE/>
      <w:autoSpaceDN/>
      <w:spacing w:before="120" w:after="120"/>
      <w:jc w:val="left"/>
    </w:pPr>
    <w:rPr>
      <w:rFonts w:eastAsia="MS Mincho"/>
      <w:kern w:val="0"/>
      <w:sz w:val="18"/>
      <w:lang w:eastAsia="en-US"/>
    </w:rPr>
  </w:style>
  <w:style w:type="paragraph" w:customStyle="1" w:styleId="aff6">
    <w:name w:val="图片说明"/>
    <w:basedOn w:val="a7"/>
    <w:qFormat/>
    <w:pPr>
      <w:autoSpaceDE/>
      <w:autoSpaceDN/>
      <w:ind w:left="1446" w:hanging="1265"/>
    </w:pPr>
    <w:rPr>
      <w:b/>
      <w:sz w:val="18"/>
    </w:rPr>
  </w:style>
  <w:style w:type="paragraph" w:customStyle="1" w:styleId="aff7">
    <w:name w:val="姓名"/>
    <w:basedOn w:val="a7"/>
    <w:qFormat/>
    <w:pPr>
      <w:autoSpaceDE/>
      <w:autoSpaceDN/>
      <w:spacing w:line="300" w:lineRule="exact"/>
      <w:jc w:val="center"/>
    </w:pPr>
    <w:rPr>
      <w:sz w:val="24"/>
    </w:rPr>
  </w:style>
  <w:style w:type="paragraph" w:customStyle="1" w:styleId="aff8">
    <w:name w:val="说明文字"/>
    <w:basedOn w:val="a7"/>
    <w:qFormat/>
    <w:pPr>
      <w:autoSpaceDE/>
      <w:autoSpaceDN/>
      <w:spacing w:line="300" w:lineRule="exact"/>
      <w:ind w:left="200" w:right="200" w:firstLine="200"/>
    </w:pPr>
    <w:rPr>
      <w:rFonts w:ascii="Times" w:hAnsi="Times"/>
      <w:sz w:val="18"/>
    </w:rPr>
  </w:style>
  <w:style w:type="paragraph" w:customStyle="1" w:styleId="3">
    <w:name w:val="样式3"/>
    <w:basedOn w:val="1"/>
    <w:qFormat/>
    <w:pPr>
      <w:numPr>
        <w:numId w:val="7"/>
      </w:numPr>
      <w:autoSpaceDE/>
      <w:autoSpaceDN/>
      <w:spacing w:before="120" w:after="120"/>
      <w:jc w:val="both"/>
    </w:pPr>
    <w:rPr>
      <w:rFonts w:ascii="黑体"/>
      <w:b w:val="0"/>
      <w:sz w:val="28"/>
    </w:rPr>
  </w:style>
  <w:style w:type="paragraph" w:customStyle="1" w:styleId="Reference">
    <w:name w:val="Reference"/>
    <w:basedOn w:val="a7"/>
    <w:qFormat/>
    <w:pPr>
      <w:numPr>
        <w:numId w:val="8"/>
      </w:numPr>
      <w:autoSpaceDE/>
      <w:autoSpaceDN/>
    </w:pPr>
    <w:rPr>
      <w:sz w:val="15"/>
    </w:rPr>
  </w:style>
  <w:style w:type="paragraph" w:customStyle="1" w:styleId="aff9">
    <w:name w:val="作者单位"/>
    <w:basedOn w:val="a7"/>
    <w:qFormat/>
    <w:pPr>
      <w:autoSpaceDE/>
      <w:autoSpaceDN/>
      <w:spacing w:line="300" w:lineRule="exact"/>
      <w:jc w:val="center"/>
    </w:pPr>
    <w:rPr>
      <w:sz w:val="18"/>
    </w:rPr>
  </w:style>
  <w:style w:type="paragraph" w:customStyle="1" w:styleId="Default">
    <w:name w:val="Default"/>
    <w:qFormat/>
    <w:pPr>
      <w:widowControl w:val="0"/>
      <w:autoSpaceDE w:val="0"/>
      <w:autoSpaceDN w:val="0"/>
      <w:adjustRightInd w:val="0"/>
    </w:pPr>
    <w:rPr>
      <w:rFonts w:ascii="Franklin Gothic" w:eastAsia="Franklin Gothic"/>
      <w:color w:val="000000"/>
      <w:sz w:val="24"/>
    </w:rPr>
  </w:style>
  <w:style w:type="paragraph" w:customStyle="1" w:styleId="7">
    <w:name w:val="标题 7 + 宋体"/>
    <w:basedOn w:val="20"/>
    <w:qFormat/>
    <w:pPr>
      <w:numPr>
        <w:numId w:val="9"/>
      </w:numPr>
      <w:autoSpaceDE/>
      <w:autoSpaceDN/>
      <w:spacing w:before="260" w:after="260" w:line="416" w:lineRule="auto"/>
    </w:pPr>
    <w:rPr>
      <w:rFonts w:ascii="宋体" w:eastAsia="宋体" w:hAnsi="宋体"/>
      <w:sz w:val="18"/>
    </w:rPr>
  </w:style>
  <w:style w:type="paragraph" w:customStyle="1" w:styleId="references">
    <w:name w:val="references"/>
    <w:qFormat/>
    <w:pPr>
      <w:numPr>
        <w:numId w:val="10"/>
      </w:numPr>
      <w:spacing w:after="50" w:line="180" w:lineRule="exact"/>
      <w:jc w:val="both"/>
    </w:pPr>
    <w:rPr>
      <w:rFonts w:eastAsia="MS Mincho"/>
      <w:sz w:val="16"/>
      <w:szCs w:val="16"/>
      <w:lang w:eastAsia="en-US"/>
    </w:rPr>
  </w:style>
  <w:style w:type="paragraph" w:customStyle="1" w:styleId="2">
    <w:name w:val="标题2 + 小四"/>
    <w:basedOn w:val="a7"/>
    <w:qFormat/>
    <w:pPr>
      <w:numPr>
        <w:numId w:val="11"/>
      </w:numPr>
      <w:autoSpaceDE/>
      <w:autoSpaceDN/>
      <w:spacing w:before="120" w:line="340" w:lineRule="exact"/>
    </w:pPr>
    <w:rPr>
      <w:b/>
      <w:sz w:val="24"/>
    </w:rPr>
  </w:style>
  <w:style w:type="paragraph" w:customStyle="1" w:styleId="affa">
    <w:name w:val="首行缩进"/>
    <w:basedOn w:val="a7"/>
    <w:qFormat/>
    <w:pPr>
      <w:adjustRightInd w:val="0"/>
      <w:ind w:firstLine="720"/>
      <w:jc w:val="left"/>
    </w:pPr>
    <w:rPr>
      <w:kern w:val="0"/>
      <w:sz w:val="24"/>
    </w:rPr>
  </w:style>
  <w:style w:type="paragraph" w:customStyle="1" w:styleId="a3">
    <w:name w:val="章标题"/>
    <w:qFormat/>
    <w:pPr>
      <w:numPr>
        <w:numId w:val="12"/>
      </w:numPr>
      <w:spacing w:before="100" w:after="600" w:line="600" w:lineRule="exact"/>
      <w:jc w:val="center"/>
      <w:outlineLvl w:val="0"/>
    </w:pPr>
    <w:rPr>
      <w:b/>
      <w:sz w:val="30"/>
    </w:rPr>
  </w:style>
  <w:style w:type="paragraph" w:customStyle="1" w:styleId="1156">
    <w:name w:val="样式 标题 1 + 行距: 固定值 15.6 磅"/>
    <w:basedOn w:val="1"/>
    <w:next w:val="2156"/>
    <w:qFormat/>
    <w:pPr>
      <w:keepNext w:val="0"/>
      <w:keepLines w:val="0"/>
      <w:numPr>
        <w:numId w:val="5"/>
      </w:numPr>
      <w:autoSpaceDE/>
      <w:autoSpaceDN/>
      <w:spacing w:before="240" w:after="120" w:line="312" w:lineRule="exact"/>
      <w:jc w:val="both"/>
    </w:pPr>
    <w:rPr>
      <w:b w:val="0"/>
      <w:sz w:val="28"/>
    </w:rPr>
  </w:style>
  <w:style w:type="paragraph" w:customStyle="1" w:styleId="a">
    <w:name w:val="公式"/>
    <w:qFormat/>
    <w:pPr>
      <w:numPr>
        <w:ilvl w:val="1"/>
        <w:numId w:val="13"/>
      </w:numPr>
      <w:tabs>
        <w:tab w:val="clear" w:pos="1800"/>
        <w:tab w:val="left" w:pos="210"/>
      </w:tabs>
      <w:spacing w:before="120" w:after="120" w:line="400" w:lineRule="exact"/>
      <w:jc w:val="right"/>
    </w:pPr>
  </w:style>
  <w:style w:type="paragraph" w:customStyle="1" w:styleId="a4">
    <w:name w:val="参考文献及篇目"/>
    <w:qFormat/>
    <w:pPr>
      <w:numPr>
        <w:numId w:val="14"/>
      </w:numPr>
      <w:spacing w:before="100" w:line="340" w:lineRule="exact"/>
    </w:pPr>
    <w:rPr>
      <w:b/>
      <w:sz w:val="21"/>
    </w:rPr>
  </w:style>
  <w:style w:type="paragraph" w:customStyle="1" w:styleId="a6">
    <w:name w:val="表题"/>
    <w:qFormat/>
    <w:pPr>
      <w:numPr>
        <w:ilvl w:val="1"/>
        <w:numId w:val="15"/>
      </w:numPr>
      <w:tabs>
        <w:tab w:val="clear" w:pos="567"/>
        <w:tab w:val="left" w:pos="420"/>
      </w:tabs>
      <w:spacing w:before="120" w:after="100" w:line="400" w:lineRule="exact"/>
      <w:jc w:val="center"/>
    </w:pPr>
    <w:rPr>
      <w:sz w:val="22"/>
    </w:rPr>
  </w:style>
  <w:style w:type="paragraph" w:customStyle="1" w:styleId="affb">
    <w:name w:val="图题"/>
    <w:basedOn w:val="a7"/>
    <w:next w:val="a7"/>
    <w:qFormat/>
    <w:pPr>
      <w:spacing w:before="80" w:after="40" w:line="400" w:lineRule="exact"/>
      <w:jc w:val="center"/>
    </w:pPr>
    <w:rPr>
      <w:rFonts w:ascii="宋体"/>
      <w:kern w:val="22"/>
    </w:rPr>
  </w:style>
  <w:style w:type="paragraph" w:customStyle="1" w:styleId="affc">
    <w:name w:val="参考文献"/>
    <w:basedOn w:val="a7"/>
    <w:next w:val="a7"/>
    <w:qFormat/>
    <w:pPr>
      <w:widowControl/>
      <w:adjustRightInd w:val="0"/>
      <w:snapToGrid w:val="0"/>
      <w:ind w:left="738" w:right="454" w:hanging="284"/>
    </w:pPr>
    <w:rPr>
      <w:rFonts w:eastAsia="方正楷体简体"/>
      <w:sz w:val="18"/>
    </w:rPr>
  </w:style>
  <w:style w:type="paragraph" w:customStyle="1" w:styleId="affd">
    <w:name w:val="公式行"/>
    <w:basedOn w:val="a7"/>
    <w:qFormat/>
    <w:pPr>
      <w:widowControl/>
      <w:tabs>
        <w:tab w:val="center" w:pos="4678"/>
        <w:tab w:val="right" w:pos="9185"/>
      </w:tabs>
      <w:adjustRightInd w:val="0"/>
      <w:snapToGrid w:val="0"/>
      <w:spacing w:line="240" w:lineRule="atLeast"/>
      <w:jc w:val="left"/>
    </w:pPr>
    <w:rPr>
      <w:rFonts w:eastAsia="方正书宋简体"/>
    </w:rPr>
  </w:style>
  <w:style w:type="paragraph" w:customStyle="1" w:styleId="affe">
    <w:name w:val="二级标题"/>
    <w:basedOn w:val="a7"/>
    <w:next w:val="a7"/>
    <w:qFormat/>
    <w:pPr>
      <w:widowControl/>
      <w:adjustRightInd w:val="0"/>
      <w:snapToGrid w:val="0"/>
    </w:pPr>
    <w:rPr>
      <w:rFonts w:eastAsia="方正黑体简体"/>
    </w:rPr>
  </w:style>
  <w:style w:type="paragraph" w:customStyle="1" w:styleId="a5">
    <w:name w:val="三级节标题"/>
    <w:qFormat/>
    <w:pPr>
      <w:numPr>
        <w:ilvl w:val="3"/>
        <w:numId w:val="16"/>
      </w:numPr>
      <w:tabs>
        <w:tab w:val="clear" w:pos="1440"/>
        <w:tab w:val="left" w:pos="210"/>
      </w:tabs>
      <w:spacing w:before="100" w:after="120" w:line="400" w:lineRule="exact"/>
      <w:outlineLvl w:val="3"/>
    </w:pPr>
    <w:rPr>
      <w:b/>
      <w:sz w:val="26"/>
    </w:rPr>
  </w:style>
  <w:style w:type="paragraph" w:customStyle="1" w:styleId="p14h">
    <w:name w:val="p14h"/>
    <w:basedOn w:val="a7"/>
    <w:qFormat/>
    <w:pPr>
      <w:widowControl/>
      <w:spacing w:before="100" w:after="100" w:line="312" w:lineRule="auto"/>
      <w:jc w:val="left"/>
    </w:pPr>
    <w:rPr>
      <w:rFonts w:ascii="宋体" w:hAnsi="宋体"/>
      <w:kern w:val="0"/>
    </w:rPr>
  </w:style>
  <w:style w:type="paragraph" w:customStyle="1" w:styleId="afff">
    <w:name w:val="缺省文本"/>
    <w:basedOn w:val="a7"/>
    <w:qFormat/>
    <w:pPr>
      <w:adjustRightInd w:val="0"/>
      <w:jc w:val="left"/>
    </w:pPr>
    <w:rPr>
      <w:kern w:val="0"/>
      <w:sz w:val="24"/>
    </w:rPr>
  </w:style>
  <w:style w:type="paragraph" w:customStyle="1" w:styleId="1GF">
    <w:name w:val="1.GF报告正文"/>
    <w:basedOn w:val="a7"/>
    <w:qFormat/>
    <w:pPr>
      <w:widowControl/>
      <w:autoSpaceDE/>
      <w:autoSpaceDN/>
      <w:spacing w:line="360" w:lineRule="atLeast"/>
      <w:ind w:firstLine="432"/>
    </w:pPr>
    <w:rPr>
      <w:rFonts w:ascii="宋体"/>
      <w:kern w:val="0"/>
    </w:rPr>
  </w:style>
  <w:style w:type="paragraph" w:customStyle="1" w:styleId="afff0">
    <w:name w:val="正文段"/>
    <w:basedOn w:val="a7"/>
    <w:qFormat/>
    <w:pPr>
      <w:autoSpaceDE/>
      <w:autoSpaceDN/>
      <w:ind w:firstLineChars="200" w:firstLine="420"/>
    </w:pPr>
    <w:rPr>
      <w:szCs w:val="24"/>
    </w:rPr>
  </w:style>
  <w:style w:type="paragraph" w:customStyle="1" w:styleId="reference0">
    <w:name w:val="reference"/>
    <w:basedOn w:val="afff0"/>
    <w:qFormat/>
    <w:pPr>
      <w:numPr>
        <w:numId w:val="17"/>
      </w:numPr>
      <w:adjustRightInd w:val="0"/>
      <w:snapToGrid w:val="0"/>
      <w:spacing w:line="288" w:lineRule="auto"/>
      <w:ind w:firstLineChars="0" w:firstLine="0"/>
      <w:jc w:val="left"/>
    </w:pPr>
    <w:rPr>
      <w:sz w:val="18"/>
    </w:rPr>
  </w:style>
  <w:style w:type="paragraph" w:customStyle="1" w:styleId="afff1">
    <w:name w:val="封面表格文本"/>
    <w:basedOn w:val="a7"/>
    <w:qFormat/>
    <w:pPr>
      <w:adjustRightInd w:val="0"/>
      <w:jc w:val="center"/>
    </w:pPr>
    <w:rPr>
      <w:b/>
      <w:kern w:val="0"/>
      <w:sz w:val="24"/>
    </w:rPr>
  </w:style>
  <w:style w:type="character" w:customStyle="1" w:styleId="afff2">
    <w:name w:val="总标题"/>
    <w:basedOn w:val="a9"/>
    <w:qFormat/>
    <w:rPr>
      <w:b/>
      <w:bCs/>
      <w:sz w:val="36"/>
    </w:rPr>
  </w:style>
  <w:style w:type="character" w:customStyle="1" w:styleId="FigureCaptionChar">
    <w:name w:val="Figure Caption Char"/>
    <w:basedOn w:val="a9"/>
    <w:qFormat/>
    <w:rPr>
      <w:rFonts w:eastAsia="宋体"/>
      <w:sz w:val="16"/>
      <w:szCs w:val="16"/>
      <w:lang w:val="en-US" w:eastAsia="en-US" w:bidi="ar-SA"/>
    </w:rPr>
  </w:style>
  <w:style w:type="character" w:customStyle="1" w:styleId="description">
    <w:name w:val="description"/>
    <w:basedOn w:val="a9"/>
    <w:qFormat/>
  </w:style>
  <w:style w:type="character" w:customStyle="1" w:styleId="line1">
    <w:name w:val="line1"/>
    <w:basedOn w:val="a9"/>
    <w:qFormat/>
  </w:style>
  <w:style w:type="character" w:customStyle="1" w:styleId="ch1">
    <w:name w:val="ch1"/>
    <w:basedOn w:val="a9"/>
    <w:qFormat/>
    <w:rPr>
      <w:rFonts w:ascii="_x000B__x000C_" w:hAnsi="_x000B__x000C_" w:hint="default"/>
      <w:sz w:val="18"/>
      <w:szCs w:val="18"/>
    </w:rPr>
  </w:style>
  <w:style w:type="character" w:customStyle="1" w:styleId="4Char">
    <w:name w:val="标题 4 Char"/>
    <w:basedOn w:val="a9"/>
    <w:qFormat/>
    <w:rPr>
      <w:rFonts w:eastAsia="楷体_GB2312"/>
      <w:kern w:val="2"/>
      <w:sz w:val="21"/>
      <w:lang w:val="en-US" w:eastAsia="zh-CN" w:bidi="ar-SA"/>
    </w:rPr>
  </w:style>
  <w:style w:type="character" w:customStyle="1" w:styleId="Input">
    <w:name w:val="Input"/>
    <w:basedOn w:val="a9"/>
    <w:qFormat/>
    <w:rPr>
      <w:rFonts w:ascii="Courier New" w:hAnsi="Courier New"/>
      <w:b/>
      <w:bCs/>
      <w:color w:val="008000"/>
      <w:sz w:val="20"/>
    </w:rPr>
  </w:style>
  <w:style w:type="character" w:customStyle="1" w:styleId="A20">
    <w:name w:val="A2"/>
    <w:qFormat/>
    <w:rPr>
      <w:b/>
      <w:bCs/>
      <w:color w:val="996A17"/>
      <w:sz w:val="37"/>
      <w:szCs w:val="37"/>
    </w:rPr>
  </w:style>
  <w:style w:type="character" w:customStyle="1" w:styleId="31">
    <w:name w:val="标题 3 字符"/>
    <w:basedOn w:val="a9"/>
    <w:link w:val="30"/>
    <w:qFormat/>
    <w:rPr>
      <w:rFonts w:eastAsia="黑体"/>
      <w:b/>
      <w:kern w:val="2"/>
      <w:sz w:val="21"/>
    </w:rPr>
  </w:style>
  <w:style w:type="paragraph" w:styleId="afff3">
    <w:name w:val="List Paragraph"/>
    <w:basedOn w:val="a7"/>
    <w:uiPriority w:val="99"/>
    <w:qFormat/>
    <w:pPr>
      <w:ind w:firstLineChars="200" w:firstLine="420"/>
    </w:pPr>
  </w:style>
  <w:style w:type="character" w:styleId="afff4">
    <w:name w:val="Placeholder Text"/>
    <w:basedOn w:val="a9"/>
    <w:uiPriority w:val="99"/>
    <w:semiHidden/>
    <w:qFormat/>
    <w:rPr>
      <w:color w:val="808080"/>
    </w:rPr>
  </w:style>
  <w:style w:type="paragraph" w:customStyle="1" w:styleId="11">
    <w:name w:val="修订1"/>
    <w:hidden/>
    <w:uiPriority w:val="99"/>
    <w:semiHidden/>
    <w:qFormat/>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120.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5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14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C5B4F7F-675F-4536-A6DE-6C578D9959D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2798</Words>
  <Characters>15953</Characters>
  <Application>Microsoft Office Word</Application>
  <DocSecurity>0</DocSecurity>
  <Lines>132</Lines>
  <Paragraphs>37</Paragraphs>
  <ScaleCrop>false</ScaleCrop>
  <Company>jy</Company>
  <LinksUpToDate>false</LinksUpToDate>
  <CharactersWithSpaces>18714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在地</dc:title>
  <dc:creator>wm</dc:creator>
  <cp:lastModifiedBy>W YW</cp:lastModifiedBy>
  <cp:revision>7</cp:revision>
  <cp:lastPrinted>2022-06-14T14:08:00Z</cp:lastPrinted>
  <dcterms:created xsi:type="dcterms:W3CDTF">2022-06-16T07:15:00Z</dcterms:created>
  <dcterms:modified xsi:type="dcterms:W3CDTF">2022-08-09T07:24:00Z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MTWinEqns">
    <vt:bool>true</vt:bool>
  </property>
  <property fmtid="{D5CDD505-2E9C-101B-9397-08002B2CF9AE}" pid="4" name="uploadURL">
    <vt:lpwstr>32DA6B69DD63E3C5A20C93E95CD73337A22E98D12E0AB3C536288CD7A0298EBC95822657B1073B47E815B984E3FEDAC770C530EF4B35B3C1FA31AEB61ADE00A9971E3D7C565765D13D65DDCE74A2CD0FCA9153BAB198F67A5EAAFA8C49FC222E</vt:lpwstr>
  </property>
  <property fmtid="{D5CDD505-2E9C-101B-9397-08002B2CF9AE}" pid="5" name="ICV">
    <vt:lpwstr>CFF4594580744895B53227302B5D8F2D</vt:lpwstr>
  </property>
</Properties>
</file>