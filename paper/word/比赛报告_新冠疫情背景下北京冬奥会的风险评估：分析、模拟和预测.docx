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71291" w14:textId="77777777" w:rsidR="000D5ACB" w:rsidRDefault="0082189E">
      <w:pPr>
        <w:ind w:firstLine="723"/>
        <w:jc w:val="center"/>
        <w:rPr>
          <w:rFonts w:ascii="黑体" w:hAnsi="黑体"/>
          <w:b/>
          <w:sz w:val="36"/>
          <w:szCs w:val="36"/>
        </w:rPr>
      </w:pPr>
      <w:bookmarkStart w:id="0" w:name="_Hlk78462822"/>
      <w:bookmarkEnd w:id="0"/>
      <w:r>
        <w:rPr>
          <w:rFonts w:ascii="黑体" w:hAnsi="黑体"/>
          <w:b/>
          <w:noProof/>
          <w:sz w:val="36"/>
          <w:szCs w:val="36"/>
        </w:rPr>
        <w:drawing>
          <wp:anchor distT="0" distB="0" distL="114300" distR="114300" simplePos="0" relativeHeight="251659264" behindDoc="0" locked="0" layoutInCell="1" allowOverlap="1" wp14:anchorId="5F6C0B2E" wp14:editId="4EF5CB43">
            <wp:simplePos x="0" y="0"/>
            <wp:positionH relativeFrom="column">
              <wp:posOffset>635</wp:posOffset>
            </wp:positionH>
            <wp:positionV relativeFrom="paragraph">
              <wp:posOffset>0</wp:posOffset>
            </wp:positionV>
            <wp:extent cx="431800" cy="434975"/>
            <wp:effectExtent l="0" t="0" r="6985" b="317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597" cy="435228"/>
                    </a:xfrm>
                    <a:prstGeom prst="rect">
                      <a:avLst/>
                    </a:prstGeom>
                  </pic:spPr>
                </pic:pic>
              </a:graphicData>
            </a:graphic>
          </wp:anchor>
        </w:drawing>
      </w:r>
    </w:p>
    <w:p w14:paraId="533019A5" w14:textId="77777777" w:rsidR="000D5ACB" w:rsidRDefault="000D5ACB">
      <w:pPr>
        <w:ind w:firstLine="723"/>
        <w:jc w:val="center"/>
        <w:rPr>
          <w:rFonts w:ascii="黑体" w:hAnsi="黑体"/>
          <w:b/>
          <w:sz w:val="36"/>
          <w:szCs w:val="36"/>
        </w:rPr>
      </w:pPr>
    </w:p>
    <w:p w14:paraId="7754A807" w14:textId="77777777" w:rsidR="000D5ACB" w:rsidRDefault="0082189E">
      <w:pPr>
        <w:ind w:firstLine="723"/>
        <w:jc w:val="center"/>
        <w:rPr>
          <w:rFonts w:ascii="黑体" w:hAnsi="黑体"/>
          <w:b/>
          <w:sz w:val="36"/>
          <w:szCs w:val="36"/>
        </w:rPr>
      </w:pPr>
      <w:r>
        <w:rPr>
          <w:rFonts w:ascii="黑体" w:hAnsi="黑体" w:hint="eastAsia"/>
          <w:b/>
          <w:sz w:val="36"/>
          <w:szCs w:val="36"/>
        </w:rPr>
        <w:t>BDSC</w:t>
      </w:r>
      <w:r>
        <w:rPr>
          <w:rFonts w:ascii="黑体" w:hAnsi="黑体"/>
          <w:b/>
          <w:sz w:val="36"/>
          <w:szCs w:val="36"/>
        </w:rPr>
        <w:t xml:space="preserve"> </w:t>
      </w:r>
      <w:r>
        <w:rPr>
          <w:rFonts w:ascii="黑体" w:hAnsi="黑体" w:hint="eastAsia"/>
          <w:b/>
          <w:sz w:val="36"/>
          <w:szCs w:val="36"/>
        </w:rPr>
        <w:t>CAAI</w:t>
      </w:r>
      <w:r>
        <w:rPr>
          <w:rFonts w:ascii="黑体" w:hAnsi="黑体"/>
          <w:b/>
          <w:sz w:val="36"/>
          <w:szCs w:val="36"/>
        </w:rPr>
        <w:t xml:space="preserve"> </w:t>
      </w:r>
      <w:r>
        <w:rPr>
          <w:rFonts w:ascii="黑体" w:hAnsi="黑体" w:hint="eastAsia"/>
          <w:b/>
          <w:sz w:val="36"/>
          <w:szCs w:val="36"/>
        </w:rPr>
        <w:t>2021</w:t>
      </w:r>
      <w:r>
        <w:rPr>
          <w:rFonts w:ascii="黑体" w:hAnsi="黑体" w:hint="eastAsia"/>
          <w:b/>
          <w:sz w:val="36"/>
          <w:szCs w:val="36"/>
        </w:rPr>
        <w:t>社会计算大赛</w:t>
      </w:r>
    </w:p>
    <w:p w14:paraId="05BF13A0" w14:textId="77777777" w:rsidR="000D5ACB" w:rsidRDefault="000D5ACB">
      <w:pPr>
        <w:ind w:firstLine="723"/>
        <w:jc w:val="center"/>
        <w:rPr>
          <w:rFonts w:ascii="黑体" w:hAnsi="黑体"/>
          <w:b/>
          <w:sz w:val="36"/>
          <w:szCs w:val="36"/>
        </w:rPr>
      </w:pPr>
    </w:p>
    <w:p w14:paraId="0E609700" w14:textId="77777777" w:rsidR="000D5ACB" w:rsidRDefault="000D5ACB">
      <w:pPr>
        <w:ind w:firstLine="482"/>
        <w:jc w:val="center"/>
        <w:rPr>
          <w:rFonts w:ascii="仿宋" w:hAnsi="仿宋"/>
          <w:b/>
          <w:szCs w:val="36"/>
        </w:rPr>
      </w:pPr>
    </w:p>
    <w:p w14:paraId="2A8DA57B" w14:textId="77777777" w:rsidR="000D5ACB" w:rsidRDefault="000D5ACB">
      <w:pPr>
        <w:ind w:firstLine="482"/>
        <w:jc w:val="center"/>
        <w:rPr>
          <w:rFonts w:ascii="仿宋" w:hAnsi="仿宋"/>
          <w:b/>
          <w:szCs w:val="36"/>
        </w:rPr>
      </w:pPr>
    </w:p>
    <w:p w14:paraId="1712284B" w14:textId="77777777" w:rsidR="000D5ACB" w:rsidRDefault="000D5ACB">
      <w:pPr>
        <w:ind w:firstLine="482"/>
        <w:jc w:val="center"/>
        <w:rPr>
          <w:rFonts w:ascii="仿宋" w:hAnsi="仿宋"/>
          <w:b/>
          <w:szCs w:val="36"/>
        </w:rPr>
      </w:pPr>
    </w:p>
    <w:p w14:paraId="2EA07919" w14:textId="66C464E9" w:rsidR="000D5ACB" w:rsidRDefault="0082189E">
      <w:pPr>
        <w:ind w:firstLineChars="300" w:firstLine="904"/>
        <w:jc w:val="left"/>
        <w:rPr>
          <w:rFonts w:ascii="仿宋" w:hAnsi="仿宋"/>
          <w:b/>
          <w:sz w:val="30"/>
          <w:szCs w:val="30"/>
          <w:u w:val="single"/>
        </w:rPr>
      </w:pPr>
      <w:r>
        <w:rPr>
          <w:rFonts w:ascii="仿宋" w:hAnsi="仿宋" w:hint="eastAsia"/>
          <w:b/>
          <w:sz w:val="30"/>
          <w:szCs w:val="30"/>
        </w:rPr>
        <w:t>作者单位：</w:t>
      </w:r>
      <w:r>
        <w:rPr>
          <w:rFonts w:ascii="仿宋" w:hAnsi="仿宋" w:hint="eastAsia"/>
          <w:b/>
          <w:sz w:val="30"/>
          <w:szCs w:val="30"/>
          <w:u w:val="single"/>
        </w:rPr>
        <w:t xml:space="preserve"> </w:t>
      </w:r>
      <w:r w:rsidR="00587888">
        <w:rPr>
          <w:rFonts w:ascii="仿宋" w:hAnsi="仿宋" w:hint="eastAsia"/>
          <w:b/>
          <w:sz w:val="30"/>
          <w:szCs w:val="30"/>
          <w:u w:val="single"/>
        </w:rPr>
        <w:t>杭州师范大学、浙江大学</w:t>
      </w:r>
      <w:r>
        <w:rPr>
          <w:rFonts w:ascii="仿宋" w:hAnsi="仿宋"/>
          <w:b/>
          <w:sz w:val="30"/>
          <w:szCs w:val="30"/>
          <w:u w:val="single"/>
        </w:rPr>
        <w:t xml:space="preserve">         </w:t>
      </w:r>
    </w:p>
    <w:p w14:paraId="5D52823B" w14:textId="1015F7D9" w:rsidR="000D5ACB" w:rsidRDefault="0082189E">
      <w:pPr>
        <w:ind w:firstLineChars="300" w:firstLine="904"/>
        <w:jc w:val="left"/>
        <w:rPr>
          <w:rFonts w:ascii="仿宋" w:hAnsi="仿宋"/>
          <w:b/>
          <w:sz w:val="30"/>
          <w:szCs w:val="30"/>
        </w:rPr>
      </w:pPr>
      <w:r>
        <w:rPr>
          <w:rFonts w:ascii="仿宋" w:hAnsi="仿宋"/>
          <w:b/>
          <w:sz w:val="30"/>
          <w:szCs w:val="30"/>
        </w:rPr>
        <w:t>作者姓名</w:t>
      </w:r>
      <w:r>
        <w:rPr>
          <w:rFonts w:ascii="仿宋" w:hAnsi="仿宋" w:hint="eastAsia"/>
          <w:b/>
          <w:sz w:val="30"/>
          <w:szCs w:val="30"/>
        </w:rPr>
        <w:t>：</w:t>
      </w:r>
      <w:r>
        <w:rPr>
          <w:rFonts w:ascii="仿宋" w:hAnsi="仿宋" w:hint="eastAsia"/>
          <w:b/>
          <w:sz w:val="30"/>
          <w:szCs w:val="30"/>
          <w:u w:val="single"/>
        </w:rPr>
        <w:t xml:space="preserve"> </w:t>
      </w:r>
      <w:r>
        <w:rPr>
          <w:rFonts w:ascii="仿宋" w:hAnsi="仿宋"/>
          <w:b/>
          <w:sz w:val="30"/>
          <w:szCs w:val="30"/>
          <w:u w:val="single"/>
        </w:rPr>
        <w:t>1.</w:t>
      </w:r>
      <w:r w:rsidR="00587888">
        <w:rPr>
          <w:rFonts w:ascii="仿宋" w:hAnsi="仿宋" w:hint="eastAsia"/>
          <w:b/>
          <w:sz w:val="30"/>
          <w:szCs w:val="30"/>
          <w:u w:val="single"/>
        </w:rPr>
        <w:t>王逸伟</w:t>
      </w:r>
      <w:r>
        <w:rPr>
          <w:rFonts w:ascii="仿宋" w:hAnsi="仿宋"/>
          <w:b/>
          <w:sz w:val="30"/>
          <w:szCs w:val="30"/>
          <w:u w:val="single"/>
        </w:rPr>
        <w:t xml:space="preserve">                       </w:t>
      </w:r>
    </w:p>
    <w:p w14:paraId="415AFC95" w14:textId="33C27CFC" w:rsidR="000D5ACB" w:rsidRDefault="0082189E">
      <w:pPr>
        <w:ind w:firstLine="602"/>
        <w:jc w:val="left"/>
        <w:rPr>
          <w:rFonts w:ascii="仿宋" w:hAnsi="仿宋"/>
          <w:b/>
          <w:sz w:val="30"/>
          <w:szCs w:val="30"/>
        </w:rPr>
      </w:pPr>
      <w:r>
        <w:rPr>
          <w:rFonts w:ascii="仿宋" w:hAnsi="仿宋" w:hint="eastAsia"/>
          <w:b/>
          <w:sz w:val="30"/>
          <w:szCs w:val="30"/>
        </w:rPr>
        <w:t xml:space="preserve"> </w:t>
      </w:r>
      <w:r>
        <w:rPr>
          <w:rFonts w:ascii="仿宋" w:hAnsi="仿宋"/>
          <w:b/>
          <w:sz w:val="30"/>
          <w:szCs w:val="30"/>
        </w:rPr>
        <w:t xml:space="preserve">           </w:t>
      </w:r>
      <w:r>
        <w:rPr>
          <w:rFonts w:ascii="仿宋" w:hAnsi="仿宋" w:hint="eastAsia"/>
          <w:b/>
          <w:sz w:val="30"/>
          <w:szCs w:val="30"/>
          <w:u w:val="single"/>
        </w:rPr>
        <w:t xml:space="preserve"> </w:t>
      </w:r>
      <w:r>
        <w:rPr>
          <w:rFonts w:ascii="仿宋" w:hAnsi="仿宋"/>
          <w:b/>
          <w:sz w:val="30"/>
          <w:szCs w:val="30"/>
          <w:u w:val="single"/>
        </w:rPr>
        <w:t>2.</w:t>
      </w:r>
      <w:r w:rsidR="00587888">
        <w:rPr>
          <w:rFonts w:ascii="仿宋" w:hAnsi="仿宋" w:hint="eastAsia"/>
          <w:b/>
          <w:sz w:val="30"/>
          <w:szCs w:val="30"/>
          <w:u w:val="single"/>
        </w:rPr>
        <w:t>谢明</w:t>
      </w:r>
      <w:r>
        <w:rPr>
          <w:rFonts w:ascii="仿宋" w:hAnsi="仿宋"/>
          <w:b/>
          <w:sz w:val="30"/>
          <w:szCs w:val="30"/>
          <w:u w:val="single"/>
        </w:rPr>
        <w:t xml:space="preserve">                         </w:t>
      </w:r>
    </w:p>
    <w:p w14:paraId="5A98B03A" w14:textId="3EFB0524" w:rsidR="000D5ACB" w:rsidRDefault="0082189E">
      <w:pPr>
        <w:ind w:firstLine="602"/>
        <w:jc w:val="left"/>
        <w:rPr>
          <w:rFonts w:ascii="仿宋" w:hAnsi="仿宋"/>
          <w:b/>
          <w:sz w:val="30"/>
          <w:szCs w:val="30"/>
        </w:rPr>
      </w:pPr>
      <w:r>
        <w:rPr>
          <w:rFonts w:ascii="仿宋" w:hAnsi="仿宋" w:hint="eastAsia"/>
          <w:b/>
          <w:sz w:val="30"/>
          <w:szCs w:val="30"/>
        </w:rPr>
        <w:t xml:space="preserve"> </w:t>
      </w:r>
      <w:r>
        <w:rPr>
          <w:rFonts w:ascii="仿宋" w:hAnsi="仿宋"/>
          <w:b/>
          <w:sz w:val="30"/>
          <w:szCs w:val="30"/>
        </w:rPr>
        <w:t xml:space="preserve">           </w:t>
      </w:r>
      <w:r>
        <w:rPr>
          <w:rFonts w:ascii="仿宋" w:hAnsi="仿宋" w:hint="eastAsia"/>
          <w:b/>
          <w:sz w:val="30"/>
          <w:szCs w:val="30"/>
          <w:u w:val="single"/>
        </w:rPr>
        <w:t xml:space="preserve"> </w:t>
      </w:r>
      <w:r>
        <w:rPr>
          <w:rFonts w:ascii="仿宋" w:hAnsi="仿宋"/>
          <w:b/>
          <w:sz w:val="30"/>
          <w:szCs w:val="30"/>
          <w:u w:val="single"/>
        </w:rPr>
        <w:t>3.</w:t>
      </w:r>
      <w:r w:rsidR="00587888">
        <w:rPr>
          <w:rFonts w:ascii="仿宋" w:hAnsi="仿宋" w:hint="eastAsia"/>
          <w:b/>
          <w:sz w:val="30"/>
          <w:szCs w:val="30"/>
          <w:u w:val="single"/>
        </w:rPr>
        <w:t>谢晓雯</w:t>
      </w:r>
      <w:r>
        <w:rPr>
          <w:rFonts w:ascii="仿宋" w:hAnsi="仿宋"/>
          <w:b/>
          <w:sz w:val="30"/>
          <w:szCs w:val="30"/>
          <w:u w:val="single"/>
        </w:rPr>
        <w:t xml:space="preserve">                       </w:t>
      </w:r>
    </w:p>
    <w:p w14:paraId="2EAD8194" w14:textId="06CAF492" w:rsidR="000D5ACB" w:rsidRDefault="0082189E">
      <w:pPr>
        <w:ind w:firstLine="602"/>
        <w:jc w:val="left"/>
        <w:rPr>
          <w:rFonts w:ascii="仿宋" w:hAnsi="仿宋"/>
          <w:b/>
          <w:sz w:val="30"/>
          <w:szCs w:val="30"/>
          <w:u w:val="single"/>
        </w:rPr>
      </w:pPr>
      <w:r>
        <w:rPr>
          <w:rFonts w:ascii="仿宋" w:hAnsi="仿宋" w:hint="eastAsia"/>
          <w:b/>
          <w:sz w:val="30"/>
          <w:szCs w:val="30"/>
        </w:rPr>
        <w:t xml:space="preserve"> </w:t>
      </w:r>
      <w:r>
        <w:rPr>
          <w:rFonts w:ascii="仿宋" w:hAnsi="仿宋"/>
          <w:b/>
          <w:sz w:val="30"/>
          <w:szCs w:val="30"/>
        </w:rPr>
        <w:t xml:space="preserve">           </w:t>
      </w:r>
      <w:r>
        <w:rPr>
          <w:rFonts w:ascii="仿宋" w:hAnsi="仿宋" w:hint="eastAsia"/>
          <w:b/>
          <w:sz w:val="30"/>
          <w:szCs w:val="30"/>
          <w:u w:val="single"/>
        </w:rPr>
        <w:t xml:space="preserve"> </w:t>
      </w:r>
      <w:r w:rsidR="00587888">
        <w:rPr>
          <w:rFonts w:ascii="仿宋" w:hAnsi="仿宋" w:hint="eastAsia"/>
          <w:b/>
          <w:sz w:val="30"/>
          <w:szCs w:val="30"/>
          <w:u w:val="single"/>
        </w:rPr>
        <w:t>4.王志鹏</w:t>
      </w:r>
      <w:r>
        <w:rPr>
          <w:rFonts w:ascii="仿宋" w:hAnsi="仿宋"/>
          <w:b/>
          <w:sz w:val="30"/>
          <w:szCs w:val="30"/>
          <w:u w:val="single"/>
        </w:rPr>
        <w:t xml:space="preserve">                        </w:t>
      </w:r>
    </w:p>
    <w:p w14:paraId="74BAED88" w14:textId="1F93F649" w:rsidR="00587888" w:rsidRDefault="00587888">
      <w:pPr>
        <w:ind w:firstLine="602"/>
        <w:jc w:val="left"/>
        <w:rPr>
          <w:rFonts w:ascii="仿宋" w:hAnsi="仿宋"/>
          <w:b/>
          <w:sz w:val="30"/>
          <w:szCs w:val="30"/>
        </w:rPr>
      </w:pPr>
      <w:r>
        <w:rPr>
          <w:rFonts w:ascii="仿宋" w:hAnsi="仿宋" w:hint="eastAsia"/>
          <w:b/>
          <w:sz w:val="30"/>
          <w:szCs w:val="30"/>
        </w:rPr>
        <w:t xml:space="preserve"> </w:t>
      </w:r>
      <w:r>
        <w:rPr>
          <w:rFonts w:ascii="仿宋" w:hAnsi="仿宋"/>
          <w:b/>
          <w:sz w:val="30"/>
          <w:szCs w:val="30"/>
        </w:rPr>
        <w:t xml:space="preserve">           </w:t>
      </w:r>
      <w:r>
        <w:rPr>
          <w:rFonts w:ascii="仿宋" w:hAnsi="仿宋" w:hint="eastAsia"/>
          <w:b/>
          <w:sz w:val="30"/>
          <w:szCs w:val="30"/>
          <w:u w:val="single"/>
        </w:rPr>
        <w:t xml:space="preserve"> 5.王敏 </w:t>
      </w:r>
      <w:r>
        <w:rPr>
          <w:rFonts w:ascii="仿宋" w:hAnsi="仿宋"/>
          <w:b/>
          <w:sz w:val="30"/>
          <w:szCs w:val="30"/>
          <w:u w:val="single"/>
        </w:rPr>
        <w:t xml:space="preserve">                         </w:t>
      </w:r>
    </w:p>
    <w:p w14:paraId="5150E2CE" w14:textId="61EBF52D" w:rsidR="000D5ACB" w:rsidRDefault="0082189E">
      <w:pPr>
        <w:ind w:firstLineChars="300" w:firstLine="904"/>
        <w:jc w:val="left"/>
        <w:rPr>
          <w:rFonts w:ascii="仿宋" w:hAnsi="仿宋"/>
          <w:b/>
          <w:sz w:val="30"/>
          <w:szCs w:val="30"/>
        </w:rPr>
      </w:pPr>
      <w:r>
        <w:rPr>
          <w:rFonts w:ascii="仿宋" w:hAnsi="仿宋"/>
          <w:b/>
          <w:sz w:val="30"/>
          <w:szCs w:val="30"/>
        </w:rPr>
        <w:t>指导</w:t>
      </w:r>
      <w:r>
        <w:rPr>
          <w:rFonts w:ascii="仿宋" w:hAnsi="仿宋" w:hint="eastAsia"/>
          <w:b/>
          <w:sz w:val="30"/>
          <w:szCs w:val="30"/>
        </w:rPr>
        <w:t>教师：</w:t>
      </w:r>
      <w:r>
        <w:rPr>
          <w:rFonts w:ascii="仿宋" w:hAnsi="仿宋" w:hint="eastAsia"/>
          <w:b/>
          <w:sz w:val="30"/>
          <w:szCs w:val="30"/>
          <w:u w:val="single"/>
        </w:rPr>
        <w:t xml:space="preserve"> </w:t>
      </w:r>
      <w:r w:rsidR="00587888">
        <w:rPr>
          <w:rFonts w:ascii="仿宋" w:hAnsi="仿宋" w:hint="eastAsia"/>
          <w:b/>
          <w:sz w:val="30"/>
          <w:szCs w:val="30"/>
          <w:u w:val="single"/>
        </w:rPr>
        <w:t>詹秀秀、张子柯</w:t>
      </w:r>
      <w:r>
        <w:rPr>
          <w:rFonts w:ascii="仿宋" w:hAnsi="仿宋"/>
          <w:b/>
          <w:sz w:val="30"/>
          <w:szCs w:val="30"/>
          <w:u w:val="single"/>
        </w:rPr>
        <w:t xml:space="preserve"> </w:t>
      </w:r>
      <w:r w:rsidR="00587888">
        <w:rPr>
          <w:rFonts w:ascii="仿宋" w:hAnsi="仿宋"/>
          <w:b/>
          <w:sz w:val="30"/>
          <w:szCs w:val="30"/>
          <w:u w:val="single"/>
        </w:rPr>
        <w:t xml:space="preserve"> </w:t>
      </w:r>
      <w:r>
        <w:rPr>
          <w:rFonts w:ascii="仿宋" w:hAnsi="仿宋"/>
          <w:b/>
          <w:sz w:val="30"/>
          <w:szCs w:val="30"/>
          <w:u w:val="single"/>
        </w:rPr>
        <w:t xml:space="preserve">                 </w:t>
      </w:r>
    </w:p>
    <w:p w14:paraId="2719E316" w14:textId="1E653377" w:rsidR="000D5ACB" w:rsidRDefault="0082189E">
      <w:pPr>
        <w:ind w:firstLineChars="300" w:firstLine="904"/>
        <w:jc w:val="left"/>
        <w:rPr>
          <w:rFonts w:ascii="仿宋" w:hAnsi="仿宋"/>
          <w:b/>
          <w:sz w:val="30"/>
          <w:szCs w:val="30"/>
        </w:rPr>
      </w:pPr>
      <w:r>
        <w:rPr>
          <w:rFonts w:ascii="仿宋" w:hAnsi="仿宋"/>
          <w:b/>
          <w:sz w:val="30"/>
          <w:szCs w:val="30"/>
        </w:rPr>
        <w:t>指导</w:t>
      </w:r>
      <w:r>
        <w:rPr>
          <w:rFonts w:ascii="仿宋" w:hAnsi="仿宋" w:hint="eastAsia"/>
          <w:b/>
          <w:sz w:val="30"/>
          <w:szCs w:val="30"/>
        </w:rPr>
        <w:t>教师</w:t>
      </w:r>
      <w:r>
        <w:rPr>
          <w:rFonts w:ascii="仿宋" w:hAnsi="仿宋"/>
          <w:b/>
          <w:sz w:val="30"/>
          <w:szCs w:val="30"/>
        </w:rPr>
        <w:t>所在单位</w:t>
      </w:r>
      <w:r>
        <w:rPr>
          <w:rFonts w:ascii="仿宋" w:hAnsi="仿宋" w:hint="eastAsia"/>
          <w:b/>
          <w:sz w:val="30"/>
          <w:szCs w:val="30"/>
        </w:rPr>
        <w:t>：</w:t>
      </w:r>
      <w:r>
        <w:rPr>
          <w:rFonts w:ascii="仿宋" w:hAnsi="仿宋" w:hint="eastAsia"/>
          <w:b/>
          <w:sz w:val="30"/>
          <w:szCs w:val="30"/>
          <w:u w:val="single"/>
        </w:rPr>
        <w:t xml:space="preserve"> </w:t>
      </w:r>
      <w:r>
        <w:rPr>
          <w:rFonts w:ascii="仿宋" w:hAnsi="仿宋"/>
          <w:b/>
          <w:sz w:val="30"/>
          <w:szCs w:val="30"/>
          <w:u w:val="single"/>
        </w:rPr>
        <w:t xml:space="preserve"> </w:t>
      </w:r>
      <w:r w:rsidR="00587888">
        <w:rPr>
          <w:rFonts w:ascii="仿宋" w:hAnsi="仿宋" w:hint="eastAsia"/>
          <w:b/>
          <w:sz w:val="30"/>
          <w:szCs w:val="30"/>
          <w:u w:val="single"/>
        </w:rPr>
        <w:t>杭州师范大学、浙江大学</w:t>
      </w:r>
      <w:r>
        <w:rPr>
          <w:rFonts w:ascii="仿宋" w:hAnsi="仿宋"/>
          <w:b/>
          <w:sz w:val="30"/>
          <w:szCs w:val="30"/>
          <w:u w:val="single"/>
        </w:rPr>
        <w:t xml:space="preserve">  </w:t>
      </w:r>
    </w:p>
    <w:p w14:paraId="27298C33" w14:textId="77777777" w:rsidR="000D5ACB" w:rsidRDefault="000D5ACB">
      <w:pPr>
        <w:widowControl/>
        <w:ind w:firstLine="482"/>
        <w:jc w:val="left"/>
        <w:rPr>
          <w:rFonts w:ascii="仿宋" w:hAnsi="仿宋"/>
          <w:b/>
          <w:szCs w:val="36"/>
        </w:rPr>
        <w:sectPr w:rsidR="000D5ACB">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080" w:bottom="1440" w:left="1080" w:header="851" w:footer="992" w:gutter="0"/>
          <w:pgNumType w:fmt="upperRoman"/>
          <w:cols w:space="425"/>
          <w:titlePg/>
          <w:docGrid w:type="lines" w:linePitch="326"/>
        </w:sectPr>
      </w:pPr>
    </w:p>
    <w:p w14:paraId="7FF445C2" w14:textId="1D54EA1A" w:rsidR="000D5ACB" w:rsidRDefault="000D5ACB">
      <w:pPr>
        <w:widowControl/>
        <w:ind w:firstLine="482"/>
        <w:jc w:val="left"/>
        <w:rPr>
          <w:rFonts w:ascii="仿宋" w:hAnsi="仿宋"/>
          <w:b/>
          <w:szCs w:val="36"/>
        </w:rPr>
      </w:pPr>
    </w:p>
    <w:p w14:paraId="59251D62" w14:textId="1BF83D50" w:rsidR="000D5ACB" w:rsidRDefault="0082189E">
      <w:pPr>
        <w:ind w:firstLine="723"/>
        <w:jc w:val="center"/>
        <w:rPr>
          <w:rFonts w:ascii="黑体" w:hAnsi="黑体"/>
          <w:b/>
          <w:sz w:val="36"/>
          <w:szCs w:val="36"/>
        </w:rPr>
      </w:pPr>
      <w:r>
        <w:rPr>
          <w:rFonts w:ascii="黑体" w:hAnsi="黑体"/>
          <w:b/>
          <w:noProof/>
          <w:sz w:val="36"/>
          <w:szCs w:val="36"/>
        </w:rPr>
        <w:drawing>
          <wp:anchor distT="0" distB="0" distL="114300" distR="114300" simplePos="0" relativeHeight="251660288" behindDoc="0" locked="0" layoutInCell="1" allowOverlap="1" wp14:anchorId="4683A43A" wp14:editId="34CDA610">
            <wp:simplePos x="0" y="0"/>
            <wp:positionH relativeFrom="column">
              <wp:posOffset>0</wp:posOffset>
            </wp:positionH>
            <wp:positionV relativeFrom="paragraph">
              <wp:posOffset>21590</wp:posOffset>
            </wp:positionV>
            <wp:extent cx="431800" cy="434975"/>
            <wp:effectExtent l="0" t="0" r="6985" b="317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800" cy="434975"/>
                    </a:xfrm>
                    <a:prstGeom prst="rect">
                      <a:avLst/>
                    </a:prstGeom>
                  </pic:spPr>
                </pic:pic>
              </a:graphicData>
            </a:graphic>
          </wp:anchor>
        </w:drawing>
      </w:r>
    </w:p>
    <w:p w14:paraId="7FE526D1" w14:textId="77777777" w:rsidR="000D5ACB" w:rsidRDefault="000D5ACB">
      <w:pPr>
        <w:ind w:firstLine="723"/>
        <w:jc w:val="center"/>
        <w:rPr>
          <w:rFonts w:ascii="黑体" w:hAnsi="黑体"/>
          <w:b/>
          <w:sz w:val="36"/>
          <w:szCs w:val="36"/>
        </w:rPr>
      </w:pPr>
    </w:p>
    <w:p w14:paraId="150F278D" w14:textId="77777777" w:rsidR="000D5ACB" w:rsidRDefault="0082189E">
      <w:pPr>
        <w:ind w:firstLine="723"/>
        <w:jc w:val="center"/>
        <w:rPr>
          <w:rFonts w:ascii="黑体" w:hAnsi="黑体"/>
          <w:b/>
          <w:sz w:val="36"/>
          <w:szCs w:val="36"/>
        </w:rPr>
      </w:pPr>
      <w:r>
        <w:rPr>
          <w:rFonts w:ascii="黑体" w:hAnsi="黑体" w:hint="eastAsia"/>
          <w:b/>
          <w:sz w:val="36"/>
          <w:szCs w:val="36"/>
        </w:rPr>
        <w:t>BDSC</w:t>
      </w:r>
      <w:r>
        <w:rPr>
          <w:rFonts w:ascii="黑体" w:hAnsi="黑体"/>
          <w:b/>
          <w:sz w:val="36"/>
          <w:szCs w:val="36"/>
        </w:rPr>
        <w:t xml:space="preserve"> </w:t>
      </w:r>
      <w:r>
        <w:rPr>
          <w:rFonts w:ascii="黑体" w:hAnsi="黑体" w:hint="eastAsia"/>
          <w:b/>
          <w:sz w:val="36"/>
          <w:szCs w:val="36"/>
        </w:rPr>
        <w:t>CAAI</w:t>
      </w:r>
      <w:r>
        <w:rPr>
          <w:rFonts w:ascii="黑体" w:hAnsi="黑体"/>
          <w:b/>
          <w:sz w:val="36"/>
          <w:szCs w:val="36"/>
        </w:rPr>
        <w:t xml:space="preserve"> </w:t>
      </w:r>
      <w:r>
        <w:rPr>
          <w:rFonts w:ascii="黑体" w:hAnsi="黑体" w:hint="eastAsia"/>
          <w:b/>
          <w:sz w:val="36"/>
          <w:szCs w:val="36"/>
        </w:rPr>
        <w:t>2021</w:t>
      </w:r>
      <w:r>
        <w:rPr>
          <w:rFonts w:ascii="黑体" w:hAnsi="黑体" w:hint="eastAsia"/>
          <w:b/>
          <w:sz w:val="36"/>
          <w:szCs w:val="36"/>
        </w:rPr>
        <w:t>社会计算大赛</w:t>
      </w:r>
    </w:p>
    <w:p w14:paraId="016CF703" w14:textId="6D335FA2" w:rsidR="000D5ACB" w:rsidRDefault="0082189E" w:rsidP="008230D8">
      <w:pPr>
        <w:ind w:firstLineChars="0" w:firstLine="0"/>
        <w:jc w:val="left"/>
        <w:rPr>
          <w:rFonts w:ascii="仿宋" w:hAnsi="仿宋"/>
          <w:b/>
          <w:sz w:val="32"/>
          <w:szCs w:val="32"/>
          <w:u w:val="single"/>
        </w:rPr>
      </w:pPr>
      <w:r>
        <w:rPr>
          <w:rFonts w:ascii="仿宋" w:hAnsi="仿宋"/>
          <w:b/>
          <w:sz w:val="32"/>
          <w:szCs w:val="32"/>
        </w:rPr>
        <w:t>题目</w:t>
      </w:r>
      <w:r>
        <w:rPr>
          <w:rFonts w:ascii="仿宋" w:hAnsi="仿宋" w:hint="eastAsia"/>
          <w:b/>
          <w:sz w:val="32"/>
          <w:szCs w:val="32"/>
        </w:rPr>
        <w:t>：</w:t>
      </w:r>
      <w:r w:rsidR="008230D8" w:rsidRPr="008230D8">
        <w:rPr>
          <w:rFonts w:ascii="仿宋" w:hAnsi="仿宋" w:hint="eastAsia"/>
          <w:b/>
          <w:sz w:val="32"/>
          <w:szCs w:val="32"/>
          <w:u w:val="single"/>
        </w:rPr>
        <w:t>新冠疫情背景下北京冬奥会的风险评估：分析、模拟和预测</w:t>
      </w:r>
    </w:p>
    <w:p w14:paraId="3DE84A3F" w14:textId="4D0762D3" w:rsidR="000D5ACB" w:rsidRDefault="0082189E" w:rsidP="004471CC">
      <w:pPr>
        <w:pStyle w:val="1"/>
        <w:spacing w:before="326"/>
        <w:ind w:firstLineChars="0" w:firstLine="0"/>
        <w:jc w:val="center"/>
        <w:rPr>
          <w:color w:val="FF0000"/>
        </w:rPr>
      </w:pPr>
      <w:bookmarkStart w:id="1" w:name="_Toc78578917"/>
      <w:r>
        <w:rPr>
          <w:rFonts w:hint="eastAsia"/>
        </w:rPr>
        <w:t>摘要</w:t>
      </w:r>
      <w:bookmarkEnd w:id="1"/>
    </w:p>
    <w:p w14:paraId="13AC7B65" w14:textId="5D88DAC9" w:rsidR="00F53884" w:rsidRDefault="00F53884" w:rsidP="00B84148">
      <w:pPr>
        <w:ind w:firstLine="480"/>
      </w:pPr>
      <w:r w:rsidRPr="00F53884">
        <w:rPr>
          <w:rFonts w:hint="eastAsia"/>
        </w:rPr>
        <w:t>作为重大突发卫生公共事件，新冠肺炎疫情给包括东京奥运会在内的大型体育赛事带来了巨大的影响。本文通过对东京奥运会疫情与舆情的分析，发现新冠疫情和东京奥运的舆情之间存在较强的时滞相关性，且总体的社会舆论倾向于消极。此外，我们用长短期记忆网络（</w:t>
      </w:r>
      <w:r w:rsidRPr="00F53884">
        <w:rPr>
          <w:rFonts w:hint="eastAsia"/>
        </w:rPr>
        <w:t>LSTM</w:t>
      </w:r>
      <w:r w:rsidRPr="00F53884">
        <w:rPr>
          <w:rFonts w:hint="eastAsia"/>
        </w:rPr>
        <w:t>）对北京冬奥会的所有参赛国进行了冬奥会赛前疫情预测。进一步，我们提出改良的</w:t>
      </w:r>
      <w:r w:rsidRPr="00F53884">
        <w:rPr>
          <w:rFonts w:hint="eastAsia"/>
        </w:rPr>
        <w:t>SEIR</w:t>
      </w:r>
      <w:r w:rsidRPr="00F53884">
        <w:rPr>
          <w:rFonts w:hint="eastAsia"/>
        </w:rPr>
        <w:t>模型，对冬奥会期间奥运村中的病毒传播情况进行了模拟。结果表明，限制活动范围、缩短检测周期可有效地避免封闭区域内疫情的爆发，缩短响应时间也能极大地控制疫情规模。基于以上的数据及模型分析，我们对冬奥会期间疫情和舆情所包含的潜在风险进行了评估，并给出相应的决策参考。</w:t>
      </w:r>
    </w:p>
    <w:p w14:paraId="33E5227F" w14:textId="0F398BC2" w:rsidR="00B84148" w:rsidRDefault="00B84148" w:rsidP="00B84148">
      <w:pPr>
        <w:ind w:firstLine="480"/>
      </w:pPr>
      <w:r>
        <w:rPr>
          <w:rFonts w:hint="eastAsia"/>
        </w:rPr>
        <w:t>关键词：新冠；奥运会；时序预测；基本再生数；</w:t>
      </w:r>
      <w:r>
        <w:rPr>
          <w:rFonts w:hint="eastAsia"/>
        </w:rPr>
        <w:t>SEIR</w:t>
      </w:r>
      <w:r>
        <w:rPr>
          <w:rFonts w:hint="eastAsia"/>
        </w:rPr>
        <w:t>模型</w:t>
      </w:r>
    </w:p>
    <w:p w14:paraId="124FC078" w14:textId="77777777" w:rsidR="000D5ACB" w:rsidRDefault="0082189E">
      <w:pPr>
        <w:widowControl/>
        <w:ind w:firstLine="723"/>
        <w:jc w:val="left"/>
        <w:rPr>
          <w:rFonts w:ascii="仿宋" w:hAnsi="仿宋"/>
          <w:b/>
          <w:sz w:val="36"/>
          <w:szCs w:val="36"/>
        </w:rPr>
      </w:pPr>
      <w:r>
        <w:rPr>
          <w:rFonts w:ascii="仿宋" w:hAnsi="仿宋"/>
          <w:b/>
          <w:sz w:val="36"/>
          <w:szCs w:val="36"/>
        </w:rPr>
        <w:br w:type="page"/>
      </w:r>
    </w:p>
    <w:bookmarkStart w:id="2" w:name="_Toc78578918" w:displacedByCustomXml="next"/>
    <w:sdt>
      <w:sdtPr>
        <w:rPr>
          <w:rFonts w:ascii="Times New Roman" w:hAnsi="Times New Roman" w:cstheme="minorBidi"/>
          <w:b w:val="0"/>
          <w:bCs w:val="0"/>
          <w:kern w:val="2"/>
          <w:sz w:val="24"/>
          <w:szCs w:val="24"/>
          <w:lang w:val="zh-CN"/>
        </w:rPr>
        <w:id w:val="424851124"/>
        <w:docPartObj>
          <w:docPartGallery w:val="Table of Contents"/>
          <w:docPartUnique/>
        </w:docPartObj>
      </w:sdtPr>
      <w:sdtEndPr/>
      <w:sdtContent>
        <w:p w14:paraId="00D6A616" w14:textId="77777777" w:rsidR="008C743E" w:rsidRDefault="008C743E" w:rsidP="008C743E">
          <w:pPr>
            <w:pStyle w:val="1"/>
            <w:spacing w:before="326"/>
            <w:ind w:firstLine="480"/>
            <w:jc w:val="center"/>
          </w:pPr>
          <w:r>
            <w:rPr>
              <w:rFonts w:hint="eastAsia"/>
              <w:lang w:val="zh-CN"/>
            </w:rPr>
            <w:t>目录</w:t>
          </w:r>
          <w:bookmarkEnd w:id="2"/>
        </w:p>
        <w:p w14:paraId="062D8079" w14:textId="6D19A80D" w:rsidR="008F7BB7" w:rsidRDefault="008C743E">
          <w:pPr>
            <w:pStyle w:val="TOC1"/>
            <w:tabs>
              <w:tab w:val="right" w:leader="dot" w:pos="9736"/>
            </w:tabs>
            <w:rPr>
              <w:rFonts w:cstheme="minorBidi"/>
              <w:noProof/>
              <w:kern w:val="2"/>
              <w:sz w:val="21"/>
            </w:rPr>
          </w:pPr>
          <w:r>
            <w:fldChar w:fldCharType="begin"/>
          </w:r>
          <w:r>
            <w:instrText xml:space="preserve"> TOC \o "1-3" \h \z \u </w:instrText>
          </w:r>
          <w:r>
            <w:fldChar w:fldCharType="separate"/>
          </w:r>
          <w:hyperlink w:anchor="_Toc78578917" w:history="1">
            <w:r w:rsidR="008F7BB7" w:rsidRPr="00C1155A">
              <w:rPr>
                <w:rStyle w:val="af9"/>
                <w:noProof/>
              </w:rPr>
              <w:t>摘要</w:t>
            </w:r>
            <w:r w:rsidR="008F7BB7">
              <w:rPr>
                <w:noProof/>
                <w:webHidden/>
              </w:rPr>
              <w:tab/>
            </w:r>
            <w:r w:rsidR="008F7BB7">
              <w:rPr>
                <w:noProof/>
                <w:webHidden/>
              </w:rPr>
              <w:fldChar w:fldCharType="begin"/>
            </w:r>
            <w:r w:rsidR="008F7BB7">
              <w:rPr>
                <w:noProof/>
                <w:webHidden/>
              </w:rPr>
              <w:instrText xml:space="preserve"> PAGEREF _Toc78578917 \h </w:instrText>
            </w:r>
            <w:r w:rsidR="008F7BB7">
              <w:rPr>
                <w:noProof/>
                <w:webHidden/>
              </w:rPr>
            </w:r>
            <w:r w:rsidR="008F7BB7">
              <w:rPr>
                <w:noProof/>
                <w:webHidden/>
              </w:rPr>
              <w:fldChar w:fldCharType="separate"/>
            </w:r>
            <w:r w:rsidR="008F7BB7">
              <w:rPr>
                <w:noProof/>
                <w:webHidden/>
              </w:rPr>
              <w:t>I</w:t>
            </w:r>
            <w:r w:rsidR="008F7BB7">
              <w:rPr>
                <w:noProof/>
                <w:webHidden/>
              </w:rPr>
              <w:fldChar w:fldCharType="end"/>
            </w:r>
          </w:hyperlink>
        </w:p>
        <w:p w14:paraId="1AA65D3A" w14:textId="0F92BEE8" w:rsidR="008F7BB7" w:rsidRDefault="00763E3A">
          <w:pPr>
            <w:pStyle w:val="TOC1"/>
            <w:tabs>
              <w:tab w:val="right" w:leader="dot" w:pos="9736"/>
            </w:tabs>
            <w:rPr>
              <w:rFonts w:cstheme="minorBidi"/>
              <w:noProof/>
              <w:kern w:val="2"/>
              <w:sz w:val="21"/>
            </w:rPr>
          </w:pPr>
          <w:hyperlink w:anchor="_Toc78578918" w:history="1">
            <w:r w:rsidR="008F7BB7" w:rsidRPr="00C1155A">
              <w:rPr>
                <w:rStyle w:val="af9"/>
                <w:noProof/>
                <w:lang w:val="zh-CN"/>
              </w:rPr>
              <w:t>目录</w:t>
            </w:r>
            <w:r w:rsidR="008F7BB7">
              <w:rPr>
                <w:noProof/>
                <w:webHidden/>
              </w:rPr>
              <w:tab/>
            </w:r>
            <w:r w:rsidR="008F7BB7">
              <w:rPr>
                <w:noProof/>
                <w:webHidden/>
              </w:rPr>
              <w:fldChar w:fldCharType="begin"/>
            </w:r>
            <w:r w:rsidR="008F7BB7">
              <w:rPr>
                <w:noProof/>
                <w:webHidden/>
              </w:rPr>
              <w:instrText xml:space="preserve"> PAGEREF _Toc78578918 \h </w:instrText>
            </w:r>
            <w:r w:rsidR="008F7BB7">
              <w:rPr>
                <w:noProof/>
                <w:webHidden/>
              </w:rPr>
            </w:r>
            <w:r w:rsidR="008F7BB7">
              <w:rPr>
                <w:noProof/>
                <w:webHidden/>
              </w:rPr>
              <w:fldChar w:fldCharType="separate"/>
            </w:r>
            <w:r w:rsidR="008F7BB7">
              <w:rPr>
                <w:noProof/>
                <w:webHidden/>
              </w:rPr>
              <w:t>II</w:t>
            </w:r>
            <w:r w:rsidR="008F7BB7">
              <w:rPr>
                <w:noProof/>
                <w:webHidden/>
              </w:rPr>
              <w:fldChar w:fldCharType="end"/>
            </w:r>
          </w:hyperlink>
        </w:p>
        <w:p w14:paraId="7B53478B" w14:textId="4E8F1AA7" w:rsidR="008F7BB7" w:rsidRDefault="00763E3A">
          <w:pPr>
            <w:pStyle w:val="TOC1"/>
            <w:tabs>
              <w:tab w:val="right" w:leader="dot" w:pos="9736"/>
            </w:tabs>
            <w:rPr>
              <w:rFonts w:cstheme="minorBidi"/>
              <w:noProof/>
              <w:kern w:val="2"/>
              <w:sz w:val="21"/>
            </w:rPr>
          </w:pPr>
          <w:hyperlink w:anchor="_Toc78578919" w:history="1">
            <w:r w:rsidR="008F7BB7" w:rsidRPr="00C1155A">
              <w:rPr>
                <w:rStyle w:val="af9"/>
                <w:noProof/>
              </w:rPr>
              <w:t>一、研究背景</w:t>
            </w:r>
            <w:r w:rsidR="008F7BB7">
              <w:rPr>
                <w:noProof/>
                <w:webHidden/>
              </w:rPr>
              <w:tab/>
            </w:r>
            <w:r w:rsidR="008F7BB7">
              <w:rPr>
                <w:noProof/>
                <w:webHidden/>
              </w:rPr>
              <w:fldChar w:fldCharType="begin"/>
            </w:r>
            <w:r w:rsidR="008F7BB7">
              <w:rPr>
                <w:noProof/>
                <w:webHidden/>
              </w:rPr>
              <w:instrText xml:space="preserve"> PAGEREF _Toc78578919 \h </w:instrText>
            </w:r>
            <w:r w:rsidR="008F7BB7">
              <w:rPr>
                <w:noProof/>
                <w:webHidden/>
              </w:rPr>
            </w:r>
            <w:r w:rsidR="008F7BB7">
              <w:rPr>
                <w:noProof/>
                <w:webHidden/>
              </w:rPr>
              <w:fldChar w:fldCharType="separate"/>
            </w:r>
            <w:r w:rsidR="008F7BB7">
              <w:rPr>
                <w:noProof/>
                <w:webHidden/>
              </w:rPr>
              <w:t>1</w:t>
            </w:r>
            <w:r w:rsidR="008F7BB7">
              <w:rPr>
                <w:noProof/>
                <w:webHidden/>
              </w:rPr>
              <w:fldChar w:fldCharType="end"/>
            </w:r>
          </w:hyperlink>
        </w:p>
        <w:p w14:paraId="44EC98A8" w14:textId="75770D83" w:rsidR="008F7BB7" w:rsidRDefault="00763E3A">
          <w:pPr>
            <w:pStyle w:val="TOC1"/>
            <w:tabs>
              <w:tab w:val="right" w:leader="dot" w:pos="9736"/>
            </w:tabs>
            <w:rPr>
              <w:rFonts w:cstheme="minorBidi"/>
              <w:noProof/>
              <w:kern w:val="2"/>
              <w:sz w:val="21"/>
            </w:rPr>
          </w:pPr>
          <w:hyperlink w:anchor="_Toc78578920" w:history="1">
            <w:r w:rsidR="008F7BB7" w:rsidRPr="00C1155A">
              <w:rPr>
                <w:rStyle w:val="af9"/>
                <w:noProof/>
              </w:rPr>
              <w:t>二、问题描述</w:t>
            </w:r>
            <w:r w:rsidR="008F7BB7">
              <w:rPr>
                <w:noProof/>
                <w:webHidden/>
              </w:rPr>
              <w:tab/>
            </w:r>
            <w:r w:rsidR="008F7BB7">
              <w:rPr>
                <w:noProof/>
                <w:webHidden/>
              </w:rPr>
              <w:fldChar w:fldCharType="begin"/>
            </w:r>
            <w:r w:rsidR="008F7BB7">
              <w:rPr>
                <w:noProof/>
                <w:webHidden/>
              </w:rPr>
              <w:instrText xml:space="preserve"> PAGEREF _Toc78578920 \h </w:instrText>
            </w:r>
            <w:r w:rsidR="008F7BB7">
              <w:rPr>
                <w:noProof/>
                <w:webHidden/>
              </w:rPr>
            </w:r>
            <w:r w:rsidR="008F7BB7">
              <w:rPr>
                <w:noProof/>
                <w:webHidden/>
              </w:rPr>
              <w:fldChar w:fldCharType="separate"/>
            </w:r>
            <w:r w:rsidR="008F7BB7">
              <w:rPr>
                <w:noProof/>
                <w:webHidden/>
              </w:rPr>
              <w:t>1</w:t>
            </w:r>
            <w:r w:rsidR="008F7BB7">
              <w:rPr>
                <w:noProof/>
                <w:webHidden/>
              </w:rPr>
              <w:fldChar w:fldCharType="end"/>
            </w:r>
          </w:hyperlink>
        </w:p>
        <w:p w14:paraId="43A933EE" w14:textId="7D5B4CBA" w:rsidR="008F7BB7" w:rsidRDefault="00763E3A">
          <w:pPr>
            <w:pStyle w:val="TOC1"/>
            <w:tabs>
              <w:tab w:val="right" w:leader="dot" w:pos="9736"/>
            </w:tabs>
            <w:rPr>
              <w:rFonts w:cstheme="minorBidi"/>
              <w:noProof/>
              <w:kern w:val="2"/>
              <w:sz w:val="21"/>
            </w:rPr>
          </w:pPr>
          <w:hyperlink w:anchor="_Toc78578921" w:history="1">
            <w:r w:rsidR="008F7BB7" w:rsidRPr="00C1155A">
              <w:rPr>
                <w:rStyle w:val="af9"/>
                <w:noProof/>
              </w:rPr>
              <w:t>三、数据集描述与分析</w:t>
            </w:r>
            <w:r w:rsidR="008F7BB7">
              <w:rPr>
                <w:noProof/>
                <w:webHidden/>
              </w:rPr>
              <w:tab/>
            </w:r>
            <w:r w:rsidR="008F7BB7">
              <w:rPr>
                <w:noProof/>
                <w:webHidden/>
              </w:rPr>
              <w:fldChar w:fldCharType="begin"/>
            </w:r>
            <w:r w:rsidR="008F7BB7">
              <w:rPr>
                <w:noProof/>
                <w:webHidden/>
              </w:rPr>
              <w:instrText xml:space="preserve"> PAGEREF _Toc78578921 \h </w:instrText>
            </w:r>
            <w:r w:rsidR="008F7BB7">
              <w:rPr>
                <w:noProof/>
                <w:webHidden/>
              </w:rPr>
            </w:r>
            <w:r w:rsidR="008F7BB7">
              <w:rPr>
                <w:noProof/>
                <w:webHidden/>
              </w:rPr>
              <w:fldChar w:fldCharType="separate"/>
            </w:r>
            <w:r w:rsidR="008F7BB7">
              <w:rPr>
                <w:noProof/>
                <w:webHidden/>
              </w:rPr>
              <w:t>2</w:t>
            </w:r>
            <w:r w:rsidR="008F7BB7">
              <w:rPr>
                <w:noProof/>
                <w:webHidden/>
              </w:rPr>
              <w:fldChar w:fldCharType="end"/>
            </w:r>
          </w:hyperlink>
        </w:p>
        <w:p w14:paraId="4D3A1591" w14:textId="476E5F54" w:rsidR="008F7BB7" w:rsidRDefault="00763E3A">
          <w:pPr>
            <w:pStyle w:val="TOC2"/>
            <w:tabs>
              <w:tab w:val="right" w:leader="dot" w:pos="9736"/>
            </w:tabs>
            <w:rPr>
              <w:rFonts w:cstheme="minorBidi"/>
              <w:noProof/>
              <w:kern w:val="2"/>
              <w:sz w:val="21"/>
            </w:rPr>
          </w:pPr>
          <w:hyperlink w:anchor="_Toc78578922" w:history="1">
            <w:r w:rsidR="008F7BB7" w:rsidRPr="00C1155A">
              <w:rPr>
                <w:rStyle w:val="af9"/>
                <w:noProof/>
              </w:rPr>
              <w:t>（一）数据集描述</w:t>
            </w:r>
            <w:r w:rsidR="008F7BB7">
              <w:rPr>
                <w:noProof/>
                <w:webHidden/>
              </w:rPr>
              <w:tab/>
            </w:r>
            <w:r w:rsidR="008F7BB7">
              <w:rPr>
                <w:noProof/>
                <w:webHidden/>
              </w:rPr>
              <w:fldChar w:fldCharType="begin"/>
            </w:r>
            <w:r w:rsidR="008F7BB7">
              <w:rPr>
                <w:noProof/>
                <w:webHidden/>
              </w:rPr>
              <w:instrText xml:space="preserve"> PAGEREF _Toc78578922 \h </w:instrText>
            </w:r>
            <w:r w:rsidR="008F7BB7">
              <w:rPr>
                <w:noProof/>
                <w:webHidden/>
              </w:rPr>
            </w:r>
            <w:r w:rsidR="008F7BB7">
              <w:rPr>
                <w:noProof/>
                <w:webHidden/>
              </w:rPr>
              <w:fldChar w:fldCharType="separate"/>
            </w:r>
            <w:r w:rsidR="008F7BB7">
              <w:rPr>
                <w:noProof/>
                <w:webHidden/>
              </w:rPr>
              <w:t>2</w:t>
            </w:r>
            <w:r w:rsidR="008F7BB7">
              <w:rPr>
                <w:noProof/>
                <w:webHidden/>
              </w:rPr>
              <w:fldChar w:fldCharType="end"/>
            </w:r>
          </w:hyperlink>
        </w:p>
        <w:p w14:paraId="45E0F05A" w14:textId="6A42CADF" w:rsidR="008F7BB7" w:rsidRDefault="00763E3A">
          <w:pPr>
            <w:pStyle w:val="TOC2"/>
            <w:tabs>
              <w:tab w:val="right" w:leader="dot" w:pos="9736"/>
            </w:tabs>
            <w:rPr>
              <w:rFonts w:cstheme="minorBidi"/>
              <w:noProof/>
              <w:kern w:val="2"/>
              <w:sz w:val="21"/>
            </w:rPr>
          </w:pPr>
          <w:hyperlink w:anchor="_Toc78578924" w:history="1">
            <w:r w:rsidR="008F7BB7" w:rsidRPr="00C1155A">
              <w:rPr>
                <w:rStyle w:val="af9"/>
                <w:noProof/>
              </w:rPr>
              <w:t>（二）相关性分析</w:t>
            </w:r>
            <w:r w:rsidR="008F7BB7">
              <w:rPr>
                <w:noProof/>
                <w:webHidden/>
              </w:rPr>
              <w:tab/>
            </w:r>
            <w:r w:rsidR="008F7BB7">
              <w:rPr>
                <w:noProof/>
                <w:webHidden/>
              </w:rPr>
              <w:fldChar w:fldCharType="begin"/>
            </w:r>
            <w:r w:rsidR="008F7BB7">
              <w:rPr>
                <w:noProof/>
                <w:webHidden/>
              </w:rPr>
              <w:instrText xml:space="preserve"> PAGEREF _Toc78578924 \h </w:instrText>
            </w:r>
            <w:r w:rsidR="008F7BB7">
              <w:rPr>
                <w:noProof/>
                <w:webHidden/>
              </w:rPr>
            </w:r>
            <w:r w:rsidR="008F7BB7">
              <w:rPr>
                <w:noProof/>
                <w:webHidden/>
              </w:rPr>
              <w:fldChar w:fldCharType="separate"/>
            </w:r>
            <w:r w:rsidR="008F7BB7">
              <w:rPr>
                <w:noProof/>
                <w:webHidden/>
              </w:rPr>
              <w:t>5</w:t>
            </w:r>
            <w:r w:rsidR="008F7BB7">
              <w:rPr>
                <w:noProof/>
                <w:webHidden/>
              </w:rPr>
              <w:fldChar w:fldCharType="end"/>
            </w:r>
          </w:hyperlink>
        </w:p>
        <w:p w14:paraId="617187E2" w14:textId="4DC51547" w:rsidR="008F7BB7" w:rsidRDefault="00763E3A">
          <w:pPr>
            <w:pStyle w:val="TOC2"/>
            <w:tabs>
              <w:tab w:val="right" w:leader="dot" w:pos="9736"/>
            </w:tabs>
            <w:rPr>
              <w:rFonts w:cstheme="minorBidi"/>
              <w:noProof/>
              <w:kern w:val="2"/>
              <w:sz w:val="21"/>
            </w:rPr>
          </w:pPr>
          <w:hyperlink w:anchor="_Toc78578925" w:history="1">
            <w:r w:rsidR="008F7BB7" w:rsidRPr="00C1155A">
              <w:rPr>
                <w:rStyle w:val="af9"/>
                <w:noProof/>
              </w:rPr>
              <w:t>（三）情感分析</w:t>
            </w:r>
            <w:r w:rsidR="008F7BB7">
              <w:rPr>
                <w:noProof/>
                <w:webHidden/>
              </w:rPr>
              <w:tab/>
            </w:r>
            <w:r w:rsidR="008F7BB7">
              <w:rPr>
                <w:noProof/>
                <w:webHidden/>
              </w:rPr>
              <w:fldChar w:fldCharType="begin"/>
            </w:r>
            <w:r w:rsidR="008F7BB7">
              <w:rPr>
                <w:noProof/>
                <w:webHidden/>
              </w:rPr>
              <w:instrText xml:space="preserve"> PAGEREF _Toc78578925 \h </w:instrText>
            </w:r>
            <w:r w:rsidR="008F7BB7">
              <w:rPr>
                <w:noProof/>
                <w:webHidden/>
              </w:rPr>
            </w:r>
            <w:r w:rsidR="008F7BB7">
              <w:rPr>
                <w:noProof/>
                <w:webHidden/>
              </w:rPr>
              <w:fldChar w:fldCharType="separate"/>
            </w:r>
            <w:r w:rsidR="008F7BB7">
              <w:rPr>
                <w:noProof/>
                <w:webHidden/>
              </w:rPr>
              <w:t>8</w:t>
            </w:r>
            <w:r w:rsidR="008F7BB7">
              <w:rPr>
                <w:noProof/>
                <w:webHidden/>
              </w:rPr>
              <w:fldChar w:fldCharType="end"/>
            </w:r>
          </w:hyperlink>
        </w:p>
        <w:p w14:paraId="5B76C51D" w14:textId="44897AB8" w:rsidR="008F7BB7" w:rsidRDefault="00763E3A">
          <w:pPr>
            <w:pStyle w:val="TOC1"/>
            <w:tabs>
              <w:tab w:val="right" w:leader="dot" w:pos="9736"/>
            </w:tabs>
            <w:rPr>
              <w:rFonts w:cstheme="minorBidi"/>
              <w:noProof/>
              <w:kern w:val="2"/>
              <w:sz w:val="21"/>
            </w:rPr>
          </w:pPr>
          <w:hyperlink w:anchor="_Toc78578926" w:history="1">
            <w:r w:rsidR="008F7BB7" w:rsidRPr="00C1155A">
              <w:rPr>
                <w:rStyle w:val="af9"/>
                <w:noProof/>
              </w:rPr>
              <w:t>四、基于</w:t>
            </w:r>
            <w:r w:rsidR="008F7BB7" w:rsidRPr="00C1155A">
              <w:rPr>
                <w:rStyle w:val="af9"/>
                <w:noProof/>
              </w:rPr>
              <w:t>LSTM</w:t>
            </w:r>
            <w:r w:rsidR="008F7BB7" w:rsidRPr="00C1155A">
              <w:rPr>
                <w:rStyle w:val="af9"/>
                <w:noProof/>
              </w:rPr>
              <w:t>模型的冬奥会赛前疫情预测</w:t>
            </w:r>
            <w:r w:rsidR="008F7BB7">
              <w:rPr>
                <w:noProof/>
                <w:webHidden/>
              </w:rPr>
              <w:tab/>
            </w:r>
            <w:r w:rsidR="008F7BB7">
              <w:rPr>
                <w:noProof/>
                <w:webHidden/>
              </w:rPr>
              <w:fldChar w:fldCharType="begin"/>
            </w:r>
            <w:r w:rsidR="008F7BB7">
              <w:rPr>
                <w:noProof/>
                <w:webHidden/>
              </w:rPr>
              <w:instrText xml:space="preserve"> PAGEREF _Toc78578926 \h </w:instrText>
            </w:r>
            <w:r w:rsidR="008F7BB7">
              <w:rPr>
                <w:noProof/>
                <w:webHidden/>
              </w:rPr>
            </w:r>
            <w:r w:rsidR="008F7BB7">
              <w:rPr>
                <w:noProof/>
                <w:webHidden/>
              </w:rPr>
              <w:fldChar w:fldCharType="separate"/>
            </w:r>
            <w:r w:rsidR="008F7BB7">
              <w:rPr>
                <w:noProof/>
                <w:webHidden/>
              </w:rPr>
              <w:t>9</w:t>
            </w:r>
            <w:r w:rsidR="008F7BB7">
              <w:rPr>
                <w:noProof/>
                <w:webHidden/>
              </w:rPr>
              <w:fldChar w:fldCharType="end"/>
            </w:r>
          </w:hyperlink>
        </w:p>
        <w:p w14:paraId="7674C578" w14:textId="53A254DC" w:rsidR="008F7BB7" w:rsidRDefault="00763E3A">
          <w:pPr>
            <w:pStyle w:val="TOC2"/>
            <w:tabs>
              <w:tab w:val="right" w:leader="dot" w:pos="9736"/>
            </w:tabs>
            <w:rPr>
              <w:rFonts w:cstheme="minorBidi"/>
              <w:noProof/>
              <w:kern w:val="2"/>
              <w:sz w:val="21"/>
            </w:rPr>
          </w:pPr>
          <w:hyperlink w:anchor="_Toc78578927" w:history="1">
            <w:r w:rsidR="008F7BB7" w:rsidRPr="00C1155A">
              <w:rPr>
                <w:rStyle w:val="af9"/>
                <w:noProof/>
              </w:rPr>
              <w:t>（一）模型建立</w:t>
            </w:r>
            <w:r w:rsidR="008F7BB7">
              <w:rPr>
                <w:noProof/>
                <w:webHidden/>
              </w:rPr>
              <w:tab/>
            </w:r>
            <w:r w:rsidR="008F7BB7">
              <w:rPr>
                <w:noProof/>
                <w:webHidden/>
              </w:rPr>
              <w:fldChar w:fldCharType="begin"/>
            </w:r>
            <w:r w:rsidR="008F7BB7">
              <w:rPr>
                <w:noProof/>
                <w:webHidden/>
              </w:rPr>
              <w:instrText xml:space="preserve"> PAGEREF _Toc78578927 \h </w:instrText>
            </w:r>
            <w:r w:rsidR="008F7BB7">
              <w:rPr>
                <w:noProof/>
                <w:webHidden/>
              </w:rPr>
            </w:r>
            <w:r w:rsidR="008F7BB7">
              <w:rPr>
                <w:noProof/>
                <w:webHidden/>
              </w:rPr>
              <w:fldChar w:fldCharType="separate"/>
            </w:r>
            <w:r w:rsidR="008F7BB7">
              <w:rPr>
                <w:noProof/>
                <w:webHidden/>
              </w:rPr>
              <w:t>9</w:t>
            </w:r>
            <w:r w:rsidR="008F7BB7">
              <w:rPr>
                <w:noProof/>
                <w:webHidden/>
              </w:rPr>
              <w:fldChar w:fldCharType="end"/>
            </w:r>
          </w:hyperlink>
        </w:p>
        <w:p w14:paraId="78C887EC" w14:textId="1AB43E15" w:rsidR="008F7BB7" w:rsidRDefault="00763E3A">
          <w:pPr>
            <w:pStyle w:val="TOC2"/>
            <w:tabs>
              <w:tab w:val="right" w:leader="dot" w:pos="9736"/>
            </w:tabs>
            <w:rPr>
              <w:rFonts w:cstheme="minorBidi"/>
              <w:noProof/>
              <w:kern w:val="2"/>
              <w:sz w:val="21"/>
            </w:rPr>
          </w:pPr>
          <w:hyperlink w:anchor="_Toc78578928" w:history="1">
            <w:r w:rsidR="008F7BB7" w:rsidRPr="00C1155A">
              <w:rPr>
                <w:rStyle w:val="af9"/>
                <w:noProof/>
              </w:rPr>
              <w:t>（二）模型训练</w:t>
            </w:r>
            <w:r w:rsidR="008F7BB7">
              <w:rPr>
                <w:noProof/>
                <w:webHidden/>
              </w:rPr>
              <w:tab/>
            </w:r>
            <w:r w:rsidR="008F7BB7">
              <w:rPr>
                <w:noProof/>
                <w:webHidden/>
              </w:rPr>
              <w:fldChar w:fldCharType="begin"/>
            </w:r>
            <w:r w:rsidR="008F7BB7">
              <w:rPr>
                <w:noProof/>
                <w:webHidden/>
              </w:rPr>
              <w:instrText xml:space="preserve"> PAGEREF _Toc78578928 \h </w:instrText>
            </w:r>
            <w:r w:rsidR="008F7BB7">
              <w:rPr>
                <w:noProof/>
                <w:webHidden/>
              </w:rPr>
            </w:r>
            <w:r w:rsidR="008F7BB7">
              <w:rPr>
                <w:noProof/>
                <w:webHidden/>
              </w:rPr>
              <w:fldChar w:fldCharType="separate"/>
            </w:r>
            <w:r w:rsidR="008F7BB7">
              <w:rPr>
                <w:noProof/>
                <w:webHidden/>
              </w:rPr>
              <w:t>10</w:t>
            </w:r>
            <w:r w:rsidR="008F7BB7">
              <w:rPr>
                <w:noProof/>
                <w:webHidden/>
              </w:rPr>
              <w:fldChar w:fldCharType="end"/>
            </w:r>
          </w:hyperlink>
        </w:p>
        <w:p w14:paraId="40136856" w14:textId="4079C04B" w:rsidR="008F7BB7" w:rsidRDefault="00763E3A">
          <w:pPr>
            <w:pStyle w:val="TOC2"/>
            <w:tabs>
              <w:tab w:val="right" w:leader="dot" w:pos="9736"/>
            </w:tabs>
            <w:rPr>
              <w:rFonts w:cstheme="minorBidi"/>
              <w:noProof/>
              <w:kern w:val="2"/>
              <w:sz w:val="21"/>
            </w:rPr>
          </w:pPr>
          <w:hyperlink w:anchor="_Toc78578929" w:history="1">
            <w:r w:rsidR="008F7BB7" w:rsidRPr="00C1155A">
              <w:rPr>
                <w:rStyle w:val="af9"/>
                <w:noProof/>
              </w:rPr>
              <w:t>（三）训练结果与分析</w:t>
            </w:r>
            <w:r w:rsidR="008F7BB7">
              <w:rPr>
                <w:noProof/>
                <w:webHidden/>
              </w:rPr>
              <w:tab/>
            </w:r>
            <w:r w:rsidR="008F7BB7">
              <w:rPr>
                <w:noProof/>
                <w:webHidden/>
              </w:rPr>
              <w:fldChar w:fldCharType="begin"/>
            </w:r>
            <w:r w:rsidR="008F7BB7">
              <w:rPr>
                <w:noProof/>
                <w:webHidden/>
              </w:rPr>
              <w:instrText xml:space="preserve"> PAGEREF _Toc78578929 \h </w:instrText>
            </w:r>
            <w:r w:rsidR="008F7BB7">
              <w:rPr>
                <w:noProof/>
                <w:webHidden/>
              </w:rPr>
            </w:r>
            <w:r w:rsidR="008F7BB7">
              <w:rPr>
                <w:noProof/>
                <w:webHidden/>
              </w:rPr>
              <w:fldChar w:fldCharType="separate"/>
            </w:r>
            <w:r w:rsidR="008F7BB7">
              <w:rPr>
                <w:noProof/>
                <w:webHidden/>
              </w:rPr>
              <w:t>11</w:t>
            </w:r>
            <w:r w:rsidR="008F7BB7">
              <w:rPr>
                <w:noProof/>
                <w:webHidden/>
              </w:rPr>
              <w:fldChar w:fldCharType="end"/>
            </w:r>
          </w:hyperlink>
        </w:p>
        <w:p w14:paraId="439691F8" w14:textId="5305DD17" w:rsidR="008F7BB7" w:rsidRDefault="00763E3A">
          <w:pPr>
            <w:pStyle w:val="TOC1"/>
            <w:tabs>
              <w:tab w:val="right" w:leader="dot" w:pos="9736"/>
            </w:tabs>
            <w:rPr>
              <w:rFonts w:cstheme="minorBidi"/>
              <w:noProof/>
              <w:kern w:val="2"/>
              <w:sz w:val="21"/>
            </w:rPr>
          </w:pPr>
          <w:hyperlink w:anchor="_Toc78578930" w:history="1">
            <w:r w:rsidR="008F7BB7" w:rsidRPr="00C1155A">
              <w:rPr>
                <w:rStyle w:val="af9"/>
                <w:noProof/>
              </w:rPr>
              <w:t>五、基本再生数估计</w:t>
            </w:r>
            <w:r w:rsidR="008F7BB7">
              <w:rPr>
                <w:noProof/>
                <w:webHidden/>
              </w:rPr>
              <w:tab/>
            </w:r>
            <w:r w:rsidR="008F7BB7">
              <w:rPr>
                <w:noProof/>
                <w:webHidden/>
              </w:rPr>
              <w:fldChar w:fldCharType="begin"/>
            </w:r>
            <w:r w:rsidR="008F7BB7">
              <w:rPr>
                <w:noProof/>
                <w:webHidden/>
              </w:rPr>
              <w:instrText xml:space="preserve"> PAGEREF _Toc78578930 \h </w:instrText>
            </w:r>
            <w:r w:rsidR="008F7BB7">
              <w:rPr>
                <w:noProof/>
                <w:webHidden/>
              </w:rPr>
            </w:r>
            <w:r w:rsidR="008F7BB7">
              <w:rPr>
                <w:noProof/>
                <w:webHidden/>
              </w:rPr>
              <w:fldChar w:fldCharType="separate"/>
            </w:r>
            <w:r w:rsidR="008F7BB7">
              <w:rPr>
                <w:noProof/>
                <w:webHidden/>
              </w:rPr>
              <w:t>12</w:t>
            </w:r>
            <w:r w:rsidR="008F7BB7">
              <w:rPr>
                <w:noProof/>
                <w:webHidden/>
              </w:rPr>
              <w:fldChar w:fldCharType="end"/>
            </w:r>
          </w:hyperlink>
        </w:p>
        <w:p w14:paraId="026AB210" w14:textId="26D88B4A" w:rsidR="008F7BB7" w:rsidRDefault="00763E3A">
          <w:pPr>
            <w:pStyle w:val="TOC1"/>
            <w:tabs>
              <w:tab w:val="right" w:leader="dot" w:pos="9736"/>
            </w:tabs>
            <w:rPr>
              <w:rFonts w:cstheme="minorBidi"/>
              <w:noProof/>
              <w:kern w:val="2"/>
              <w:sz w:val="21"/>
            </w:rPr>
          </w:pPr>
          <w:hyperlink w:anchor="_Toc78578931" w:history="1">
            <w:r w:rsidR="008F7BB7" w:rsidRPr="00C1155A">
              <w:rPr>
                <w:rStyle w:val="af9"/>
                <w:noProof/>
              </w:rPr>
              <w:t>六、基于改良</w:t>
            </w:r>
            <w:r w:rsidR="008F7BB7" w:rsidRPr="00C1155A">
              <w:rPr>
                <w:rStyle w:val="af9"/>
                <w:noProof/>
              </w:rPr>
              <w:t>SEIR</w:t>
            </w:r>
            <w:r w:rsidR="008F7BB7" w:rsidRPr="00C1155A">
              <w:rPr>
                <w:rStyle w:val="af9"/>
                <w:noProof/>
              </w:rPr>
              <w:t>模型的冬奥会赛中疫情预测</w:t>
            </w:r>
            <w:r w:rsidR="008F7BB7">
              <w:rPr>
                <w:noProof/>
                <w:webHidden/>
              </w:rPr>
              <w:tab/>
            </w:r>
            <w:r w:rsidR="008F7BB7">
              <w:rPr>
                <w:noProof/>
                <w:webHidden/>
              </w:rPr>
              <w:fldChar w:fldCharType="begin"/>
            </w:r>
            <w:r w:rsidR="008F7BB7">
              <w:rPr>
                <w:noProof/>
                <w:webHidden/>
              </w:rPr>
              <w:instrText xml:space="preserve"> PAGEREF _Toc78578931 \h </w:instrText>
            </w:r>
            <w:r w:rsidR="008F7BB7">
              <w:rPr>
                <w:noProof/>
                <w:webHidden/>
              </w:rPr>
            </w:r>
            <w:r w:rsidR="008F7BB7">
              <w:rPr>
                <w:noProof/>
                <w:webHidden/>
              </w:rPr>
              <w:fldChar w:fldCharType="separate"/>
            </w:r>
            <w:r w:rsidR="008F7BB7">
              <w:rPr>
                <w:noProof/>
                <w:webHidden/>
              </w:rPr>
              <w:t>15</w:t>
            </w:r>
            <w:r w:rsidR="008F7BB7">
              <w:rPr>
                <w:noProof/>
                <w:webHidden/>
              </w:rPr>
              <w:fldChar w:fldCharType="end"/>
            </w:r>
          </w:hyperlink>
        </w:p>
        <w:p w14:paraId="523DB08E" w14:textId="083FA13E" w:rsidR="008F7BB7" w:rsidRDefault="00763E3A">
          <w:pPr>
            <w:pStyle w:val="TOC2"/>
            <w:tabs>
              <w:tab w:val="right" w:leader="dot" w:pos="9736"/>
            </w:tabs>
            <w:rPr>
              <w:rFonts w:cstheme="minorBidi"/>
              <w:noProof/>
              <w:kern w:val="2"/>
              <w:sz w:val="21"/>
            </w:rPr>
          </w:pPr>
          <w:hyperlink w:anchor="_Toc78578932" w:history="1">
            <w:r w:rsidR="008F7BB7" w:rsidRPr="00C1155A">
              <w:rPr>
                <w:rStyle w:val="af9"/>
                <w:noProof/>
              </w:rPr>
              <w:t>（一）模型建立</w:t>
            </w:r>
            <w:r w:rsidR="008F7BB7">
              <w:rPr>
                <w:noProof/>
                <w:webHidden/>
              </w:rPr>
              <w:tab/>
            </w:r>
            <w:r w:rsidR="008F7BB7">
              <w:rPr>
                <w:noProof/>
                <w:webHidden/>
              </w:rPr>
              <w:fldChar w:fldCharType="begin"/>
            </w:r>
            <w:r w:rsidR="008F7BB7">
              <w:rPr>
                <w:noProof/>
                <w:webHidden/>
              </w:rPr>
              <w:instrText xml:space="preserve"> PAGEREF _Toc78578932 \h </w:instrText>
            </w:r>
            <w:r w:rsidR="008F7BB7">
              <w:rPr>
                <w:noProof/>
                <w:webHidden/>
              </w:rPr>
            </w:r>
            <w:r w:rsidR="008F7BB7">
              <w:rPr>
                <w:noProof/>
                <w:webHidden/>
              </w:rPr>
              <w:fldChar w:fldCharType="separate"/>
            </w:r>
            <w:r w:rsidR="008F7BB7">
              <w:rPr>
                <w:noProof/>
                <w:webHidden/>
              </w:rPr>
              <w:t>16</w:t>
            </w:r>
            <w:r w:rsidR="008F7BB7">
              <w:rPr>
                <w:noProof/>
                <w:webHidden/>
              </w:rPr>
              <w:fldChar w:fldCharType="end"/>
            </w:r>
          </w:hyperlink>
        </w:p>
        <w:p w14:paraId="23AB1FE4" w14:textId="5E74B934" w:rsidR="008F7BB7" w:rsidRDefault="00763E3A">
          <w:pPr>
            <w:pStyle w:val="TOC2"/>
            <w:tabs>
              <w:tab w:val="right" w:leader="dot" w:pos="9736"/>
            </w:tabs>
            <w:rPr>
              <w:rFonts w:cstheme="minorBidi"/>
              <w:noProof/>
              <w:kern w:val="2"/>
              <w:sz w:val="21"/>
            </w:rPr>
          </w:pPr>
          <w:hyperlink w:anchor="_Toc78578933" w:history="1">
            <w:r w:rsidR="008F7BB7" w:rsidRPr="00C1155A">
              <w:rPr>
                <w:rStyle w:val="af9"/>
                <w:noProof/>
              </w:rPr>
              <w:t>（二）传播结果与分析</w:t>
            </w:r>
            <w:r w:rsidR="008F7BB7">
              <w:rPr>
                <w:noProof/>
                <w:webHidden/>
              </w:rPr>
              <w:tab/>
            </w:r>
            <w:r w:rsidR="008F7BB7">
              <w:rPr>
                <w:noProof/>
                <w:webHidden/>
              </w:rPr>
              <w:fldChar w:fldCharType="begin"/>
            </w:r>
            <w:r w:rsidR="008F7BB7">
              <w:rPr>
                <w:noProof/>
                <w:webHidden/>
              </w:rPr>
              <w:instrText xml:space="preserve"> PAGEREF _Toc78578933 \h </w:instrText>
            </w:r>
            <w:r w:rsidR="008F7BB7">
              <w:rPr>
                <w:noProof/>
                <w:webHidden/>
              </w:rPr>
            </w:r>
            <w:r w:rsidR="008F7BB7">
              <w:rPr>
                <w:noProof/>
                <w:webHidden/>
              </w:rPr>
              <w:fldChar w:fldCharType="separate"/>
            </w:r>
            <w:r w:rsidR="008F7BB7">
              <w:rPr>
                <w:noProof/>
                <w:webHidden/>
              </w:rPr>
              <w:t>17</w:t>
            </w:r>
            <w:r w:rsidR="008F7BB7">
              <w:rPr>
                <w:noProof/>
                <w:webHidden/>
              </w:rPr>
              <w:fldChar w:fldCharType="end"/>
            </w:r>
          </w:hyperlink>
        </w:p>
        <w:p w14:paraId="76F3324F" w14:textId="1A68BFC7" w:rsidR="008F7BB7" w:rsidRDefault="00763E3A">
          <w:pPr>
            <w:pStyle w:val="TOC2"/>
            <w:tabs>
              <w:tab w:val="right" w:leader="dot" w:pos="9736"/>
            </w:tabs>
            <w:rPr>
              <w:rFonts w:cstheme="minorBidi"/>
              <w:noProof/>
              <w:kern w:val="2"/>
              <w:sz w:val="21"/>
            </w:rPr>
          </w:pPr>
          <w:hyperlink w:anchor="_Toc78578934" w:history="1">
            <w:r w:rsidR="008F7BB7" w:rsidRPr="00C1155A">
              <w:rPr>
                <w:rStyle w:val="af9"/>
                <w:noProof/>
              </w:rPr>
              <w:t>（三）基本再生数和有效再生数的估计</w:t>
            </w:r>
            <w:r w:rsidR="008F7BB7">
              <w:rPr>
                <w:noProof/>
                <w:webHidden/>
              </w:rPr>
              <w:tab/>
            </w:r>
            <w:r w:rsidR="008F7BB7">
              <w:rPr>
                <w:noProof/>
                <w:webHidden/>
              </w:rPr>
              <w:fldChar w:fldCharType="begin"/>
            </w:r>
            <w:r w:rsidR="008F7BB7">
              <w:rPr>
                <w:noProof/>
                <w:webHidden/>
              </w:rPr>
              <w:instrText xml:space="preserve"> PAGEREF _Toc78578934 \h </w:instrText>
            </w:r>
            <w:r w:rsidR="008F7BB7">
              <w:rPr>
                <w:noProof/>
                <w:webHidden/>
              </w:rPr>
            </w:r>
            <w:r w:rsidR="008F7BB7">
              <w:rPr>
                <w:noProof/>
                <w:webHidden/>
              </w:rPr>
              <w:fldChar w:fldCharType="separate"/>
            </w:r>
            <w:r w:rsidR="008F7BB7">
              <w:rPr>
                <w:noProof/>
                <w:webHidden/>
              </w:rPr>
              <w:t>21</w:t>
            </w:r>
            <w:r w:rsidR="008F7BB7">
              <w:rPr>
                <w:noProof/>
                <w:webHidden/>
              </w:rPr>
              <w:fldChar w:fldCharType="end"/>
            </w:r>
          </w:hyperlink>
        </w:p>
        <w:p w14:paraId="6ADE01A6" w14:textId="5B014586" w:rsidR="008F7BB7" w:rsidRDefault="00763E3A">
          <w:pPr>
            <w:pStyle w:val="TOC1"/>
            <w:tabs>
              <w:tab w:val="right" w:leader="dot" w:pos="9736"/>
            </w:tabs>
            <w:rPr>
              <w:rFonts w:cstheme="minorBidi"/>
              <w:noProof/>
              <w:kern w:val="2"/>
              <w:sz w:val="21"/>
            </w:rPr>
          </w:pPr>
          <w:hyperlink w:anchor="_Toc78578935" w:history="1">
            <w:r w:rsidR="008F7BB7" w:rsidRPr="00C1155A">
              <w:rPr>
                <w:rStyle w:val="af9"/>
                <w:noProof/>
              </w:rPr>
              <w:t>七、风险分析</w:t>
            </w:r>
            <w:r w:rsidR="008F7BB7">
              <w:rPr>
                <w:noProof/>
                <w:webHidden/>
              </w:rPr>
              <w:tab/>
            </w:r>
            <w:r w:rsidR="008F7BB7">
              <w:rPr>
                <w:noProof/>
                <w:webHidden/>
              </w:rPr>
              <w:fldChar w:fldCharType="begin"/>
            </w:r>
            <w:r w:rsidR="008F7BB7">
              <w:rPr>
                <w:noProof/>
                <w:webHidden/>
              </w:rPr>
              <w:instrText xml:space="preserve"> PAGEREF _Toc78578935 \h </w:instrText>
            </w:r>
            <w:r w:rsidR="008F7BB7">
              <w:rPr>
                <w:noProof/>
                <w:webHidden/>
              </w:rPr>
            </w:r>
            <w:r w:rsidR="008F7BB7">
              <w:rPr>
                <w:noProof/>
                <w:webHidden/>
              </w:rPr>
              <w:fldChar w:fldCharType="separate"/>
            </w:r>
            <w:r w:rsidR="008F7BB7">
              <w:rPr>
                <w:noProof/>
                <w:webHidden/>
              </w:rPr>
              <w:t>23</w:t>
            </w:r>
            <w:r w:rsidR="008F7BB7">
              <w:rPr>
                <w:noProof/>
                <w:webHidden/>
              </w:rPr>
              <w:fldChar w:fldCharType="end"/>
            </w:r>
          </w:hyperlink>
        </w:p>
        <w:p w14:paraId="61F22E5F" w14:textId="0FE80CCE" w:rsidR="008F7BB7" w:rsidRDefault="00763E3A">
          <w:pPr>
            <w:pStyle w:val="TOC1"/>
            <w:tabs>
              <w:tab w:val="right" w:leader="dot" w:pos="9736"/>
            </w:tabs>
            <w:rPr>
              <w:rFonts w:cstheme="minorBidi"/>
              <w:noProof/>
              <w:kern w:val="2"/>
              <w:sz w:val="21"/>
            </w:rPr>
          </w:pPr>
          <w:hyperlink w:anchor="_Toc78578936" w:history="1">
            <w:r w:rsidR="008F7BB7" w:rsidRPr="00C1155A">
              <w:rPr>
                <w:rStyle w:val="af9"/>
                <w:noProof/>
              </w:rPr>
              <w:t>八、总结</w:t>
            </w:r>
            <w:r w:rsidR="008F7BB7">
              <w:rPr>
                <w:noProof/>
                <w:webHidden/>
              </w:rPr>
              <w:tab/>
            </w:r>
            <w:r w:rsidR="008F7BB7">
              <w:rPr>
                <w:noProof/>
                <w:webHidden/>
              </w:rPr>
              <w:fldChar w:fldCharType="begin"/>
            </w:r>
            <w:r w:rsidR="008F7BB7">
              <w:rPr>
                <w:noProof/>
                <w:webHidden/>
              </w:rPr>
              <w:instrText xml:space="preserve"> PAGEREF _Toc78578936 \h </w:instrText>
            </w:r>
            <w:r w:rsidR="008F7BB7">
              <w:rPr>
                <w:noProof/>
                <w:webHidden/>
              </w:rPr>
            </w:r>
            <w:r w:rsidR="008F7BB7">
              <w:rPr>
                <w:noProof/>
                <w:webHidden/>
              </w:rPr>
              <w:fldChar w:fldCharType="separate"/>
            </w:r>
            <w:r w:rsidR="008F7BB7">
              <w:rPr>
                <w:noProof/>
                <w:webHidden/>
              </w:rPr>
              <w:t>24</w:t>
            </w:r>
            <w:r w:rsidR="008F7BB7">
              <w:rPr>
                <w:noProof/>
                <w:webHidden/>
              </w:rPr>
              <w:fldChar w:fldCharType="end"/>
            </w:r>
          </w:hyperlink>
        </w:p>
        <w:p w14:paraId="177D2546" w14:textId="4807D1F8" w:rsidR="00553A64" w:rsidRDefault="00763E3A" w:rsidP="00553A64">
          <w:pPr>
            <w:pStyle w:val="TOC1"/>
            <w:tabs>
              <w:tab w:val="right" w:leader="dot" w:pos="9736"/>
            </w:tabs>
            <w:rPr>
              <w:rFonts w:cstheme="minorBidi"/>
              <w:noProof/>
              <w:kern w:val="2"/>
              <w:sz w:val="21"/>
            </w:rPr>
          </w:pPr>
          <w:hyperlink w:anchor="_Toc78578942" w:history="1">
            <w:r w:rsidR="00553A64">
              <w:rPr>
                <w:rStyle w:val="af9"/>
                <w:rFonts w:hint="eastAsia"/>
                <w:noProof/>
              </w:rPr>
              <w:t>九</w:t>
            </w:r>
            <w:r w:rsidR="00553A64" w:rsidRPr="00C1155A">
              <w:rPr>
                <w:rStyle w:val="af9"/>
                <w:noProof/>
              </w:rPr>
              <w:t>、参考文献</w:t>
            </w:r>
            <w:r w:rsidR="00553A64">
              <w:rPr>
                <w:noProof/>
                <w:webHidden/>
              </w:rPr>
              <w:tab/>
            </w:r>
            <w:r w:rsidR="00553A64">
              <w:rPr>
                <w:rFonts w:hint="eastAsia"/>
                <w:noProof/>
                <w:webHidden/>
              </w:rPr>
              <w:t>26</w:t>
            </w:r>
          </w:hyperlink>
        </w:p>
        <w:p w14:paraId="22E9D019" w14:textId="3186BBE2" w:rsidR="008F7BB7" w:rsidRDefault="00763E3A">
          <w:pPr>
            <w:pStyle w:val="TOC1"/>
            <w:tabs>
              <w:tab w:val="right" w:leader="dot" w:pos="9736"/>
            </w:tabs>
            <w:rPr>
              <w:rFonts w:cstheme="minorBidi"/>
              <w:noProof/>
              <w:kern w:val="2"/>
              <w:sz w:val="21"/>
            </w:rPr>
          </w:pPr>
          <w:hyperlink w:anchor="_Toc78578937" w:history="1">
            <w:r w:rsidR="00553A64">
              <w:rPr>
                <w:rStyle w:val="af9"/>
                <w:rFonts w:hint="eastAsia"/>
                <w:noProof/>
              </w:rPr>
              <w:t>十</w:t>
            </w:r>
            <w:r w:rsidR="008F7BB7" w:rsidRPr="00C1155A">
              <w:rPr>
                <w:rStyle w:val="af9"/>
                <w:noProof/>
              </w:rPr>
              <w:t>、附录</w:t>
            </w:r>
            <w:r w:rsidR="008F7BB7">
              <w:rPr>
                <w:noProof/>
                <w:webHidden/>
              </w:rPr>
              <w:tab/>
            </w:r>
            <w:r w:rsidR="008F7BB7">
              <w:rPr>
                <w:noProof/>
                <w:webHidden/>
              </w:rPr>
              <w:fldChar w:fldCharType="begin"/>
            </w:r>
            <w:r w:rsidR="008F7BB7">
              <w:rPr>
                <w:noProof/>
                <w:webHidden/>
              </w:rPr>
              <w:instrText xml:space="preserve"> PAGEREF _Toc78578937 \h </w:instrText>
            </w:r>
            <w:r w:rsidR="008F7BB7">
              <w:rPr>
                <w:noProof/>
                <w:webHidden/>
              </w:rPr>
            </w:r>
            <w:r w:rsidR="008F7BB7">
              <w:rPr>
                <w:noProof/>
                <w:webHidden/>
              </w:rPr>
              <w:fldChar w:fldCharType="separate"/>
            </w:r>
            <w:r w:rsidR="008F7BB7">
              <w:rPr>
                <w:noProof/>
                <w:webHidden/>
              </w:rPr>
              <w:t>2</w:t>
            </w:r>
            <w:r w:rsidR="00553A64">
              <w:rPr>
                <w:rFonts w:hint="eastAsia"/>
                <w:noProof/>
                <w:webHidden/>
              </w:rPr>
              <w:t>8</w:t>
            </w:r>
            <w:r w:rsidR="008F7BB7">
              <w:rPr>
                <w:noProof/>
                <w:webHidden/>
              </w:rPr>
              <w:fldChar w:fldCharType="end"/>
            </w:r>
          </w:hyperlink>
        </w:p>
        <w:p w14:paraId="7EE123E6" w14:textId="4B0E5301" w:rsidR="008F7BB7" w:rsidRDefault="00763E3A">
          <w:pPr>
            <w:pStyle w:val="TOC2"/>
            <w:tabs>
              <w:tab w:val="right" w:leader="dot" w:pos="9736"/>
            </w:tabs>
            <w:rPr>
              <w:rFonts w:cstheme="minorBidi"/>
              <w:noProof/>
              <w:kern w:val="2"/>
              <w:sz w:val="21"/>
            </w:rPr>
          </w:pPr>
          <w:hyperlink w:anchor="_Toc78578938" w:history="1">
            <w:r w:rsidR="008F7BB7" w:rsidRPr="00C1155A">
              <w:rPr>
                <w:rStyle w:val="af9"/>
                <w:noProof/>
              </w:rPr>
              <w:t>附录一：各参赛国疫情相关数据</w:t>
            </w:r>
            <w:r w:rsidR="008F7BB7">
              <w:rPr>
                <w:noProof/>
                <w:webHidden/>
              </w:rPr>
              <w:tab/>
            </w:r>
            <w:r w:rsidR="008F7BB7">
              <w:rPr>
                <w:noProof/>
                <w:webHidden/>
              </w:rPr>
              <w:fldChar w:fldCharType="begin"/>
            </w:r>
            <w:r w:rsidR="008F7BB7">
              <w:rPr>
                <w:noProof/>
                <w:webHidden/>
              </w:rPr>
              <w:instrText xml:space="preserve"> PAGEREF _Toc78578938 \h </w:instrText>
            </w:r>
            <w:r w:rsidR="008F7BB7">
              <w:rPr>
                <w:noProof/>
                <w:webHidden/>
              </w:rPr>
            </w:r>
            <w:r w:rsidR="008F7BB7">
              <w:rPr>
                <w:noProof/>
                <w:webHidden/>
              </w:rPr>
              <w:fldChar w:fldCharType="separate"/>
            </w:r>
            <w:r w:rsidR="008F7BB7">
              <w:rPr>
                <w:noProof/>
                <w:webHidden/>
              </w:rPr>
              <w:t>2</w:t>
            </w:r>
            <w:r w:rsidR="00553A64">
              <w:rPr>
                <w:rFonts w:hint="eastAsia"/>
                <w:noProof/>
                <w:webHidden/>
              </w:rPr>
              <w:t>8</w:t>
            </w:r>
            <w:r w:rsidR="008F7BB7">
              <w:rPr>
                <w:noProof/>
                <w:webHidden/>
              </w:rPr>
              <w:fldChar w:fldCharType="end"/>
            </w:r>
          </w:hyperlink>
        </w:p>
        <w:p w14:paraId="1E2B2013" w14:textId="667B713D" w:rsidR="008F7BB7" w:rsidRDefault="00763E3A">
          <w:pPr>
            <w:pStyle w:val="TOC2"/>
            <w:tabs>
              <w:tab w:val="right" w:leader="dot" w:pos="9736"/>
            </w:tabs>
            <w:rPr>
              <w:rFonts w:cstheme="minorBidi"/>
              <w:noProof/>
              <w:kern w:val="2"/>
              <w:sz w:val="21"/>
            </w:rPr>
          </w:pPr>
          <w:hyperlink w:anchor="_Toc78578939" w:history="1">
            <w:r w:rsidR="008F7BB7" w:rsidRPr="00C1155A">
              <w:rPr>
                <w:rStyle w:val="af9"/>
                <w:noProof/>
              </w:rPr>
              <w:t>附录二：东京奥运会舆情相关数据</w:t>
            </w:r>
            <w:r w:rsidR="008F7BB7">
              <w:rPr>
                <w:noProof/>
                <w:webHidden/>
              </w:rPr>
              <w:tab/>
            </w:r>
            <w:r w:rsidR="008F7BB7">
              <w:rPr>
                <w:noProof/>
                <w:webHidden/>
              </w:rPr>
              <w:fldChar w:fldCharType="begin"/>
            </w:r>
            <w:r w:rsidR="008F7BB7">
              <w:rPr>
                <w:noProof/>
                <w:webHidden/>
              </w:rPr>
              <w:instrText xml:space="preserve"> PAGEREF _Toc78578939 \h </w:instrText>
            </w:r>
            <w:r w:rsidR="008F7BB7">
              <w:rPr>
                <w:noProof/>
                <w:webHidden/>
              </w:rPr>
            </w:r>
            <w:r w:rsidR="008F7BB7">
              <w:rPr>
                <w:noProof/>
                <w:webHidden/>
              </w:rPr>
              <w:fldChar w:fldCharType="separate"/>
            </w:r>
            <w:r w:rsidR="008F7BB7">
              <w:rPr>
                <w:noProof/>
                <w:webHidden/>
              </w:rPr>
              <w:t>2</w:t>
            </w:r>
            <w:r w:rsidR="00553A64">
              <w:rPr>
                <w:rFonts w:hint="eastAsia"/>
                <w:noProof/>
                <w:webHidden/>
              </w:rPr>
              <w:t>9</w:t>
            </w:r>
            <w:r w:rsidR="008F7BB7">
              <w:rPr>
                <w:noProof/>
                <w:webHidden/>
              </w:rPr>
              <w:fldChar w:fldCharType="end"/>
            </w:r>
          </w:hyperlink>
        </w:p>
        <w:p w14:paraId="777A3391" w14:textId="6F9ABB27" w:rsidR="008F7BB7" w:rsidRDefault="00763E3A">
          <w:pPr>
            <w:pStyle w:val="TOC2"/>
            <w:tabs>
              <w:tab w:val="right" w:leader="dot" w:pos="9736"/>
            </w:tabs>
            <w:rPr>
              <w:rFonts w:cstheme="minorBidi"/>
              <w:noProof/>
              <w:kern w:val="2"/>
              <w:sz w:val="21"/>
            </w:rPr>
          </w:pPr>
          <w:hyperlink w:anchor="_Toc78578940" w:history="1">
            <w:r w:rsidR="008F7BB7" w:rsidRPr="00C1155A">
              <w:rPr>
                <w:rStyle w:val="af9"/>
                <w:noProof/>
              </w:rPr>
              <w:t>附录三：各国基本再生数估计</w:t>
            </w:r>
            <w:r w:rsidR="008F7BB7">
              <w:rPr>
                <w:noProof/>
                <w:webHidden/>
              </w:rPr>
              <w:tab/>
            </w:r>
            <w:r w:rsidR="00553A64">
              <w:rPr>
                <w:rFonts w:hint="eastAsia"/>
                <w:noProof/>
                <w:webHidden/>
              </w:rPr>
              <w:t>30</w:t>
            </w:r>
          </w:hyperlink>
        </w:p>
        <w:p w14:paraId="26194A7F" w14:textId="1A118CFE" w:rsidR="008F7BB7" w:rsidRDefault="00763E3A">
          <w:pPr>
            <w:pStyle w:val="TOC2"/>
            <w:tabs>
              <w:tab w:val="right" w:leader="dot" w:pos="9736"/>
            </w:tabs>
            <w:rPr>
              <w:rFonts w:cstheme="minorBidi"/>
              <w:noProof/>
              <w:kern w:val="2"/>
              <w:sz w:val="21"/>
            </w:rPr>
          </w:pPr>
          <w:hyperlink w:anchor="_Toc78578941" w:history="1">
            <w:r w:rsidR="008F7BB7" w:rsidRPr="00C1155A">
              <w:rPr>
                <w:rStyle w:val="af9"/>
                <w:noProof/>
              </w:rPr>
              <w:t>附录四：</w:t>
            </w:r>
            <w:r w:rsidR="008F7BB7" w:rsidRPr="00C1155A">
              <w:rPr>
                <w:rStyle w:val="af9"/>
                <w:noProof/>
              </w:rPr>
              <w:t>LSTM</w:t>
            </w:r>
            <w:r w:rsidR="008F7BB7" w:rsidRPr="00C1155A">
              <w:rPr>
                <w:rStyle w:val="af9"/>
                <w:noProof/>
              </w:rPr>
              <w:t>感染人数预测结果</w:t>
            </w:r>
            <w:r w:rsidR="008F7BB7">
              <w:rPr>
                <w:noProof/>
                <w:webHidden/>
              </w:rPr>
              <w:tab/>
            </w:r>
            <w:r w:rsidR="008F7BB7">
              <w:rPr>
                <w:noProof/>
                <w:webHidden/>
              </w:rPr>
              <w:fldChar w:fldCharType="begin"/>
            </w:r>
            <w:r w:rsidR="008F7BB7">
              <w:rPr>
                <w:noProof/>
                <w:webHidden/>
              </w:rPr>
              <w:instrText xml:space="preserve"> PAGEREF _Toc78578941 \h </w:instrText>
            </w:r>
            <w:r w:rsidR="008F7BB7">
              <w:rPr>
                <w:noProof/>
                <w:webHidden/>
              </w:rPr>
            </w:r>
            <w:r w:rsidR="008F7BB7">
              <w:rPr>
                <w:noProof/>
                <w:webHidden/>
              </w:rPr>
              <w:fldChar w:fldCharType="separate"/>
            </w:r>
            <w:r w:rsidR="008F7BB7">
              <w:rPr>
                <w:noProof/>
                <w:webHidden/>
              </w:rPr>
              <w:t>3</w:t>
            </w:r>
            <w:r w:rsidR="00553A64">
              <w:rPr>
                <w:rFonts w:hint="eastAsia"/>
                <w:noProof/>
                <w:webHidden/>
              </w:rPr>
              <w:t>5</w:t>
            </w:r>
            <w:r w:rsidR="008F7BB7">
              <w:rPr>
                <w:noProof/>
                <w:webHidden/>
              </w:rPr>
              <w:fldChar w:fldCharType="end"/>
            </w:r>
          </w:hyperlink>
        </w:p>
        <w:p w14:paraId="23452B5A" w14:textId="7AD2B4B3" w:rsidR="008C743E" w:rsidRDefault="008C743E" w:rsidP="008C743E">
          <w:pPr>
            <w:ind w:firstLine="482"/>
          </w:pPr>
          <w:r>
            <w:rPr>
              <w:b/>
              <w:bCs/>
              <w:lang w:val="zh-CN"/>
            </w:rPr>
            <w:fldChar w:fldCharType="end"/>
          </w:r>
        </w:p>
      </w:sdtContent>
    </w:sdt>
    <w:p w14:paraId="2F9CDCBC" w14:textId="77777777" w:rsidR="008C743E" w:rsidRDefault="008C743E" w:rsidP="008C743E">
      <w:pPr>
        <w:widowControl/>
        <w:ind w:firstLine="723"/>
        <w:jc w:val="left"/>
        <w:rPr>
          <w:rFonts w:ascii="仿宋" w:hAnsi="仿宋"/>
          <w:b/>
          <w:sz w:val="36"/>
          <w:szCs w:val="36"/>
        </w:rPr>
        <w:sectPr w:rsidR="008C743E">
          <w:endnotePr>
            <w:numFmt w:val="decimal"/>
          </w:endnotePr>
          <w:pgSz w:w="11906" w:h="16838"/>
          <w:pgMar w:top="1440" w:right="1080" w:bottom="1440" w:left="1080" w:header="851" w:footer="680" w:gutter="0"/>
          <w:pgNumType w:fmt="upperRoman" w:start="1"/>
          <w:cols w:space="425"/>
          <w:docGrid w:type="lines" w:linePitch="326"/>
        </w:sectPr>
      </w:pPr>
    </w:p>
    <w:p w14:paraId="68088A44" w14:textId="77777777" w:rsidR="000D5ACB" w:rsidRDefault="0082189E">
      <w:pPr>
        <w:pStyle w:val="1"/>
        <w:spacing w:before="326"/>
        <w:ind w:firstLine="602"/>
      </w:pPr>
      <w:bookmarkStart w:id="3" w:name="_Toc78578919"/>
      <w:r>
        <w:rPr>
          <w:rFonts w:hint="eastAsia"/>
        </w:rPr>
        <w:lastRenderedPageBreak/>
        <w:t>一、研究背景</w:t>
      </w:r>
      <w:bookmarkEnd w:id="3"/>
    </w:p>
    <w:p w14:paraId="2AAD3BAE" w14:textId="2D70618D" w:rsidR="000D5ACB" w:rsidRDefault="0082189E">
      <w:pPr>
        <w:ind w:firstLine="480"/>
      </w:pPr>
      <w:r>
        <w:rPr>
          <w:rFonts w:hint="eastAsia"/>
        </w:rPr>
        <w:t>2019</w:t>
      </w:r>
      <w:r>
        <w:rPr>
          <w:rFonts w:hint="eastAsia"/>
        </w:rPr>
        <w:t>年末至今，新冠肺炎疫情席卷全球，截至</w:t>
      </w:r>
      <w:r>
        <w:rPr>
          <w:rFonts w:hint="eastAsia"/>
        </w:rPr>
        <w:t>2021</w:t>
      </w:r>
      <w:r>
        <w:rPr>
          <w:rFonts w:hint="eastAsia"/>
        </w:rPr>
        <w:t>年</w:t>
      </w:r>
      <w:r>
        <w:rPr>
          <w:rFonts w:hint="eastAsia"/>
        </w:rPr>
        <w:t>7</w:t>
      </w:r>
      <w:r>
        <w:rPr>
          <w:rFonts w:hint="eastAsia"/>
        </w:rPr>
        <w:t>月</w:t>
      </w:r>
      <w:r>
        <w:rPr>
          <w:rFonts w:hint="eastAsia"/>
        </w:rPr>
        <w:t>29</w:t>
      </w:r>
      <w:r>
        <w:rPr>
          <w:rFonts w:hint="eastAsia"/>
        </w:rPr>
        <w:t>日已有超</w:t>
      </w:r>
      <w:r>
        <w:rPr>
          <w:rFonts w:hint="eastAsia"/>
        </w:rPr>
        <w:t>1.9</w:t>
      </w:r>
      <w:r>
        <w:rPr>
          <w:rFonts w:hint="eastAsia"/>
        </w:rPr>
        <w:t>亿人确诊，超</w:t>
      </w:r>
      <w:r>
        <w:rPr>
          <w:rFonts w:hint="eastAsia"/>
        </w:rPr>
        <w:t>416</w:t>
      </w:r>
      <w:r>
        <w:rPr>
          <w:rFonts w:hint="eastAsia"/>
        </w:rPr>
        <w:t>万人因此丧生。新冠肺炎疫情扰乱了社会的正常运转，对人们生活造成持久的影响，对全球经济造成巨大冲击以及伤害。具有典型聚集特征的体育赛事，不可避免地受到波及</w:t>
      </w:r>
      <w:r w:rsidR="00724977">
        <w:rPr>
          <w:rFonts w:hint="eastAsia"/>
        </w:rPr>
        <w:t xml:space="preserve"> </w:t>
      </w:r>
      <w:r>
        <w:t>[</w:t>
      </w:r>
      <w:r>
        <w:endnoteReference w:id="1"/>
      </w:r>
      <w:r w:rsidR="001B662E">
        <w:rPr>
          <w:rFonts w:hint="eastAsia"/>
        </w:rPr>
        <w:t>-</w:t>
      </w:r>
      <w:r w:rsidRPr="00221FA6">
        <w:rPr>
          <w:sz w:val="2"/>
          <w:szCs w:val="2"/>
        </w:rPr>
        <w:endnoteReference w:id="2"/>
      </w:r>
      <w:r w:rsidR="00B03D24" w:rsidRPr="00221FA6">
        <w:rPr>
          <w:sz w:val="2"/>
          <w:szCs w:val="2"/>
        </w:rPr>
        <w:endnoteReference w:id="3"/>
      </w:r>
      <w:r w:rsidR="00BE2004" w:rsidRPr="00BE2004">
        <w:endnoteReference w:id="4"/>
      </w:r>
      <w:r w:rsidR="00BE2004" w:rsidRPr="00BE2004">
        <w:t>]</w:t>
      </w:r>
      <w:r>
        <w:rPr>
          <w:rFonts w:hint="eastAsia"/>
        </w:rPr>
        <w:t>。全球肆虐的新冠肺炎疫情使得世界体育不得不按下“暂停键”：东京奥运会、欧洲杯延期，各国职业联赛“停摆”，各类“大满贯”级别的</w:t>
      </w:r>
      <w:proofErr w:type="gramStart"/>
      <w:r>
        <w:rPr>
          <w:rFonts w:hint="eastAsia"/>
        </w:rPr>
        <w:t>品牌赛事</w:t>
      </w:r>
      <w:proofErr w:type="gramEnd"/>
      <w:r>
        <w:rPr>
          <w:rFonts w:hint="eastAsia"/>
        </w:rPr>
        <w:t>取消，甚至人们日常的跑步健身活动也因“居家令”、“禁足令”等无法进行。</w:t>
      </w:r>
    </w:p>
    <w:p w14:paraId="52D7480B" w14:textId="77777777" w:rsidR="000D5ACB" w:rsidRDefault="0082189E">
      <w:pPr>
        <w:ind w:firstLine="480"/>
      </w:pPr>
      <w:r>
        <w:rPr>
          <w:rFonts w:hint="eastAsia"/>
        </w:rPr>
        <w:t>不断变化的外部环境会给体育发展带来变动不居的多重影响，规约和牵引着体育赛事的走向。面对未知的全球疫情发展情况，梳理与剖析“新冠疫情”给体育带来的影响与冲击，以尽早对可能产生的风险问题采取应对措施，最大程度地减小疫情蔓延对体育赛事产业的不利影响，把握特殊背景下的体育赛事发展机遇，具有重要的现实意义。</w:t>
      </w:r>
    </w:p>
    <w:p w14:paraId="27F3B2ED" w14:textId="04FC389F" w:rsidR="000D5ACB" w:rsidRDefault="0082189E">
      <w:pPr>
        <w:ind w:firstLine="480"/>
      </w:pPr>
      <w:r>
        <w:rPr>
          <w:rFonts w:hint="eastAsia"/>
        </w:rPr>
        <w:t>作为重大突发公共卫生事件，新冠肺炎疫情对大型体育赛事的冲击是双重的。一方面是疫情冲击，由此造成赛事主办地区以及赛事组织、赞助商等多方的经济损失，以及对运动员身体、心理的极大挑战</w:t>
      </w:r>
      <w:r w:rsidR="00724977">
        <w:rPr>
          <w:rFonts w:hint="eastAsia"/>
        </w:rPr>
        <w:t xml:space="preserve"> </w:t>
      </w:r>
      <w:r>
        <w:t>[</w:t>
      </w:r>
      <w:r>
        <w:endnoteReference w:id="5"/>
      </w:r>
      <w:r w:rsidR="008C743E">
        <w:t>,</w:t>
      </w:r>
      <w:r w:rsidR="001B662E">
        <w:t xml:space="preserve"> </w:t>
      </w:r>
      <w:r w:rsidR="00BE2004" w:rsidRPr="00BE2004">
        <w:endnoteReference w:id="6"/>
      </w:r>
      <w:r w:rsidR="00BE2004">
        <w:t>]</w:t>
      </w:r>
      <w:r>
        <w:rPr>
          <w:rFonts w:hint="eastAsia"/>
        </w:rPr>
        <w:t>；另一方面是舆情冲击，新冠肺炎疫情的全球大流行增加了体育</w:t>
      </w:r>
      <w:proofErr w:type="gramStart"/>
      <w:r>
        <w:rPr>
          <w:rFonts w:hint="eastAsia"/>
        </w:rPr>
        <w:t>赛事进程</w:t>
      </w:r>
      <w:proofErr w:type="gramEnd"/>
      <w:r>
        <w:rPr>
          <w:rFonts w:hint="eastAsia"/>
        </w:rPr>
        <w:t>的不确定性，同时也加剧了世界格局的不确定性，这使得舆论环境变得更为错综复杂</w:t>
      </w:r>
      <w:r w:rsidR="00724977">
        <w:rPr>
          <w:rFonts w:hint="eastAsia"/>
        </w:rPr>
        <w:t xml:space="preserve"> </w:t>
      </w:r>
      <w:r>
        <w:t>[</w:t>
      </w:r>
      <w:r>
        <w:endnoteReference w:id="7"/>
      </w:r>
      <w:r w:rsidR="008C3962">
        <w:rPr>
          <w:rFonts w:hint="eastAsia"/>
        </w:rPr>
        <w:t>,</w:t>
      </w:r>
      <w:r w:rsidR="001B662E">
        <w:t xml:space="preserve"> </w:t>
      </w:r>
      <w:r w:rsidR="00AF355C" w:rsidRPr="00AF355C">
        <w:endnoteReference w:id="8"/>
      </w:r>
      <w:r w:rsidR="00AF355C" w:rsidRPr="00AF355C">
        <w:t>]</w:t>
      </w:r>
      <w:r>
        <w:rPr>
          <w:rFonts w:hint="eastAsia"/>
        </w:rPr>
        <w:t>。而舆情冲击带来的影响或者伤害往往更大。</w:t>
      </w:r>
    </w:p>
    <w:p w14:paraId="4B23FB46" w14:textId="32AED268" w:rsidR="000D5ACB" w:rsidRDefault="0082189E">
      <w:pPr>
        <w:ind w:firstLine="480"/>
      </w:pPr>
      <w:r>
        <w:rPr>
          <w:rFonts w:hint="eastAsia"/>
        </w:rPr>
        <w:t>因新冠肺炎疫情延期一年的东京奥运会已于</w:t>
      </w:r>
      <w:r>
        <w:rPr>
          <w:rFonts w:hint="eastAsia"/>
        </w:rPr>
        <w:t>7</w:t>
      </w:r>
      <w:r>
        <w:rPr>
          <w:rFonts w:hint="eastAsia"/>
        </w:rPr>
        <w:t>月</w:t>
      </w:r>
      <w:r>
        <w:rPr>
          <w:rFonts w:hint="eastAsia"/>
        </w:rPr>
        <w:t>23</w:t>
      </w:r>
      <w:r>
        <w:rPr>
          <w:rFonts w:hint="eastAsia"/>
        </w:rPr>
        <w:t>日正式开幕。与此同时，担心和争论也从未中断。层出不穷的变异病毒在全球多个国家蔓延</w:t>
      </w:r>
      <w:r w:rsidR="00724977">
        <w:rPr>
          <w:rFonts w:hint="eastAsia"/>
        </w:rPr>
        <w:t xml:space="preserve"> </w:t>
      </w:r>
      <w:r>
        <w:t>[</w:t>
      </w:r>
      <w:r>
        <w:endnoteReference w:id="9"/>
      </w:r>
      <w:r>
        <w:t>]</w:t>
      </w:r>
      <w:r>
        <w:rPr>
          <w:rFonts w:hint="eastAsia"/>
        </w:rPr>
        <w:t>、</w:t>
      </w:r>
      <w:r>
        <w:rPr>
          <w:rFonts w:hint="eastAsia"/>
        </w:rPr>
        <w:t>21</w:t>
      </w:r>
      <w:r>
        <w:rPr>
          <w:rFonts w:hint="eastAsia"/>
        </w:rPr>
        <w:t>万民众签名反对举办奥运会</w:t>
      </w:r>
      <w:r w:rsidR="00724977">
        <w:rPr>
          <w:rFonts w:hint="eastAsia"/>
        </w:rPr>
        <w:t xml:space="preserve"> </w:t>
      </w:r>
      <w:r>
        <w:t>[</w:t>
      </w:r>
      <w:r>
        <w:endnoteReference w:id="10"/>
      </w:r>
      <w:r>
        <w:t>]</w:t>
      </w:r>
      <w:r>
        <w:rPr>
          <w:rFonts w:hint="eastAsia"/>
        </w:rPr>
        <w:t>、东京的新冠感染情况仍在持续扩大</w:t>
      </w:r>
      <w:r w:rsidR="00724977">
        <w:rPr>
          <w:rFonts w:hint="eastAsia"/>
        </w:rPr>
        <w:t xml:space="preserve"> </w:t>
      </w:r>
      <w:r>
        <w:t>[</w:t>
      </w:r>
      <w:r>
        <w:endnoteReference w:id="11"/>
      </w:r>
      <w:r>
        <w:t>]</w:t>
      </w:r>
      <w:r>
        <w:rPr>
          <w:rFonts w:hint="eastAsia"/>
        </w:rPr>
        <w:t>、部分赛事将采取无观众的空场方式举行</w:t>
      </w:r>
      <w:r w:rsidR="00724977">
        <w:rPr>
          <w:rFonts w:hint="eastAsia"/>
        </w:rPr>
        <w:t xml:space="preserve"> </w:t>
      </w:r>
      <w:r>
        <w:t>[</w:t>
      </w:r>
      <w:r>
        <w:endnoteReference w:id="12"/>
      </w:r>
      <w:r>
        <w:t>]</w:t>
      </w:r>
      <w:r>
        <w:rPr>
          <w:rFonts w:hint="eastAsia"/>
        </w:rPr>
        <w:t>、奥运村出现运动员确诊新冠阳性</w:t>
      </w:r>
      <w:r w:rsidR="001B662E">
        <w:rPr>
          <w:rFonts w:hint="eastAsia"/>
        </w:rPr>
        <w:t>等等成为了引爆</w:t>
      </w:r>
      <w:r w:rsidR="001B662E">
        <w:rPr>
          <w:rFonts w:hint="eastAsia"/>
        </w:rPr>
        <w:t>2020</w:t>
      </w:r>
      <w:r w:rsidR="001B662E">
        <w:rPr>
          <w:rFonts w:hint="eastAsia"/>
        </w:rPr>
        <w:t>东京奥运会舆情的一个又一个节点</w:t>
      </w:r>
      <w:r w:rsidR="00724977">
        <w:rPr>
          <w:rFonts w:hint="eastAsia"/>
        </w:rPr>
        <w:t xml:space="preserve"> </w:t>
      </w:r>
      <w:r>
        <w:t>[</w:t>
      </w:r>
      <w:r>
        <w:endnoteReference w:id="13"/>
      </w:r>
      <w:r>
        <w:t>]</w:t>
      </w:r>
      <w:r w:rsidR="001B662E">
        <w:rPr>
          <w:rFonts w:hint="eastAsia"/>
        </w:rPr>
        <w:t>。</w:t>
      </w:r>
    </w:p>
    <w:p w14:paraId="3E6B89B7" w14:textId="77777777" w:rsidR="000D5ACB" w:rsidRDefault="0082189E">
      <w:pPr>
        <w:pStyle w:val="1"/>
        <w:spacing w:before="326"/>
        <w:ind w:firstLine="602"/>
      </w:pPr>
      <w:bookmarkStart w:id="5" w:name="_Toc78578920"/>
      <w:r>
        <w:rPr>
          <w:rFonts w:hint="eastAsia"/>
        </w:rPr>
        <w:t>二、问题描述</w:t>
      </w:r>
      <w:bookmarkEnd w:id="5"/>
    </w:p>
    <w:p w14:paraId="3E8F10CA" w14:textId="31F77342" w:rsidR="000D5ACB" w:rsidRDefault="0082189E">
      <w:pPr>
        <w:ind w:firstLine="480"/>
      </w:pPr>
      <w:r>
        <w:rPr>
          <w:rFonts w:hint="eastAsia"/>
        </w:rPr>
        <w:t>1994</w:t>
      </w:r>
      <w:r>
        <w:rPr>
          <w:rFonts w:hint="eastAsia"/>
        </w:rPr>
        <w:t>年开始，国际奥委会保持着每两年举办一届奥运会的传统</w:t>
      </w:r>
      <w:r w:rsidR="001B662E">
        <w:rPr>
          <w:rFonts w:hint="eastAsia"/>
        </w:rPr>
        <w:t>。</w:t>
      </w:r>
      <w:r w:rsidR="00DF16DA">
        <w:rPr>
          <w:rFonts w:hint="eastAsia"/>
        </w:rPr>
        <w:t>2022</w:t>
      </w:r>
      <w:r w:rsidR="00DF16DA">
        <w:rPr>
          <w:rFonts w:hint="eastAsia"/>
        </w:rPr>
        <w:t>年</w:t>
      </w:r>
      <w:r>
        <w:rPr>
          <w:rFonts w:hint="eastAsia"/>
        </w:rPr>
        <w:t>北京冬奥会将在东京奥运会举办半年后的</w:t>
      </w:r>
      <w:r>
        <w:rPr>
          <w:rFonts w:hint="eastAsia"/>
        </w:rPr>
        <w:t>2022</w:t>
      </w:r>
      <w:r>
        <w:rPr>
          <w:rFonts w:hint="eastAsia"/>
        </w:rPr>
        <w:t>年</w:t>
      </w:r>
      <w:r>
        <w:rPr>
          <w:rFonts w:hint="eastAsia"/>
        </w:rPr>
        <w:t>2</w:t>
      </w:r>
      <w:r>
        <w:rPr>
          <w:rFonts w:hint="eastAsia"/>
        </w:rPr>
        <w:t>月</w:t>
      </w:r>
      <w:r>
        <w:rPr>
          <w:rFonts w:hint="eastAsia"/>
        </w:rPr>
        <w:t>4</w:t>
      </w:r>
      <w:r>
        <w:rPr>
          <w:rFonts w:hint="eastAsia"/>
        </w:rPr>
        <w:t>日开幕，东京奥运会和北京冬奥会将是二十多年来间隔最近的两届奥运会。</w:t>
      </w:r>
      <w:r w:rsidR="00DF16DA">
        <w:rPr>
          <w:rFonts w:hint="eastAsia"/>
        </w:rPr>
        <w:t>毫无</w:t>
      </w:r>
      <w:r w:rsidR="001B662E">
        <w:rPr>
          <w:rFonts w:hint="eastAsia"/>
        </w:rPr>
        <w:t>疑问</w:t>
      </w:r>
      <w:r>
        <w:rPr>
          <w:rFonts w:hint="eastAsia"/>
        </w:rPr>
        <w:t>，两届</w:t>
      </w:r>
      <w:r w:rsidR="00DF16DA">
        <w:rPr>
          <w:rFonts w:hint="eastAsia"/>
        </w:rPr>
        <w:t>国际性体育赛事</w:t>
      </w:r>
      <w:r>
        <w:rPr>
          <w:rFonts w:hint="eastAsia"/>
        </w:rPr>
        <w:t>的间隔时间如此之短</w:t>
      </w:r>
      <w:r w:rsidR="00DF16DA">
        <w:rPr>
          <w:rFonts w:hint="eastAsia"/>
        </w:rPr>
        <w:t>，</w:t>
      </w:r>
      <w:r>
        <w:rPr>
          <w:rFonts w:hint="eastAsia"/>
        </w:rPr>
        <w:t>加之国际疫情形势仍不容乐观，北京冬奥</w:t>
      </w:r>
      <w:r w:rsidR="001B662E">
        <w:rPr>
          <w:rFonts w:hint="eastAsia"/>
        </w:rPr>
        <w:t>会</w:t>
      </w:r>
      <w:r>
        <w:rPr>
          <w:rFonts w:hint="eastAsia"/>
        </w:rPr>
        <w:t>面临着</w:t>
      </w:r>
      <w:r w:rsidR="00DF16DA">
        <w:rPr>
          <w:rFonts w:hint="eastAsia"/>
        </w:rPr>
        <w:t>同样</w:t>
      </w:r>
      <w:r>
        <w:rPr>
          <w:rFonts w:hint="eastAsia"/>
        </w:rPr>
        <w:t>严峻的挑战</w:t>
      </w:r>
      <w:r w:rsidR="00DF16DA">
        <w:rPr>
          <w:rFonts w:hint="eastAsia"/>
        </w:rPr>
        <w:t>，</w:t>
      </w:r>
      <w:r w:rsidR="001B662E">
        <w:rPr>
          <w:rFonts w:hint="eastAsia"/>
        </w:rPr>
        <w:t>故着重应对新冠肺炎疫情以及相应的舆情是确保赛事顺利举办的重要一环</w:t>
      </w:r>
      <w:r>
        <w:rPr>
          <w:rFonts w:hint="eastAsia"/>
        </w:rPr>
        <w:t>。</w:t>
      </w:r>
    </w:p>
    <w:p w14:paraId="1183F106" w14:textId="6035EFFB" w:rsidR="000D5ACB" w:rsidRDefault="0082189E">
      <w:pPr>
        <w:ind w:firstLine="480"/>
      </w:pPr>
      <w:r>
        <w:rPr>
          <w:rFonts w:hint="eastAsia"/>
        </w:rPr>
        <w:lastRenderedPageBreak/>
        <w:t>本研究拟</w:t>
      </w:r>
      <w:r w:rsidR="001B662E">
        <w:rPr>
          <w:rFonts w:hint="eastAsia"/>
        </w:rPr>
        <w:t>通过</w:t>
      </w:r>
      <w:r>
        <w:rPr>
          <w:rFonts w:hint="eastAsia"/>
        </w:rPr>
        <w:t>全球疫情传播数据和东京奥运会的舆情分析，预测北京冬季奥运会的舆情走向，对潜在风险给出决策参考。</w:t>
      </w:r>
      <w:r w:rsidR="00444F32">
        <w:rPr>
          <w:rFonts w:hint="eastAsia"/>
        </w:rPr>
        <w:t>本</w:t>
      </w:r>
      <w:r>
        <w:rPr>
          <w:rFonts w:hint="eastAsia"/>
        </w:rPr>
        <w:t>研究</w:t>
      </w:r>
      <w:r w:rsidR="00444F32">
        <w:rPr>
          <w:rFonts w:hint="eastAsia"/>
        </w:rPr>
        <w:t>主要</w:t>
      </w:r>
      <w:r>
        <w:rPr>
          <w:rFonts w:hint="eastAsia"/>
        </w:rPr>
        <w:t>分为</w:t>
      </w:r>
      <w:r w:rsidR="00FF0FDD">
        <w:rPr>
          <w:rFonts w:hint="eastAsia"/>
        </w:rPr>
        <w:t>七</w:t>
      </w:r>
      <w:r>
        <w:rPr>
          <w:rFonts w:hint="eastAsia"/>
        </w:rPr>
        <w:t>个部分：第一部分</w:t>
      </w:r>
      <w:r w:rsidR="001B662E">
        <w:rPr>
          <w:rFonts w:hint="eastAsia"/>
        </w:rPr>
        <w:t>给出</w:t>
      </w:r>
      <w:r w:rsidR="00421442">
        <w:rPr>
          <w:rFonts w:hint="eastAsia"/>
        </w:rPr>
        <w:t>研究背景，介绍了新冠疫情作为重大突发公共卫生事件</w:t>
      </w:r>
      <w:proofErr w:type="gramStart"/>
      <w:r w:rsidR="00421442">
        <w:rPr>
          <w:rFonts w:hint="eastAsia"/>
        </w:rPr>
        <w:t>给大型</w:t>
      </w:r>
      <w:proofErr w:type="gramEnd"/>
      <w:r w:rsidR="00421442">
        <w:rPr>
          <w:rFonts w:hint="eastAsia"/>
        </w:rPr>
        <w:t>体育赛事带来的安全</w:t>
      </w:r>
      <w:r w:rsidR="001B662E">
        <w:rPr>
          <w:rFonts w:hint="eastAsia"/>
        </w:rPr>
        <w:t>以及</w:t>
      </w:r>
      <w:r w:rsidR="00421442">
        <w:rPr>
          <w:rFonts w:hint="eastAsia"/>
        </w:rPr>
        <w:t>舆论挑战；第二部</w:t>
      </w:r>
      <w:r w:rsidR="00792FB5">
        <w:rPr>
          <w:rFonts w:hint="eastAsia"/>
        </w:rPr>
        <w:t>分</w:t>
      </w:r>
      <w:r w:rsidR="00421442">
        <w:rPr>
          <w:rFonts w:hint="eastAsia"/>
        </w:rPr>
        <w:t>描述了本研究旨在解决的主要问题，以及本研究的研究框架与思路；第三部分</w:t>
      </w:r>
      <w:r>
        <w:rPr>
          <w:rFonts w:hint="eastAsia"/>
        </w:rPr>
        <w:t>旨在深入研究新冠疫情和东京奥运相关舆情之间的关系，我们首先描述本研究所用的数据，然后分析了全球疫情与东京奥运相关舆情间的时滞相关性，以及疫情背景下东京奥运舆情的情感偏向；第</w:t>
      </w:r>
      <w:r w:rsidR="00421442">
        <w:rPr>
          <w:rFonts w:hint="eastAsia"/>
        </w:rPr>
        <w:t>四</w:t>
      </w:r>
      <w:r>
        <w:rPr>
          <w:rFonts w:hint="eastAsia"/>
        </w:rPr>
        <w:t>部分</w:t>
      </w:r>
      <w:r w:rsidR="00FF0FDD">
        <w:rPr>
          <w:rFonts w:hint="eastAsia"/>
        </w:rPr>
        <w:t>中，我们</w:t>
      </w:r>
      <w:r>
        <w:rPr>
          <w:rFonts w:hint="eastAsia"/>
        </w:rPr>
        <w:t>使用</w:t>
      </w:r>
      <w:r w:rsidR="00FF0FDD">
        <w:rPr>
          <w:rFonts w:hint="eastAsia"/>
        </w:rPr>
        <w:t>了</w:t>
      </w:r>
      <w:r>
        <w:t>长短期记忆网络</w:t>
      </w:r>
      <w:r>
        <w:rPr>
          <w:rFonts w:hint="eastAsia"/>
        </w:rPr>
        <w:t>（</w:t>
      </w:r>
      <w:r>
        <w:rPr>
          <w:rFonts w:hint="eastAsia"/>
        </w:rPr>
        <w:t>L</w:t>
      </w:r>
      <w:r>
        <w:t>STM</w:t>
      </w:r>
      <w:r>
        <w:rPr>
          <w:rFonts w:hint="eastAsia"/>
        </w:rPr>
        <w:t>）建立机器学习模型，对北京冬奥会的赛前疫情进行预测，评估赛前疫情爆发的风险，</w:t>
      </w:r>
      <w:r w:rsidR="00AC2597">
        <w:rPr>
          <w:rFonts w:hint="eastAsia"/>
        </w:rPr>
        <w:t>为</w:t>
      </w:r>
      <w:r>
        <w:rPr>
          <w:rFonts w:hint="eastAsia"/>
        </w:rPr>
        <w:t>赛前</w:t>
      </w:r>
      <w:r w:rsidR="00A72AFE">
        <w:rPr>
          <w:rFonts w:hint="eastAsia"/>
        </w:rPr>
        <w:t>舆情</w:t>
      </w:r>
      <w:r>
        <w:rPr>
          <w:rFonts w:hint="eastAsia"/>
        </w:rPr>
        <w:t>风险</w:t>
      </w:r>
      <w:r w:rsidR="00AC2597">
        <w:rPr>
          <w:rFonts w:hint="eastAsia"/>
        </w:rPr>
        <w:t>提供</w:t>
      </w:r>
      <w:r>
        <w:rPr>
          <w:rFonts w:hint="eastAsia"/>
        </w:rPr>
        <w:t>参考；第</w:t>
      </w:r>
      <w:r w:rsidR="00421442">
        <w:rPr>
          <w:rFonts w:hint="eastAsia"/>
        </w:rPr>
        <w:t>五</w:t>
      </w:r>
      <w:r>
        <w:rPr>
          <w:rFonts w:hint="eastAsia"/>
        </w:rPr>
        <w:t>部分</w:t>
      </w:r>
      <w:r w:rsidR="00FF0FDD">
        <w:rPr>
          <w:rFonts w:hint="eastAsia"/>
        </w:rPr>
        <w:t>中，</w:t>
      </w:r>
      <w:r w:rsidR="009505AD" w:rsidRPr="009505AD">
        <w:rPr>
          <w:rFonts w:hint="eastAsia"/>
        </w:rPr>
        <w:t>我们使用疫情数据估计各国在新冠疫情初期的基本再生数</w:t>
      </w:r>
      <w:r w:rsidR="009505AD">
        <w:rPr>
          <w:rFonts w:hint="eastAsia"/>
        </w:rPr>
        <w:t>；</w:t>
      </w:r>
      <w:r w:rsidR="009505AD" w:rsidRPr="009505AD">
        <w:rPr>
          <w:rFonts w:hint="eastAsia"/>
        </w:rPr>
        <w:t>第六部分</w:t>
      </w:r>
      <w:r w:rsidR="00FF0FDD">
        <w:rPr>
          <w:rFonts w:hint="eastAsia"/>
        </w:rPr>
        <w:t>中，</w:t>
      </w:r>
      <w:r w:rsidR="009505AD" w:rsidRPr="009505AD">
        <w:rPr>
          <w:rFonts w:hint="eastAsia"/>
        </w:rPr>
        <w:t>我们对传统</w:t>
      </w:r>
      <w:r w:rsidR="009505AD" w:rsidRPr="009505AD">
        <w:rPr>
          <w:rFonts w:hint="eastAsia"/>
        </w:rPr>
        <w:t>SEIR</w:t>
      </w:r>
      <w:r w:rsidR="009505AD" w:rsidRPr="009505AD">
        <w:rPr>
          <w:rFonts w:hint="eastAsia"/>
        </w:rPr>
        <w:t>模型进行了改进并提出了改良的</w:t>
      </w:r>
      <w:r w:rsidR="009505AD" w:rsidRPr="009505AD">
        <w:rPr>
          <w:rFonts w:hint="eastAsia"/>
        </w:rPr>
        <w:t>SEIR</w:t>
      </w:r>
      <w:r w:rsidR="009505AD" w:rsidRPr="009505AD">
        <w:rPr>
          <w:rFonts w:hint="eastAsia"/>
        </w:rPr>
        <w:t>模型，</w:t>
      </w:r>
      <w:r w:rsidR="001B662E">
        <w:rPr>
          <w:rFonts w:hint="eastAsia"/>
        </w:rPr>
        <w:t>来</w:t>
      </w:r>
      <w:r w:rsidR="009505AD" w:rsidRPr="009505AD">
        <w:rPr>
          <w:rFonts w:hint="eastAsia"/>
        </w:rPr>
        <w:t>模拟奥运村中的疾病传播情况</w:t>
      </w:r>
      <w:r w:rsidR="001B662E">
        <w:rPr>
          <w:rFonts w:hint="eastAsia"/>
        </w:rPr>
        <w:t>。</w:t>
      </w:r>
      <w:r w:rsidR="009505AD" w:rsidRPr="009505AD">
        <w:rPr>
          <w:rFonts w:hint="eastAsia"/>
        </w:rPr>
        <w:t>其中</w:t>
      </w:r>
      <w:r w:rsidR="009505AD">
        <w:rPr>
          <w:rFonts w:hint="eastAsia"/>
        </w:rPr>
        <w:t>，我们</w:t>
      </w:r>
      <w:r w:rsidR="009505AD" w:rsidRPr="009505AD">
        <w:rPr>
          <w:rFonts w:hint="eastAsia"/>
        </w:rPr>
        <w:t>着重研究了隔离强度、检测周期和反应时间三种防疫手段的防疫效果，并对改良的</w:t>
      </w:r>
      <w:r w:rsidR="009505AD" w:rsidRPr="009505AD">
        <w:rPr>
          <w:rFonts w:hint="eastAsia"/>
        </w:rPr>
        <w:t>SEIR</w:t>
      </w:r>
      <w:r w:rsidR="009505AD" w:rsidRPr="009505AD">
        <w:rPr>
          <w:rFonts w:hint="eastAsia"/>
        </w:rPr>
        <w:t>模型进行理论分析，分析结果能更好地指导疫情的防控，从而预先引导积极的社会舆论导向，同时防止消极舆论的爆发</w:t>
      </w:r>
      <w:r w:rsidR="009505AD">
        <w:rPr>
          <w:rFonts w:hint="eastAsia"/>
        </w:rPr>
        <w:t>；最后一部分</w:t>
      </w:r>
      <w:r w:rsidR="00FF0FDD">
        <w:rPr>
          <w:rFonts w:hint="eastAsia"/>
        </w:rPr>
        <w:t>中</w:t>
      </w:r>
      <w:r>
        <w:rPr>
          <w:rFonts w:hint="eastAsia"/>
        </w:rPr>
        <w:t>，我们基于舆情的滞后性，以及前两部分的疫情预测结果及分析，对即将来临的北京冬奥会所潜在的疫情风险和舆论风险给出相应的决策参考与总结。</w:t>
      </w:r>
    </w:p>
    <w:p w14:paraId="0DC22C47" w14:textId="77777777" w:rsidR="000D5ACB" w:rsidRDefault="0082189E">
      <w:pPr>
        <w:pStyle w:val="1"/>
        <w:spacing w:before="326"/>
        <w:ind w:firstLine="602"/>
      </w:pPr>
      <w:bookmarkStart w:id="6" w:name="_Toc78578921"/>
      <w:r>
        <w:rPr>
          <w:rFonts w:hint="eastAsia"/>
        </w:rPr>
        <w:t>三、数据集描述与分析</w:t>
      </w:r>
      <w:bookmarkEnd w:id="6"/>
    </w:p>
    <w:p w14:paraId="6D296300" w14:textId="77777777" w:rsidR="000D5ACB" w:rsidRDefault="0082189E">
      <w:pPr>
        <w:pStyle w:val="2"/>
        <w:ind w:firstLine="562"/>
        <w:rPr>
          <w:rFonts w:hint="default"/>
        </w:rPr>
      </w:pPr>
      <w:bookmarkStart w:id="7" w:name="_Toc78578922"/>
      <w:r>
        <w:t>（一）数据集描述</w:t>
      </w:r>
      <w:bookmarkEnd w:id="7"/>
    </w:p>
    <w:p w14:paraId="67C7F494" w14:textId="77777777" w:rsidR="000D5ACB" w:rsidRDefault="0082189E">
      <w:pPr>
        <w:ind w:firstLine="480"/>
      </w:pPr>
      <w:r>
        <w:rPr>
          <w:rFonts w:hint="eastAsia"/>
        </w:rPr>
        <w:t>1.</w:t>
      </w:r>
      <w:r>
        <w:t xml:space="preserve"> </w:t>
      </w:r>
      <w:r>
        <w:t>历届奥运会数据</w:t>
      </w:r>
    </w:p>
    <w:p w14:paraId="7CFEBC16" w14:textId="77777777" w:rsidR="000D5ACB" w:rsidRDefault="0082189E">
      <w:pPr>
        <w:ind w:firstLine="480"/>
      </w:pPr>
      <w:r>
        <w:t>我们</w:t>
      </w:r>
      <w:r>
        <w:rPr>
          <w:rFonts w:hint="eastAsia"/>
        </w:rPr>
        <w:t>从</w:t>
      </w:r>
      <w:r>
        <w:t>Kaggle</w:t>
      </w:r>
      <w:r>
        <w:t>开源</w:t>
      </w:r>
      <w:r>
        <w:rPr>
          <w:rFonts w:hint="eastAsia"/>
        </w:rPr>
        <w:t>竞赛</w:t>
      </w:r>
      <w:r>
        <w:t>网站收集了</w:t>
      </w:r>
      <w:r>
        <w:rPr>
          <w:rFonts w:hint="eastAsia"/>
        </w:rPr>
        <w:t>近</w:t>
      </w:r>
      <w:r>
        <w:rPr>
          <w:rFonts w:hint="eastAsia"/>
        </w:rPr>
        <w:t>120</w:t>
      </w:r>
      <w:r>
        <w:rPr>
          <w:rFonts w:hint="eastAsia"/>
        </w:rPr>
        <w:t>年共计</w:t>
      </w:r>
      <w:r>
        <w:rPr>
          <w:rFonts w:hint="eastAsia"/>
        </w:rPr>
        <w:t>30</w:t>
      </w:r>
      <w:r>
        <w:rPr>
          <w:rFonts w:hint="eastAsia"/>
        </w:rPr>
        <w:t>届夏季、冬季</w:t>
      </w:r>
      <w:r>
        <w:t>奥运会</w:t>
      </w:r>
      <w:r>
        <w:rPr>
          <w:rFonts w:hint="eastAsia"/>
        </w:rPr>
        <w:t>参赛国与参赛运动员的</w:t>
      </w:r>
      <w:r>
        <w:t>数据</w:t>
      </w:r>
      <w:r w:rsidRPr="00471360">
        <w:rPr>
          <w:vertAlign w:val="superscript"/>
        </w:rPr>
        <w:footnoteReference w:id="1"/>
      </w:r>
      <w:r>
        <w:rPr>
          <w:rFonts w:hint="eastAsia"/>
        </w:rPr>
        <w:t>，最后保留的数据包括运动员编号、所属国家</w:t>
      </w:r>
      <w:r>
        <w:rPr>
          <w:rFonts w:hint="eastAsia"/>
        </w:rPr>
        <w:t>/</w:t>
      </w:r>
      <w:r>
        <w:rPr>
          <w:rFonts w:hint="eastAsia"/>
        </w:rPr>
        <w:t>地区、奥运会届次、参赛年份及赛季（夏季</w:t>
      </w:r>
      <w:r>
        <w:rPr>
          <w:rFonts w:hint="eastAsia"/>
        </w:rPr>
        <w:t>/</w:t>
      </w:r>
      <w:r>
        <w:rPr>
          <w:rFonts w:hint="eastAsia"/>
        </w:rPr>
        <w:t>冬季）</w:t>
      </w:r>
      <w:r>
        <w:t>。</w:t>
      </w:r>
    </w:p>
    <w:p w14:paraId="53828E87" w14:textId="77777777" w:rsidR="000D5ACB" w:rsidRDefault="0082189E">
      <w:pPr>
        <w:ind w:firstLine="480"/>
      </w:pPr>
      <w:r>
        <w:rPr>
          <w:rFonts w:hint="eastAsia"/>
        </w:rPr>
        <w:t>2.</w:t>
      </w:r>
      <w:r>
        <w:t xml:space="preserve"> </w:t>
      </w:r>
      <w:r>
        <w:t>疫情数据</w:t>
      </w:r>
    </w:p>
    <w:p w14:paraId="52A2B8AB" w14:textId="761E1C92" w:rsidR="000D5ACB" w:rsidRDefault="0082189E">
      <w:pPr>
        <w:ind w:firstLine="480"/>
      </w:pPr>
      <w:r>
        <w:t>所用数据集取自约翰霍普金斯大学的</w:t>
      </w:r>
      <w:r w:rsidR="00704AD7">
        <w:rPr>
          <w:rFonts w:hint="eastAsia"/>
        </w:rPr>
        <w:t>系统科学与工程中心</w:t>
      </w:r>
      <w:r w:rsidR="001B662E">
        <w:rPr>
          <w:rFonts w:hint="eastAsia"/>
          <w:i/>
          <w:iCs/>
        </w:rPr>
        <w:t xml:space="preserve"> </w:t>
      </w:r>
      <w:r>
        <w:t>(</w:t>
      </w:r>
      <w:r w:rsidR="00704AD7">
        <w:t>Center for Systems Science and Engineering, CSSE</w:t>
      </w:r>
      <w:r>
        <w:t>)</w:t>
      </w:r>
      <w:r w:rsidRPr="00471360">
        <w:rPr>
          <w:vertAlign w:val="superscript"/>
        </w:rPr>
        <w:footnoteReference w:id="2"/>
      </w:r>
      <w:r>
        <w:t>，原始数据集收集了从</w:t>
      </w:r>
      <w:r>
        <w:t>2020</w:t>
      </w:r>
      <w:r>
        <w:t>年</w:t>
      </w:r>
      <w:r>
        <w:t>2</w:t>
      </w:r>
      <w:r>
        <w:t>月</w:t>
      </w:r>
      <w:r>
        <w:t>15</w:t>
      </w:r>
      <w:r>
        <w:t>日至</w:t>
      </w:r>
      <w:r>
        <w:t>2021</w:t>
      </w:r>
      <w:r>
        <w:t>年</w:t>
      </w:r>
      <w:r>
        <w:rPr>
          <w:rFonts w:hint="eastAsia"/>
        </w:rPr>
        <w:t>6</w:t>
      </w:r>
      <w:r>
        <w:t>月</w:t>
      </w:r>
      <w:r>
        <w:rPr>
          <w:rFonts w:hint="eastAsia"/>
        </w:rPr>
        <w:t>10</w:t>
      </w:r>
      <w:r>
        <w:t>日共</w:t>
      </w:r>
      <w:r>
        <w:t>229</w:t>
      </w:r>
      <w:r>
        <w:t>个国家的完整疫情数据。经处理后只保留</w:t>
      </w:r>
      <w:r>
        <w:rPr>
          <w:rFonts w:hint="eastAsia"/>
        </w:rPr>
        <w:t>每日新增病例数（</w:t>
      </w:r>
      <w:r>
        <w:t xml:space="preserve">daily new </w:t>
      </w:r>
      <w:r>
        <w:rPr>
          <w:rFonts w:hint="eastAsia"/>
        </w:rPr>
        <w:t>infections</w:t>
      </w:r>
      <w:r>
        <w:rPr>
          <w:rFonts w:hint="eastAsia"/>
        </w:rPr>
        <w:t>）</w:t>
      </w:r>
      <w:r>
        <w:t>、</w:t>
      </w:r>
      <w:r>
        <w:rPr>
          <w:rFonts w:hint="eastAsia"/>
        </w:rPr>
        <w:t>每百万新增病例</w:t>
      </w:r>
      <w:r>
        <w:rPr>
          <w:rFonts w:hint="eastAsia"/>
        </w:rPr>
        <w:lastRenderedPageBreak/>
        <w:t>数（</w:t>
      </w:r>
      <w:r>
        <w:t xml:space="preserve">new </w:t>
      </w:r>
      <w:r>
        <w:rPr>
          <w:rFonts w:hint="eastAsia"/>
        </w:rPr>
        <w:t>infected</w:t>
      </w:r>
      <w:r>
        <w:t xml:space="preserve"> cases per million</w:t>
      </w:r>
      <w:r>
        <w:rPr>
          <w:rFonts w:hint="eastAsia"/>
        </w:rPr>
        <w:t>）</w:t>
      </w:r>
      <w:r>
        <w:t>、</w:t>
      </w:r>
      <w:r>
        <w:rPr>
          <w:rFonts w:hint="eastAsia"/>
        </w:rPr>
        <w:t>总病例数（</w:t>
      </w:r>
      <w:r>
        <w:t xml:space="preserve">total </w:t>
      </w:r>
      <w:r>
        <w:rPr>
          <w:rFonts w:hint="eastAsia"/>
        </w:rPr>
        <w:t>infected</w:t>
      </w:r>
      <w:r>
        <w:t xml:space="preserve"> cases</w:t>
      </w:r>
      <w:r>
        <w:rPr>
          <w:rFonts w:hint="eastAsia"/>
        </w:rPr>
        <w:t>）</w:t>
      </w:r>
      <w:r>
        <w:t>三个特征</w:t>
      </w:r>
      <w:r>
        <w:rPr>
          <w:rFonts w:hint="eastAsia"/>
        </w:rPr>
        <w:t>。以日本为例，图</w:t>
      </w:r>
      <w:r>
        <w:rPr>
          <w:rFonts w:hint="eastAsia"/>
        </w:rPr>
        <w:t>1</w:t>
      </w:r>
      <w:r>
        <w:rPr>
          <w:rFonts w:hint="eastAsia"/>
        </w:rPr>
        <w:t>和图</w:t>
      </w:r>
      <w:r>
        <w:rPr>
          <w:rFonts w:hint="eastAsia"/>
        </w:rPr>
        <w:t>2</w:t>
      </w:r>
      <w:r>
        <w:rPr>
          <w:rFonts w:hint="eastAsia"/>
        </w:rPr>
        <w:t>展示了</w:t>
      </w:r>
      <w:r>
        <w:t>其日新增确诊病例数、每日累计病例数</w:t>
      </w:r>
      <w:r>
        <w:rPr>
          <w:rFonts w:hint="eastAsia"/>
        </w:rPr>
        <w:t>的数据走向（所有参赛国的</w:t>
      </w:r>
      <w:r w:rsidR="003913DD">
        <w:rPr>
          <w:rFonts w:hint="eastAsia"/>
        </w:rPr>
        <w:t>疫情相关</w:t>
      </w:r>
      <w:r>
        <w:rPr>
          <w:rFonts w:hint="eastAsia"/>
        </w:rPr>
        <w:t>数据见附录</w:t>
      </w:r>
      <w:proofErr w:type="gramStart"/>
      <w:r w:rsidR="003913DD">
        <w:rPr>
          <w:rFonts w:hint="eastAsia"/>
        </w:rPr>
        <w:t>一</w:t>
      </w:r>
      <w:proofErr w:type="gramEnd"/>
      <w:r>
        <w:rPr>
          <w:rFonts w:hint="eastAsia"/>
        </w:rPr>
        <w:t>）</w:t>
      </w:r>
      <w:r>
        <w:t>，</w:t>
      </w:r>
      <w:r>
        <w:rPr>
          <w:rFonts w:hint="eastAsia"/>
        </w:rPr>
        <w:t>可以看出每日新增</w:t>
      </w:r>
      <w:r>
        <w:t>病例数</w:t>
      </w:r>
      <w:r>
        <w:rPr>
          <w:rFonts w:hint="eastAsia"/>
        </w:rPr>
        <w:t>仍</w:t>
      </w:r>
      <w:r>
        <w:t>持高不下，疫情仍在蔓延，</w:t>
      </w:r>
      <w:r>
        <w:rPr>
          <w:rFonts w:hint="eastAsia"/>
        </w:rPr>
        <w:t>并且</w:t>
      </w:r>
      <w:r>
        <w:t>世界各国基本都出现了两次新冠疫情爆发的高峰。</w:t>
      </w:r>
      <w:bookmarkStart w:id="8" w:name="_Ref77323984"/>
    </w:p>
    <w:p w14:paraId="479359FA" w14:textId="05585243" w:rsidR="000D5ACB" w:rsidRDefault="00F37736" w:rsidP="00DC0489">
      <w:pPr>
        <w:ind w:firstLineChars="110" w:firstLine="199"/>
        <w:jc w:val="center"/>
        <w:rPr>
          <w:rStyle w:val="af2"/>
          <w:sz w:val="18"/>
          <w:szCs w:val="24"/>
        </w:rPr>
      </w:pPr>
      <w:bookmarkStart w:id="9" w:name="_Toc78577042"/>
      <w:bookmarkStart w:id="10" w:name="_Toc78578923"/>
      <w:r>
        <w:rPr>
          <w:rStyle w:val="af2"/>
          <w:rFonts w:hint="eastAsia"/>
          <w:noProof/>
          <w:sz w:val="18"/>
          <w:szCs w:val="24"/>
        </w:rPr>
        <w:drawing>
          <wp:inline distT="0" distB="0" distL="0" distR="0" wp14:anchorId="2485556A" wp14:editId="21F8EEC2">
            <wp:extent cx="5090075" cy="2964371"/>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1086" cy="2988255"/>
                    </a:xfrm>
                    <a:prstGeom prst="rect">
                      <a:avLst/>
                    </a:prstGeom>
                    <a:noFill/>
                    <a:ln>
                      <a:noFill/>
                    </a:ln>
                  </pic:spPr>
                </pic:pic>
              </a:graphicData>
            </a:graphic>
          </wp:inline>
        </w:drawing>
      </w:r>
      <w:bookmarkEnd w:id="9"/>
      <w:bookmarkEnd w:id="10"/>
    </w:p>
    <w:p w14:paraId="7AEFAE33" w14:textId="1895303A" w:rsidR="000D5ACB" w:rsidRPr="00EE7410" w:rsidRDefault="0082189E" w:rsidP="00EE7410">
      <w:pPr>
        <w:ind w:firstLine="420"/>
        <w:jc w:val="center"/>
        <w:rPr>
          <w:rFonts w:ascii="黑体" w:hAnsi="黑体" w:cs="宋体"/>
          <w:color w:val="333333"/>
          <w:sz w:val="21"/>
          <w:szCs w:val="21"/>
        </w:rPr>
      </w:pPr>
      <w:bookmarkStart w:id="11" w:name="_Toc78475932"/>
      <w:r w:rsidRPr="00EE7410">
        <w:rPr>
          <w:rFonts w:hint="eastAsia"/>
          <w:sz w:val="21"/>
          <w:szCs w:val="21"/>
        </w:rPr>
        <w:t>图</w:t>
      </w:r>
      <w:r w:rsidRPr="00EE7410">
        <w:rPr>
          <w:rFonts w:hint="eastAsia"/>
          <w:sz w:val="21"/>
          <w:szCs w:val="21"/>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图</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1</w:t>
      </w:r>
      <w:r w:rsidRPr="00EE7410">
        <w:rPr>
          <w:sz w:val="21"/>
          <w:szCs w:val="18"/>
        </w:rPr>
        <w:fldChar w:fldCharType="end"/>
      </w:r>
      <w:bookmarkEnd w:id="8"/>
      <w:r w:rsidRPr="00EE7410">
        <w:rPr>
          <w:sz w:val="21"/>
          <w:szCs w:val="21"/>
        </w:rPr>
        <w:t xml:space="preserve"> </w:t>
      </w:r>
      <w:r w:rsidRPr="00EE7410">
        <w:rPr>
          <w:rFonts w:ascii="黑体" w:hAnsi="黑体" w:cs="宋体" w:hint="eastAsia"/>
          <w:color w:val="333333"/>
          <w:sz w:val="21"/>
          <w:szCs w:val="21"/>
        </w:rPr>
        <w:t>各参赛国（图为日本）每日新增病例数据</w:t>
      </w:r>
      <w:bookmarkStart w:id="12" w:name="_Ref77340372"/>
      <w:bookmarkEnd w:id="11"/>
    </w:p>
    <w:p w14:paraId="57FAC752" w14:textId="35458BA4" w:rsidR="000D5ACB" w:rsidRDefault="00F37736">
      <w:pPr>
        <w:widowControl/>
        <w:spacing w:before="100" w:after="100" w:line="27" w:lineRule="atLeast"/>
        <w:ind w:firstLineChars="0" w:firstLine="0"/>
        <w:jc w:val="center"/>
        <w:rPr>
          <w:sz w:val="21"/>
          <w:szCs w:val="21"/>
        </w:rPr>
      </w:pPr>
      <w:r>
        <w:rPr>
          <w:rFonts w:ascii="黑体" w:hAnsi="黑体" w:cs="宋体" w:hint="eastAsia"/>
          <w:noProof/>
          <w:color w:val="333333"/>
          <w:sz w:val="21"/>
          <w:szCs w:val="15"/>
        </w:rPr>
        <w:drawing>
          <wp:inline distT="0" distB="0" distL="0" distR="0" wp14:anchorId="15212044" wp14:editId="184473A4">
            <wp:extent cx="4891668" cy="2848823"/>
            <wp:effectExtent l="0" t="0" r="444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0791" cy="2859960"/>
                    </a:xfrm>
                    <a:prstGeom prst="rect">
                      <a:avLst/>
                    </a:prstGeom>
                    <a:noFill/>
                    <a:ln>
                      <a:noFill/>
                    </a:ln>
                  </pic:spPr>
                </pic:pic>
              </a:graphicData>
            </a:graphic>
          </wp:inline>
        </w:drawing>
      </w:r>
    </w:p>
    <w:p w14:paraId="4ABD8B1A" w14:textId="0A37DD6D" w:rsidR="000D5ACB" w:rsidRPr="00EE7410" w:rsidRDefault="0082189E" w:rsidP="00EE7410">
      <w:pPr>
        <w:ind w:firstLine="420"/>
        <w:jc w:val="center"/>
        <w:rPr>
          <w:rFonts w:ascii="黑体" w:hAnsi="黑体" w:cs="宋体"/>
          <w:color w:val="333333"/>
          <w:sz w:val="21"/>
          <w:szCs w:val="18"/>
        </w:rPr>
      </w:pPr>
      <w:bookmarkStart w:id="13" w:name="_Toc78475933"/>
      <w:r w:rsidRPr="00EE7410">
        <w:rPr>
          <w:rFonts w:hint="eastAsia"/>
          <w:sz w:val="21"/>
          <w:szCs w:val="18"/>
        </w:rPr>
        <w:t>图</w:t>
      </w:r>
      <w:r w:rsidRPr="00EE7410">
        <w:rPr>
          <w:rFonts w:hint="eastAsia"/>
          <w:sz w:val="21"/>
          <w:szCs w:val="18"/>
        </w:rPr>
        <w:t xml:space="preserve"> </w:t>
      </w:r>
      <w:r w:rsidRPr="00EE7410">
        <w:rPr>
          <w:rFonts w:cs="Times New Roman"/>
          <w:sz w:val="21"/>
          <w:szCs w:val="18"/>
        </w:rPr>
        <w:fldChar w:fldCharType="begin"/>
      </w:r>
      <w:r w:rsidRPr="00EE7410">
        <w:rPr>
          <w:rFonts w:cs="Times New Roman"/>
          <w:sz w:val="21"/>
          <w:szCs w:val="18"/>
        </w:rPr>
        <w:instrText xml:space="preserve"> </w:instrText>
      </w:r>
      <w:r w:rsidRPr="00EE7410">
        <w:rPr>
          <w:rFonts w:cs="Times New Roman" w:hint="eastAsia"/>
          <w:sz w:val="21"/>
          <w:szCs w:val="18"/>
        </w:rPr>
        <w:instrText xml:space="preserve">SEQ </w:instrText>
      </w:r>
      <w:r w:rsidRPr="00EE7410">
        <w:rPr>
          <w:rFonts w:cs="Times New Roman" w:hint="eastAsia"/>
          <w:sz w:val="21"/>
          <w:szCs w:val="18"/>
        </w:rPr>
        <w:instrText>图</w:instrText>
      </w:r>
      <w:r w:rsidRPr="00EE7410">
        <w:rPr>
          <w:rFonts w:cs="Times New Roman" w:hint="eastAsia"/>
          <w:sz w:val="21"/>
          <w:szCs w:val="18"/>
        </w:rPr>
        <w:instrText xml:space="preserve"> \* ARABIC</w:instrText>
      </w:r>
      <w:r w:rsidRPr="00EE7410">
        <w:rPr>
          <w:rFonts w:cs="Times New Roman"/>
          <w:sz w:val="21"/>
          <w:szCs w:val="18"/>
        </w:rPr>
        <w:instrText xml:space="preserve"> </w:instrText>
      </w:r>
      <w:r w:rsidRPr="00EE7410">
        <w:rPr>
          <w:rFonts w:cs="Times New Roman"/>
          <w:sz w:val="21"/>
          <w:szCs w:val="18"/>
        </w:rPr>
        <w:fldChar w:fldCharType="separate"/>
      </w:r>
      <w:r w:rsidR="008F7BB7">
        <w:rPr>
          <w:rFonts w:cs="Times New Roman"/>
          <w:noProof/>
          <w:sz w:val="21"/>
          <w:szCs w:val="18"/>
        </w:rPr>
        <w:t>2</w:t>
      </w:r>
      <w:r w:rsidRPr="00EE7410">
        <w:rPr>
          <w:rFonts w:cs="Times New Roman"/>
          <w:sz w:val="21"/>
          <w:szCs w:val="18"/>
        </w:rPr>
        <w:fldChar w:fldCharType="end"/>
      </w:r>
      <w:bookmarkEnd w:id="12"/>
      <w:r w:rsidRPr="00EE7410">
        <w:rPr>
          <w:sz w:val="21"/>
          <w:szCs w:val="18"/>
        </w:rPr>
        <w:t xml:space="preserve"> </w:t>
      </w:r>
      <w:r w:rsidRPr="00EE7410">
        <w:rPr>
          <w:sz w:val="21"/>
          <w:szCs w:val="18"/>
        </w:rPr>
        <w:t>各参赛国</w:t>
      </w:r>
      <w:r w:rsidRPr="00EE7410">
        <w:rPr>
          <w:rFonts w:hint="eastAsia"/>
          <w:sz w:val="21"/>
          <w:szCs w:val="18"/>
        </w:rPr>
        <w:t>（图为日本）</w:t>
      </w:r>
      <w:r w:rsidRPr="00EE7410">
        <w:rPr>
          <w:sz w:val="21"/>
          <w:szCs w:val="18"/>
        </w:rPr>
        <w:t>的每日累计病例数据</w:t>
      </w:r>
      <w:bookmarkEnd w:id="13"/>
    </w:p>
    <w:p w14:paraId="648E3704" w14:textId="77777777" w:rsidR="000D5ACB" w:rsidRDefault="0082189E">
      <w:pPr>
        <w:ind w:firstLine="480"/>
      </w:pPr>
      <w:r>
        <w:rPr>
          <w:rFonts w:hint="eastAsia"/>
        </w:rPr>
        <w:t>3.</w:t>
      </w:r>
      <w:r>
        <w:t xml:space="preserve"> </w:t>
      </w:r>
      <w:r>
        <w:t>舆情数据</w:t>
      </w:r>
    </w:p>
    <w:p w14:paraId="3EE174BD" w14:textId="104450C5" w:rsidR="000D5ACB" w:rsidRDefault="0082189E">
      <w:pPr>
        <w:ind w:firstLine="480"/>
      </w:pPr>
      <w:r>
        <w:rPr>
          <w:rFonts w:hint="eastAsia"/>
        </w:rPr>
        <w:t>我们以“东京奥运会”为关键词，通过网络爬虫，</w:t>
      </w:r>
      <w:proofErr w:type="gramStart"/>
      <w:r>
        <w:rPr>
          <w:rFonts w:hint="eastAsia"/>
        </w:rPr>
        <w:t>累计爬取了</w:t>
      </w:r>
      <w:proofErr w:type="gramEnd"/>
      <w:r>
        <w:rPr>
          <w:rFonts w:hint="eastAsia"/>
        </w:rPr>
        <w:t>4</w:t>
      </w:r>
      <w:r>
        <w:t>7430</w:t>
      </w:r>
      <w:r>
        <w:rPr>
          <w:rFonts w:hint="eastAsia"/>
        </w:rPr>
        <w:t>条与东京奥运会相关</w:t>
      </w:r>
      <w:r>
        <w:rPr>
          <w:rFonts w:hint="eastAsia"/>
        </w:rPr>
        <w:lastRenderedPageBreak/>
        <w:t>的新闻报道</w:t>
      </w:r>
      <w:r w:rsidR="003913DD">
        <w:rPr>
          <w:rFonts w:hint="eastAsia"/>
        </w:rPr>
        <w:t>（舆情的相关数据见附录二）</w:t>
      </w:r>
      <w:r>
        <w:rPr>
          <w:rFonts w:hint="eastAsia"/>
        </w:rPr>
        <w:t>。为了分析国际、中国国内和日本国内针对东京奥运会的舆情走向与新冠疫情的相关性，</w:t>
      </w:r>
      <w:proofErr w:type="gramStart"/>
      <w:r>
        <w:rPr>
          <w:rFonts w:hint="eastAsia"/>
        </w:rPr>
        <w:t>我们爬取了</w:t>
      </w:r>
      <w:proofErr w:type="gramEnd"/>
      <w:r>
        <w:rPr>
          <w:rFonts w:hint="eastAsia"/>
        </w:rPr>
        <w:t>语言为英语、中文和日语的主流媒体报道。图</w:t>
      </w:r>
      <w:r>
        <w:rPr>
          <w:rFonts w:hint="eastAsia"/>
        </w:rPr>
        <w:t>3</w:t>
      </w:r>
      <w:r>
        <w:rPr>
          <w:rFonts w:hint="eastAsia"/>
        </w:rPr>
        <w:t>给出了不同语言来源的新闻报道占比，其中英语、日语和中文的舆情数据占比分别为</w:t>
      </w:r>
      <w:r w:rsidR="001B662E">
        <w:rPr>
          <w:rFonts w:hint="eastAsia"/>
        </w:rPr>
        <w:t>：</w:t>
      </w:r>
      <w:r>
        <w:rPr>
          <w:rFonts w:hint="eastAsia"/>
        </w:rPr>
        <w:t>4</w:t>
      </w:r>
      <w:r>
        <w:t>2.86%</w:t>
      </w:r>
      <w:r>
        <w:rPr>
          <w:rFonts w:hint="eastAsia"/>
        </w:rPr>
        <w:t>、</w:t>
      </w:r>
      <w:r>
        <w:rPr>
          <w:rFonts w:hint="eastAsia"/>
        </w:rPr>
        <w:t>4</w:t>
      </w:r>
      <w:r>
        <w:t>9.14%</w:t>
      </w:r>
      <w:r>
        <w:rPr>
          <w:rFonts w:hint="eastAsia"/>
        </w:rPr>
        <w:t>和</w:t>
      </w:r>
      <w:r>
        <w:rPr>
          <w:rFonts w:hint="eastAsia"/>
        </w:rPr>
        <w:t>8</w:t>
      </w:r>
      <w:r>
        <w:t>%</w:t>
      </w:r>
      <w:r>
        <w:rPr>
          <w:rFonts w:hint="eastAsia"/>
        </w:rPr>
        <w:t>；图</w:t>
      </w:r>
      <w:r>
        <w:rPr>
          <w:rFonts w:hint="eastAsia"/>
        </w:rPr>
        <w:t>4</w:t>
      </w:r>
      <w:r>
        <w:rPr>
          <w:rFonts w:hint="eastAsia"/>
        </w:rPr>
        <w:t>给出了不同媒体来源的新闻报道占比，其中的主要来源为路透社（</w:t>
      </w:r>
      <w:r>
        <w:rPr>
          <w:rFonts w:hint="eastAsia"/>
        </w:rPr>
        <w:t>22.6%</w:t>
      </w:r>
      <w:r>
        <w:rPr>
          <w:rFonts w:hint="eastAsia"/>
        </w:rPr>
        <w:t>）、纽约时报（</w:t>
      </w:r>
      <w:r>
        <w:rPr>
          <w:rFonts w:hint="eastAsia"/>
        </w:rPr>
        <w:t>2.49%</w:t>
      </w:r>
      <w:r>
        <w:rPr>
          <w:rFonts w:hint="eastAsia"/>
        </w:rPr>
        <w:t>）、朝日新闻（</w:t>
      </w:r>
      <w:r>
        <w:rPr>
          <w:rFonts w:hint="eastAsia"/>
        </w:rPr>
        <w:t>32.24%</w:t>
      </w:r>
      <w:r>
        <w:rPr>
          <w:rFonts w:hint="eastAsia"/>
        </w:rPr>
        <w:t>）和每日新闻（</w:t>
      </w:r>
      <w:r>
        <w:rPr>
          <w:rFonts w:hint="eastAsia"/>
        </w:rPr>
        <w:t>16.2%</w:t>
      </w:r>
      <w:r>
        <w:rPr>
          <w:rFonts w:hint="eastAsia"/>
        </w:rPr>
        <w:t>）</w:t>
      </w:r>
      <w:r w:rsidR="00963453">
        <w:rPr>
          <w:rFonts w:hint="eastAsia"/>
        </w:rPr>
        <w:t>。</w:t>
      </w:r>
      <w:r>
        <w:rPr>
          <w:rFonts w:hint="eastAsia"/>
        </w:rPr>
        <w:t>需要说明的是，有</w:t>
      </w:r>
      <w:r>
        <w:rPr>
          <w:rFonts w:hint="eastAsia"/>
        </w:rPr>
        <w:t>18.64%</w:t>
      </w:r>
      <w:r>
        <w:rPr>
          <w:rFonts w:hint="eastAsia"/>
        </w:rPr>
        <w:t>的新闻报道来自不同的非主流媒体，每个媒体的平均报道数较少，故这里合并表示为“其他”</w:t>
      </w:r>
      <w:r w:rsidR="003913DD">
        <w:rPr>
          <w:rFonts w:hint="eastAsia"/>
        </w:rPr>
        <w:t>。</w:t>
      </w:r>
    </w:p>
    <w:p w14:paraId="6A4839CB" w14:textId="77777777" w:rsidR="000D5ACB" w:rsidRDefault="0082189E">
      <w:pPr>
        <w:ind w:firstLineChars="0" w:firstLine="0"/>
        <w:jc w:val="center"/>
      </w:pPr>
      <w:r>
        <w:rPr>
          <w:noProof/>
        </w:rPr>
        <w:drawing>
          <wp:inline distT="0" distB="0" distL="0" distR="0" wp14:anchorId="2D4BD9E7" wp14:editId="1594E702">
            <wp:extent cx="5142787" cy="2597727"/>
            <wp:effectExtent l="0" t="0" r="127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rotWithShape="1">
                    <a:blip r:embed="rId18">
                      <a:extLst>
                        <a:ext uri="{28A0092B-C50C-407E-A947-70E740481C1C}">
                          <a14:useLocalDpi xmlns:a14="http://schemas.microsoft.com/office/drawing/2010/main" val="0"/>
                        </a:ext>
                      </a:extLst>
                    </a:blip>
                    <a:srcRect b="9145"/>
                    <a:stretch/>
                  </pic:blipFill>
                  <pic:spPr bwMode="auto">
                    <a:xfrm>
                      <a:off x="0" y="0"/>
                      <a:ext cx="5161245" cy="2607051"/>
                    </a:xfrm>
                    <a:prstGeom prst="rect">
                      <a:avLst/>
                    </a:prstGeom>
                    <a:noFill/>
                    <a:ln>
                      <a:noFill/>
                    </a:ln>
                    <a:extLst>
                      <a:ext uri="{53640926-AAD7-44D8-BBD7-CCE9431645EC}">
                        <a14:shadowObscured xmlns:a14="http://schemas.microsoft.com/office/drawing/2010/main"/>
                      </a:ext>
                    </a:extLst>
                  </pic:spPr>
                </pic:pic>
              </a:graphicData>
            </a:graphic>
          </wp:inline>
        </w:drawing>
      </w:r>
    </w:p>
    <w:p w14:paraId="6FDE175B" w14:textId="03580098" w:rsidR="000D5ACB" w:rsidRDefault="0082189E">
      <w:pPr>
        <w:ind w:firstLineChars="0" w:firstLine="0"/>
        <w:jc w:val="center"/>
        <w:rPr>
          <w:sz w:val="21"/>
          <w:szCs w:val="21"/>
        </w:rPr>
      </w:pPr>
      <w:bookmarkStart w:id="14" w:name="_Ref77272597"/>
      <w:bookmarkStart w:id="15" w:name="_Toc78475934"/>
      <w:r>
        <w:rPr>
          <w:rFonts w:hint="eastAsia"/>
          <w:sz w:val="21"/>
          <w:szCs w:val="21"/>
        </w:rPr>
        <w:t>图</w:t>
      </w:r>
      <w:r w:rsidRPr="00B964E4">
        <w:rPr>
          <w:rFonts w:cs="Times New Roman" w:hint="eastAsia"/>
          <w:sz w:val="21"/>
          <w:szCs w:val="21"/>
        </w:rPr>
        <w:t xml:space="preserve"> </w:t>
      </w:r>
      <w:r w:rsidRPr="00B964E4">
        <w:rPr>
          <w:rFonts w:cs="Times New Roman"/>
          <w:sz w:val="21"/>
          <w:szCs w:val="21"/>
        </w:rPr>
        <w:fldChar w:fldCharType="begin"/>
      </w:r>
      <w:r w:rsidRPr="00B964E4">
        <w:rPr>
          <w:rFonts w:cs="Times New Roman"/>
          <w:sz w:val="21"/>
          <w:szCs w:val="21"/>
        </w:rPr>
        <w:instrText xml:space="preserve"> </w:instrText>
      </w:r>
      <w:r w:rsidRPr="00B964E4">
        <w:rPr>
          <w:rFonts w:cs="Times New Roman" w:hint="eastAsia"/>
          <w:sz w:val="21"/>
          <w:szCs w:val="21"/>
        </w:rPr>
        <w:instrText xml:space="preserve">SEQ </w:instrText>
      </w:r>
      <w:r w:rsidRPr="00B964E4">
        <w:rPr>
          <w:rFonts w:cs="Times New Roman" w:hint="eastAsia"/>
          <w:sz w:val="21"/>
          <w:szCs w:val="21"/>
        </w:rPr>
        <w:instrText>图</w:instrText>
      </w:r>
      <w:r w:rsidRPr="00B964E4">
        <w:rPr>
          <w:rFonts w:cs="Times New Roman" w:hint="eastAsia"/>
          <w:sz w:val="21"/>
          <w:szCs w:val="21"/>
        </w:rPr>
        <w:instrText xml:space="preserve"> \* ARABIC</w:instrText>
      </w:r>
      <w:r w:rsidRPr="00B964E4">
        <w:rPr>
          <w:rFonts w:cs="Times New Roman"/>
          <w:sz w:val="21"/>
          <w:szCs w:val="21"/>
        </w:rPr>
        <w:instrText xml:space="preserve"> </w:instrText>
      </w:r>
      <w:r w:rsidRPr="00B964E4">
        <w:rPr>
          <w:rFonts w:cs="Times New Roman"/>
          <w:sz w:val="21"/>
          <w:szCs w:val="21"/>
        </w:rPr>
        <w:fldChar w:fldCharType="separate"/>
      </w:r>
      <w:r w:rsidR="008F7BB7">
        <w:rPr>
          <w:rFonts w:cs="Times New Roman"/>
          <w:noProof/>
          <w:sz w:val="21"/>
          <w:szCs w:val="21"/>
        </w:rPr>
        <w:t>3</w:t>
      </w:r>
      <w:r w:rsidRPr="00B964E4">
        <w:rPr>
          <w:rFonts w:cs="Times New Roman"/>
          <w:sz w:val="21"/>
          <w:szCs w:val="21"/>
        </w:rPr>
        <w:fldChar w:fldCharType="end"/>
      </w:r>
      <w:bookmarkEnd w:id="14"/>
      <w:r w:rsidRPr="00B964E4">
        <w:rPr>
          <w:rFonts w:cs="Times New Roman"/>
          <w:sz w:val="21"/>
          <w:szCs w:val="21"/>
        </w:rPr>
        <w:t xml:space="preserve"> </w:t>
      </w:r>
      <w:r>
        <w:rPr>
          <w:rFonts w:hint="eastAsia"/>
          <w:sz w:val="21"/>
          <w:szCs w:val="21"/>
        </w:rPr>
        <w:t>不同语言的新闻占比</w:t>
      </w:r>
      <w:bookmarkEnd w:id="15"/>
    </w:p>
    <w:p w14:paraId="6DFC1313" w14:textId="77777777" w:rsidR="001B662E" w:rsidRDefault="001B662E">
      <w:pPr>
        <w:ind w:firstLineChars="0" w:firstLine="0"/>
        <w:jc w:val="center"/>
        <w:rPr>
          <w:sz w:val="21"/>
          <w:szCs w:val="21"/>
        </w:rPr>
      </w:pPr>
    </w:p>
    <w:p w14:paraId="3632EC81" w14:textId="77777777" w:rsidR="000D5ACB" w:rsidRDefault="0082189E">
      <w:pPr>
        <w:ind w:firstLineChars="0" w:firstLine="0"/>
        <w:jc w:val="center"/>
        <w:rPr>
          <w:sz w:val="21"/>
          <w:szCs w:val="21"/>
        </w:rPr>
      </w:pPr>
      <w:r>
        <w:rPr>
          <w:rFonts w:hint="eastAsia"/>
          <w:noProof/>
          <w:sz w:val="21"/>
          <w:szCs w:val="21"/>
        </w:rPr>
        <w:drawing>
          <wp:inline distT="0" distB="0" distL="0" distR="0" wp14:anchorId="7A95C585" wp14:editId="2BCA6A78">
            <wp:extent cx="5879205" cy="2640162"/>
            <wp:effectExtent l="0" t="0" r="762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19">
                      <a:extLst>
                        <a:ext uri="{28A0092B-C50C-407E-A947-70E740481C1C}">
                          <a14:useLocalDpi xmlns:a14="http://schemas.microsoft.com/office/drawing/2010/main" val="0"/>
                        </a:ext>
                      </a:extLst>
                    </a:blip>
                    <a:srcRect b="10187"/>
                    <a:stretch>
                      <a:fillRect/>
                    </a:stretch>
                  </pic:blipFill>
                  <pic:spPr>
                    <a:xfrm>
                      <a:off x="0" y="0"/>
                      <a:ext cx="5933941" cy="2664742"/>
                    </a:xfrm>
                    <a:prstGeom prst="rect">
                      <a:avLst/>
                    </a:prstGeom>
                    <a:noFill/>
                    <a:ln>
                      <a:noFill/>
                    </a:ln>
                  </pic:spPr>
                </pic:pic>
              </a:graphicData>
            </a:graphic>
          </wp:inline>
        </w:drawing>
      </w:r>
    </w:p>
    <w:p w14:paraId="5AA7E0CF" w14:textId="282E310B" w:rsidR="000D5ACB" w:rsidRDefault="0082189E">
      <w:pPr>
        <w:ind w:firstLineChars="0" w:firstLine="0"/>
        <w:jc w:val="center"/>
        <w:rPr>
          <w:sz w:val="21"/>
          <w:szCs w:val="21"/>
        </w:rPr>
      </w:pPr>
      <w:bookmarkStart w:id="16" w:name="_Toc78475935"/>
      <w:r>
        <w:rPr>
          <w:rFonts w:hint="eastAsia"/>
          <w:sz w:val="21"/>
          <w:szCs w:val="21"/>
        </w:rPr>
        <w:t>图</w:t>
      </w:r>
      <w:r>
        <w:rPr>
          <w:rFonts w:hint="eastAsia"/>
          <w:sz w:val="21"/>
          <w:szCs w:val="21"/>
        </w:rPr>
        <w:t xml:space="preserve"> </w:t>
      </w:r>
      <w:r w:rsidRPr="00B964E4">
        <w:rPr>
          <w:rFonts w:cs="Times New Roman"/>
          <w:sz w:val="21"/>
          <w:szCs w:val="21"/>
        </w:rPr>
        <w:fldChar w:fldCharType="begin"/>
      </w:r>
      <w:r w:rsidRPr="00B964E4">
        <w:rPr>
          <w:rFonts w:cs="Times New Roman"/>
          <w:sz w:val="21"/>
          <w:szCs w:val="21"/>
        </w:rPr>
        <w:instrText xml:space="preserve"> </w:instrText>
      </w:r>
      <w:r w:rsidRPr="00B964E4">
        <w:rPr>
          <w:rFonts w:cs="Times New Roman" w:hint="eastAsia"/>
          <w:sz w:val="21"/>
          <w:szCs w:val="21"/>
        </w:rPr>
        <w:instrText xml:space="preserve">SEQ </w:instrText>
      </w:r>
      <w:r w:rsidRPr="00B964E4">
        <w:rPr>
          <w:rFonts w:cs="Times New Roman" w:hint="eastAsia"/>
          <w:sz w:val="21"/>
          <w:szCs w:val="21"/>
        </w:rPr>
        <w:instrText>图</w:instrText>
      </w:r>
      <w:r w:rsidRPr="00B964E4">
        <w:rPr>
          <w:rFonts w:cs="Times New Roman" w:hint="eastAsia"/>
          <w:sz w:val="21"/>
          <w:szCs w:val="21"/>
        </w:rPr>
        <w:instrText xml:space="preserve"> \* ARABIC</w:instrText>
      </w:r>
      <w:r w:rsidRPr="00B964E4">
        <w:rPr>
          <w:rFonts w:cs="Times New Roman"/>
          <w:sz w:val="21"/>
          <w:szCs w:val="21"/>
        </w:rPr>
        <w:instrText xml:space="preserve"> </w:instrText>
      </w:r>
      <w:r w:rsidRPr="00B964E4">
        <w:rPr>
          <w:rFonts w:cs="Times New Roman"/>
          <w:sz w:val="21"/>
          <w:szCs w:val="21"/>
        </w:rPr>
        <w:fldChar w:fldCharType="separate"/>
      </w:r>
      <w:r w:rsidR="008F7BB7">
        <w:rPr>
          <w:rFonts w:cs="Times New Roman"/>
          <w:noProof/>
          <w:sz w:val="21"/>
          <w:szCs w:val="21"/>
        </w:rPr>
        <w:t>4</w:t>
      </w:r>
      <w:r w:rsidRPr="00B964E4">
        <w:rPr>
          <w:rFonts w:cs="Times New Roman"/>
          <w:sz w:val="21"/>
          <w:szCs w:val="21"/>
        </w:rPr>
        <w:fldChar w:fldCharType="end"/>
      </w:r>
      <w:r>
        <w:rPr>
          <w:sz w:val="21"/>
          <w:szCs w:val="21"/>
        </w:rPr>
        <w:t xml:space="preserve"> </w:t>
      </w:r>
      <w:r>
        <w:rPr>
          <w:rFonts w:hint="eastAsia"/>
          <w:sz w:val="21"/>
          <w:szCs w:val="21"/>
        </w:rPr>
        <w:t>新闻来源占比</w:t>
      </w:r>
      <w:bookmarkEnd w:id="16"/>
    </w:p>
    <w:p w14:paraId="0EB0467F" w14:textId="77777777" w:rsidR="00EE7410" w:rsidRDefault="00EE7410">
      <w:pPr>
        <w:ind w:firstLineChars="0" w:firstLine="0"/>
        <w:jc w:val="center"/>
        <w:rPr>
          <w:sz w:val="21"/>
          <w:szCs w:val="21"/>
        </w:rPr>
      </w:pPr>
    </w:p>
    <w:p w14:paraId="75685E21" w14:textId="0D2B4EDF" w:rsidR="000D5ACB" w:rsidRDefault="0082189E">
      <w:pPr>
        <w:ind w:firstLine="480"/>
      </w:pPr>
      <w:r>
        <w:rPr>
          <w:rFonts w:hint="eastAsia"/>
        </w:rPr>
        <w:t>考虑到工具的可获得性与媒体的权威性，我们这里仅对英文新闻报道进行处理和清洗，并</w:t>
      </w:r>
      <w:r>
        <w:rPr>
          <w:rFonts w:hint="eastAsia"/>
        </w:rPr>
        <w:lastRenderedPageBreak/>
        <w:t>对其做了词云统计（图</w:t>
      </w:r>
      <w:r>
        <w:rPr>
          <w:rFonts w:hint="eastAsia"/>
        </w:rPr>
        <w:t>5</w:t>
      </w:r>
      <w:r>
        <w:rPr>
          <w:rFonts w:hint="eastAsia"/>
        </w:rPr>
        <w:t>），除去与关键词直接相关的单词（如</w:t>
      </w:r>
      <w:r>
        <w:rPr>
          <w:rFonts w:hint="eastAsia"/>
        </w:rPr>
        <w:t>"</w:t>
      </w:r>
      <w:proofErr w:type="spellStart"/>
      <w:r>
        <w:rPr>
          <w:rFonts w:hint="eastAsia"/>
        </w:rPr>
        <w:t>tokyo</w:t>
      </w:r>
      <w:proofErr w:type="spellEnd"/>
      <w:r>
        <w:rPr>
          <w:rFonts w:hint="eastAsia"/>
        </w:rPr>
        <w:t>"</w:t>
      </w:r>
      <w:r>
        <w:rPr>
          <w:rFonts w:hint="eastAsia"/>
        </w:rPr>
        <w:t>，</w:t>
      </w:r>
      <w:r>
        <w:rPr>
          <w:rFonts w:hint="eastAsia"/>
        </w:rPr>
        <w:t>"</w:t>
      </w:r>
      <w:proofErr w:type="spellStart"/>
      <w:r>
        <w:t>oympics</w:t>
      </w:r>
      <w:proofErr w:type="spellEnd"/>
      <w:r>
        <w:rPr>
          <w:rFonts w:hint="eastAsia"/>
        </w:rPr>
        <w:t>"</w:t>
      </w:r>
      <w:r>
        <w:rPr>
          <w:rFonts w:hint="eastAsia"/>
        </w:rPr>
        <w:t>等）后，词频前十的词有（以下按照词频降序排列）：</w:t>
      </w:r>
      <w:r w:rsidR="001B662E">
        <w:rPr>
          <w:rFonts w:hint="eastAsia"/>
        </w:rPr>
        <w:t>"coronavirus", "</w:t>
      </w:r>
      <w:proofErr w:type="spellStart"/>
      <w:r w:rsidR="001B662E">
        <w:rPr>
          <w:rFonts w:hint="eastAsia"/>
        </w:rPr>
        <w:t>j</w:t>
      </w:r>
      <w:r w:rsidR="001B662E">
        <w:t>apan</w:t>
      </w:r>
      <w:proofErr w:type="spellEnd"/>
      <w:r w:rsidR="001B662E">
        <w:rPr>
          <w:rFonts w:hint="eastAsia"/>
        </w:rPr>
        <w:t>", "</w:t>
      </w:r>
      <w:r w:rsidR="001B662E">
        <w:t>postpone</w:t>
      </w:r>
      <w:r w:rsidR="001B662E">
        <w:rPr>
          <w:rFonts w:hint="eastAsia"/>
        </w:rPr>
        <w:t>"</w:t>
      </w:r>
      <w:r w:rsidR="001B662E">
        <w:t xml:space="preserve">, </w:t>
      </w:r>
      <w:r w:rsidR="001B662E">
        <w:rPr>
          <w:rFonts w:hint="eastAsia"/>
        </w:rPr>
        <w:t>"</w:t>
      </w:r>
      <w:r w:rsidR="001B662E">
        <w:t>athlete</w:t>
      </w:r>
      <w:r w:rsidR="001B662E">
        <w:rPr>
          <w:rFonts w:hint="eastAsia"/>
        </w:rPr>
        <w:t>"</w:t>
      </w:r>
      <w:r w:rsidR="001B662E">
        <w:t xml:space="preserve">, </w:t>
      </w:r>
      <w:r w:rsidR="001B662E">
        <w:rPr>
          <w:rFonts w:hint="eastAsia"/>
        </w:rPr>
        <w:t>"pandemic", "health", "vaccine", "public", "virus", "</w:t>
      </w:r>
      <w:r w:rsidR="001B662E">
        <w:t>international</w:t>
      </w:r>
      <w:r w:rsidR="001B662E">
        <w:rPr>
          <w:rFonts w:hint="eastAsia"/>
        </w:rPr>
        <w:t>"</w:t>
      </w:r>
      <w:r w:rsidR="001B662E">
        <w:rPr>
          <w:rFonts w:hint="eastAsia"/>
        </w:rPr>
        <w:t>。可以看出，媒体对东京奥运会关注的焦点多集中在疫情上。</w:t>
      </w:r>
    </w:p>
    <w:p w14:paraId="3FF01EA2" w14:textId="77777777" w:rsidR="000D5ACB" w:rsidRDefault="0082189E">
      <w:pPr>
        <w:ind w:firstLineChars="100" w:firstLine="240"/>
        <w:jc w:val="center"/>
      </w:pPr>
      <w:r>
        <w:rPr>
          <w:noProof/>
        </w:rPr>
        <w:drawing>
          <wp:inline distT="0" distB="0" distL="0" distR="0" wp14:anchorId="26A4C0CB" wp14:editId="59A7DF7C">
            <wp:extent cx="3862070" cy="2877014"/>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0">
                      <a:extLst>
                        <a:ext uri="{28A0092B-C50C-407E-A947-70E740481C1C}">
                          <a14:useLocalDpi xmlns:a14="http://schemas.microsoft.com/office/drawing/2010/main" val="0"/>
                        </a:ext>
                      </a:extLst>
                    </a:blip>
                    <a:srcRect t="2262"/>
                    <a:stretch>
                      <a:fillRect/>
                    </a:stretch>
                  </pic:blipFill>
                  <pic:spPr>
                    <a:xfrm>
                      <a:off x="0" y="0"/>
                      <a:ext cx="3879733" cy="2890172"/>
                    </a:xfrm>
                    <a:prstGeom prst="rect">
                      <a:avLst/>
                    </a:prstGeom>
                    <a:noFill/>
                    <a:ln>
                      <a:noFill/>
                    </a:ln>
                  </pic:spPr>
                </pic:pic>
              </a:graphicData>
            </a:graphic>
          </wp:inline>
        </w:drawing>
      </w:r>
    </w:p>
    <w:p w14:paraId="79D4166C" w14:textId="68617228" w:rsidR="000D5ACB" w:rsidRPr="00EE7410" w:rsidRDefault="0082189E" w:rsidP="00EE7410">
      <w:pPr>
        <w:ind w:firstLine="420"/>
        <w:jc w:val="center"/>
        <w:rPr>
          <w:rFonts w:ascii="黑体" w:hAnsi="黑体" w:cs="Georgia"/>
          <w:color w:val="333333"/>
          <w:sz w:val="21"/>
          <w:szCs w:val="11"/>
        </w:rPr>
      </w:pPr>
      <w:bookmarkStart w:id="17" w:name="_Ref77450657"/>
      <w:bookmarkStart w:id="18" w:name="_Toc78475936"/>
      <w:r w:rsidRPr="00EE7410">
        <w:rPr>
          <w:rFonts w:ascii="黑体" w:hAnsi="黑体" w:hint="eastAsia"/>
          <w:sz w:val="21"/>
          <w:szCs w:val="11"/>
        </w:rPr>
        <w:t>图</w:t>
      </w:r>
      <w:r w:rsidRPr="00EE7410">
        <w:rPr>
          <w:rFonts w:ascii="黑体" w:hAnsi="黑体" w:hint="eastAsia"/>
          <w:sz w:val="21"/>
          <w:szCs w:val="11"/>
        </w:rPr>
        <w:t xml:space="preserve"> </w:t>
      </w:r>
      <w:r w:rsidRPr="00EE7410">
        <w:rPr>
          <w:rFonts w:cs="Times New Roman"/>
          <w:sz w:val="21"/>
          <w:szCs w:val="18"/>
        </w:rPr>
        <w:fldChar w:fldCharType="begin"/>
      </w:r>
      <w:r w:rsidRPr="00EE7410">
        <w:rPr>
          <w:rFonts w:cs="Times New Roman"/>
          <w:sz w:val="21"/>
          <w:szCs w:val="18"/>
        </w:rPr>
        <w:instrText xml:space="preserve"> </w:instrText>
      </w:r>
      <w:r w:rsidRPr="00EE7410">
        <w:rPr>
          <w:rFonts w:cs="Times New Roman" w:hint="eastAsia"/>
          <w:sz w:val="21"/>
          <w:szCs w:val="18"/>
        </w:rPr>
        <w:instrText xml:space="preserve">SEQ </w:instrText>
      </w:r>
      <w:r w:rsidRPr="00EE7410">
        <w:rPr>
          <w:rFonts w:cs="Times New Roman" w:hint="eastAsia"/>
          <w:sz w:val="21"/>
          <w:szCs w:val="18"/>
        </w:rPr>
        <w:instrText>图</w:instrText>
      </w:r>
      <w:r w:rsidRPr="00EE7410">
        <w:rPr>
          <w:rFonts w:cs="Times New Roman" w:hint="eastAsia"/>
          <w:sz w:val="21"/>
          <w:szCs w:val="18"/>
        </w:rPr>
        <w:instrText xml:space="preserve"> \* ARABIC</w:instrText>
      </w:r>
      <w:r w:rsidRPr="00EE7410">
        <w:rPr>
          <w:rFonts w:cs="Times New Roman"/>
          <w:sz w:val="21"/>
          <w:szCs w:val="18"/>
        </w:rPr>
        <w:instrText xml:space="preserve"> </w:instrText>
      </w:r>
      <w:r w:rsidRPr="00EE7410">
        <w:rPr>
          <w:rFonts w:cs="Times New Roman"/>
          <w:sz w:val="21"/>
          <w:szCs w:val="18"/>
        </w:rPr>
        <w:fldChar w:fldCharType="separate"/>
      </w:r>
      <w:r w:rsidR="008F7BB7">
        <w:rPr>
          <w:rFonts w:cs="Times New Roman"/>
          <w:noProof/>
          <w:sz w:val="21"/>
          <w:szCs w:val="18"/>
        </w:rPr>
        <w:t>5</w:t>
      </w:r>
      <w:r w:rsidRPr="00EE7410">
        <w:rPr>
          <w:rFonts w:cs="Times New Roman"/>
          <w:sz w:val="21"/>
          <w:szCs w:val="18"/>
        </w:rPr>
        <w:fldChar w:fldCharType="end"/>
      </w:r>
      <w:bookmarkEnd w:id="17"/>
      <w:r w:rsidRPr="00EE7410">
        <w:rPr>
          <w:rFonts w:ascii="黑体" w:hAnsi="黑体"/>
          <w:sz w:val="21"/>
          <w:szCs w:val="11"/>
        </w:rPr>
        <w:t xml:space="preserve"> </w:t>
      </w:r>
      <w:r w:rsidRPr="00EE7410">
        <w:rPr>
          <w:rFonts w:ascii="黑体" w:hAnsi="黑体" w:cs="Georgia" w:hint="eastAsia"/>
          <w:color w:val="333333"/>
          <w:sz w:val="21"/>
          <w:szCs w:val="11"/>
        </w:rPr>
        <w:t>舆情词云统计</w:t>
      </w:r>
      <w:bookmarkEnd w:id="18"/>
    </w:p>
    <w:p w14:paraId="586D2AD0" w14:textId="77777777" w:rsidR="000D5ACB" w:rsidRDefault="0082189E">
      <w:pPr>
        <w:pStyle w:val="2"/>
        <w:ind w:firstLine="562"/>
        <w:rPr>
          <w:rFonts w:hint="default"/>
        </w:rPr>
      </w:pPr>
      <w:bookmarkStart w:id="19" w:name="_Toc78578924"/>
      <w:r>
        <w:t>（二）</w:t>
      </w:r>
      <w:r>
        <w:rPr>
          <w:rFonts w:hint="default"/>
        </w:rPr>
        <w:t>相关性分析</w:t>
      </w:r>
      <w:bookmarkEnd w:id="19"/>
    </w:p>
    <w:p w14:paraId="6CB5FA60" w14:textId="77777777" w:rsidR="00BE2004" w:rsidRDefault="0082189E">
      <w:pPr>
        <w:ind w:firstLine="480"/>
      </w:pPr>
      <w:r>
        <w:rPr>
          <w:rFonts w:hint="eastAsia"/>
        </w:rPr>
        <w:t>为研究关于东京奥运会的舆情与疫情之间的关系，我们从国际、中国国内、日本国内三个层面探究了疫情与舆情之间的相关关系。图</w:t>
      </w:r>
      <w:r>
        <w:rPr>
          <w:rFonts w:hint="eastAsia"/>
        </w:rPr>
        <w:t>6</w:t>
      </w:r>
      <w:r>
        <w:rPr>
          <w:rFonts w:hint="eastAsia"/>
        </w:rPr>
        <w:t>显示了</w:t>
      </w:r>
      <w:r>
        <w:t>2020</w:t>
      </w:r>
      <w:r>
        <w:t>年</w:t>
      </w:r>
      <w:r>
        <w:t>2</w:t>
      </w:r>
      <w:r>
        <w:t>月</w:t>
      </w:r>
      <w:r>
        <w:t>15</w:t>
      </w:r>
      <w:r>
        <w:t>日至</w:t>
      </w:r>
      <w:r>
        <w:t>2021</w:t>
      </w:r>
      <w:r>
        <w:t>年</w:t>
      </w:r>
      <w:r>
        <w:t>6</w:t>
      </w:r>
      <w:r>
        <w:t>月</w:t>
      </w:r>
      <w:r>
        <w:t>10</w:t>
      </w:r>
      <w:r>
        <w:t>日</w:t>
      </w:r>
      <w:r>
        <w:rPr>
          <w:rFonts w:hint="eastAsia"/>
        </w:rPr>
        <w:t>期间每日的</w:t>
      </w:r>
      <w:r>
        <w:t>全球</w:t>
      </w:r>
      <w:r>
        <w:rPr>
          <w:rFonts w:hint="eastAsia"/>
        </w:rPr>
        <w:t>新增病例数和东京奥运相关新闻报道数量，其中</w:t>
      </w:r>
      <w:r>
        <w:t>红色</w:t>
      </w:r>
      <w:r>
        <w:rPr>
          <w:rFonts w:hint="eastAsia"/>
        </w:rPr>
        <w:t>数据</w:t>
      </w:r>
      <w:r>
        <w:t>表示世界范围内每日关于东京奥运</w:t>
      </w:r>
      <w:r>
        <w:rPr>
          <w:rFonts w:hint="eastAsia"/>
        </w:rPr>
        <w:t>相关的新闻报道数量</w:t>
      </w:r>
      <w:r>
        <w:t>，蓝色</w:t>
      </w:r>
      <w:r>
        <w:rPr>
          <w:rFonts w:hint="eastAsia"/>
        </w:rPr>
        <w:t>数据</w:t>
      </w:r>
      <w:r>
        <w:t>表示全球每日疫情的新增病例数。</w:t>
      </w:r>
      <w:r>
        <w:rPr>
          <w:rFonts w:hint="eastAsia"/>
        </w:rPr>
        <w:t>结果表明</w:t>
      </w:r>
      <w:r>
        <w:t>，全球疫情在</w:t>
      </w:r>
      <w:r>
        <w:t>2020</w:t>
      </w:r>
      <w:r>
        <w:t>年末和</w:t>
      </w:r>
      <w:r>
        <w:t>2021</w:t>
      </w:r>
      <w:r>
        <w:t>年</w:t>
      </w:r>
      <w:r>
        <w:t>4</w:t>
      </w:r>
      <w:r>
        <w:t>月左右</w:t>
      </w:r>
      <w:r>
        <w:rPr>
          <w:rFonts w:hint="eastAsia"/>
        </w:rPr>
        <w:t>达到高峰。东京奥运的社会舆论三次达到高峰。从</w:t>
      </w:r>
      <w:r>
        <w:rPr>
          <w:rFonts w:hint="eastAsia"/>
        </w:rPr>
        <w:t>2</w:t>
      </w:r>
      <w:r>
        <w:t>020</w:t>
      </w:r>
      <w:r>
        <w:rPr>
          <w:rFonts w:hint="eastAsia"/>
        </w:rPr>
        <w:t>年</w:t>
      </w:r>
      <w:r>
        <w:rPr>
          <w:rFonts w:hint="eastAsia"/>
        </w:rPr>
        <w:t>2</w:t>
      </w:r>
      <w:r>
        <w:rPr>
          <w:rFonts w:hint="eastAsia"/>
        </w:rPr>
        <w:t>月</w:t>
      </w:r>
      <w:r>
        <w:rPr>
          <w:rFonts w:hint="eastAsia"/>
        </w:rPr>
        <w:t>1</w:t>
      </w:r>
      <w:r>
        <w:t>5</w:t>
      </w:r>
      <w:r>
        <w:rPr>
          <w:rFonts w:hint="eastAsia"/>
        </w:rPr>
        <w:t>日关于东京奥运会的第一篇报道开始，就有相当多关于东京奥运会的报道集中在讨论是否会延迟举办，在</w:t>
      </w:r>
      <w:r>
        <w:t>2020</w:t>
      </w:r>
      <w:r>
        <w:t>年</w:t>
      </w:r>
      <w:r>
        <w:rPr>
          <w:rFonts w:hint="eastAsia"/>
        </w:rPr>
        <w:t>的</w:t>
      </w:r>
      <w:r>
        <w:t>2</w:t>
      </w:r>
      <w:r>
        <w:t>月</w:t>
      </w:r>
      <w:r>
        <w:t>26</w:t>
      </w:r>
      <w:r>
        <w:t>日</w:t>
      </w:r>
      <w:r>
        <w:rPr>
          <w:rFonts w:hint="eastAsia"/>
        </w:rPr>
        <w:t>关于是否会延迟的讨论达到了第一次舆论高峰。</w:t>
      </w:r>
      <w:r>
        <w:rPr>
          <w:rFonts w:hint="eastAsia"/>
        </w:rPr>
        <w:t>2</w:t>
      </w:r>
      <w:r>
        <w:t>020</w:t>
      </w:r>
      <w:r>
        <w:rPr>
          <w:rFonts w:hint="eastAsia"/>
        </w:rPr>
        <w:t>年</w:t>
      </w:r>
      <w:r>
        <w:t>3</w:t>
      </w:r>
      <w:r>
        <w:t>月</w:t>
      </w:r>
      <w:r>
        <w:t>20</w:t>
      </w:r>
      <w:r>
        <w:t>日</w:t>
      </w:r>
      <w:r>
        <w:rPr>
          <w:rFonts w:hint="eastAsia"/>
        </w:rPr>
        <w:t>国际奥委会正式发文称会延迟举办东京奥运会，引来了关于东京奥运会讨论的最高峰。第三次小高峰出现在国际奥委会决定东京奥运会举办时间，即</w:t>
      </w:r>
      <w:r>
        <w:rPr>
          <w:rFonts w:hint="eastAsia"/>
        </w:rPr>
        <w:t>3</w:t>
      </w:r>
      <w:r>
        <w:rPr>
          <w:rFonts w:hint="eastAsia"/>
        </w:rPr>
        <w:t>月</w:t>
      </w:r>
      <w:r>
        <w:rPr>
          <w:rFonts w:hint="eastAsia"/>
        </w:rPr>
        <w:t>2</w:t>
      </w:r>
      <w:r>
        <w:t>4</w:t>
      </w:r>
      <w:r>
        <w:rPr>
          <w:rFonts w:hint="eastAsia"/>
        </w:rPr>
        <w:t>日。</w:t>
      </w:r>
    </w:p>
    <w:p w14:paraId="6F1057E2" w14:textId="517D7C34" w:rsidR="000D5ACB" w:rsidRDefault="00706384" w:rsidP="00BE2004">
      <w:pPr>
        <w:ind w:firstLineChars="0" w:firstLine="0"/>
        <w:jc w:val="center"/>
      </w:pPr>
      <w:r>
        <w:rPr>
          <w:noProof/>
        </w:rPr>
        <w:lastRenderedPageBreak/>
        <w:drawing>
          <wp:inline distT="0" distB="0" distL="0" distR="0" wp14:anchorId="05D3E76E" wp14:editId="0ABEA9C5">
            <wp:extent cx="6186170" cy="2722245"/>
            <wp:effectExtent l="0" t="0" r="508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2722245"/>
                    </a:xfrm>
                    <a:prstGeom prst="rect">
                      <a:avLst/>
                    </a:prstGeom>
                    <a:noFill/>
                    <a:ln>
                      <a:noFill/>
                    </a:ln>
                  </pic:spPr>
                </pic:pic>
              </a:graphicData>
            </a:graphic>
          </wp:inline>
        </w:drawing>
      </w:r>
    </w:p>
    <w:p w14:paraId="61086FA3" w14:textId="56BC0EBC" w:rsidR="000D5ACB" w:rsidRDefault="0082189E" w:rsidP="00EE7410">
      <w:pPr>
        <w:ind w:firstLine="420"/>
        <w:jc w:val="center"/>
        <w:rPr>
          <w:sz w:val="21"/>
          <w:szCs w:val="18"/>
        </w:rPr>
      </w:pPr>
      <w:bookmarkStart w:id="20" w:name="_Ref77444674"/>
      <w:bookmarkStart w:id="21" w:name="_Toc78475937"/>
      <w:r w:rsidRPr="00EE7410">
        <w:rPr>
          <w:rFonts w:hint="eastAsia"/>
          <w:sz w:val="21"/>
          <w:szCs w:val="18"/>
        </w:rPr>
        <w:t>图</w:t>
      </w:r>
      <w:r w:rsidRPr="00EE7410">
        <w:rPr>
          <w:rFonts w:hint="eastAsia"/>
          <w:sz w:val="21"/>
          <w:szCs w:val="18"/>
        </w:rPr>
        <w:t xml:space="preserve"> </w:t>
      </w:r>
      <w:r w:rsidRPr="00EE7410">
        <w:rPr>
          <w:rFonts w:cs="Times New Roman"/>
          <w:sz w:val="21"/>
          <w:szCs w:val="18"/>
        </w:rPr>
        <w:fldChar w:fldCharType="begin"/>
      </w:r>
      <w:r w:rsidRPr="00EE7410">
        <w:rPr>
          <w:rFonts w:cs="Times New Roman"/>
          <w:sz w:val="21"/>
          <w:szCs w:val="18"/>
        </w:rPr>
        <w:instrText xml:space="preserve"> </w:instrText>
      </w:r>
      <w:r w:rsidRPr="00EE7410">
        <w:rPr>
          <w:rFonts w:cs="Times New Roman" w:hint="eastAsia"/>
          <w:sz w:val="21"/>
          <w:szCs w:val="18"/>
        </w:rPr>
        <w:instrText xml:space="preserve">SEQ </w:instrText>
      </w:r>
      <w:r w:rsidRPr="00EE7410">
        <w:rPr>
          <w:rFonts w:cs="Times New Roman" w:hint="eastAsia"/>
          <w:sz w:val="21"/>
          <w:szCs w:val="18"/>
        </w:rPr>
        <w:instrText>图</w:instrText>
      </w:r>
      <w:r w:rsidRPr="00EE7410">
        <w:rPr>
          <w:rFonts w:cs="Times New Roman" w:hint="eastAsia"/>
          <w:sz w:val="21"/>
          <w:szCs w:val="18"/>
        </w:rPr>
        <w:instrText xml:space="preserve"> \* ARABIC</w:instrText>
      </w:r>
      <w:r w:rsidRPr="00EE7410">
        <w:rPr>
          <w:rFonts w:cs="Times New Roman"/>
          <w:sz w:val="21"/>
          <w:szCs w:val="18"/>
        </w:rPr>
        <w:instrText xml:space="preserve"> </w:instrText>
      </w:r>
      <w:r w:rsidRPr="00EE7410">
        <w:rPr>
          <w:rFonts w:cs="Times New Roman"/>
          <w:sz w:val="21"/>
          <w:szCs w:val="18"/>
        </w:rPr>
        <w:fldChar w:fldCharType="separate"/>
      </w:r>
      <w:r w:rsidR="008F7BB7">
        <w:rPr>
          <w:rFonts w:cs="Times New Roman"/>
          <w:noProof/>
          <w:sz w:val="21"/>
          <w:szCs w:val="18"/>
        </w:rPr>
        <w:t>6</w:t>
      </w:r>
      <w:r w:rsidRPr="00EE7410">
        <w:rPr>
          <w:rFonts w:cs="Times New Roman"/>
          <w:sz w:val="21"/>
          <w:szCs w:val="18"/>
        </w:rPr>
        <w:fldChar w:fldCharType="end"/>
      </w:r>
      <w:bookmarkEnd w:id="20"/>
      <w:r w:rsidRPr="00EE7410">
        <w:rPr>
          <w:sz w:val="21"/>
          <w:szCs w:val="18"/>
        </w:rPr>
        <w:t xml:space="preserve"> </w:t>
      </w:r>
      <w:r w:rsidRPr="00EE7410">
        <w:rPr>
          <w:rFonts w:hint="eastAsia"/>
          <w:sz w:val="21"/>
          <w:szCs w:val="18"/>
        </w:rPr>
        <w:t>每日全球新增病例数与东京奥运相关报道数</w:t>
      </w:r>
      <w:bookmarkStart w:id="22" w:name="_Ref77444687"/>
      <w:bookmarkEnd w:id="21"/>
    </w:p>
    <w:p w14:paraId="078E305F" w14:textId="77777777" w:rsidR="00B95FCB" w:rsidRPr="00EE7410" w:rsidRDefault="00B95FCB" w:rsidP="00EE7410">
      <w:pPr>
        <w:ind w:firstLine="420"/>
        <w:jc w:val="center"/>
        <w:rPr>
          <w:sz w:val="21"/>
          <w:szCs w:val="18"/>
        </w:rPr>
      </w:pPr>
    </w:p>
    <w:bookmarkEnd w:id="22"/>
    <w:p w14:paraId="1BAFA7D8" w14:textId="4E826771" w:rsidR="000D5ACB" w:rsidRDefault="0082189E">
      <w:pPr>
        <w:ind w:firstLine="480"/>
      </w:pPr>
      <w:r>
        <w:rPr>
          <w:rFonts w:hint="eastAsia"/>
        </w:rPr>
        <w:t>为了进一步研究在舆论高峰时段，社会舆论的关注焦点，我们对这三个时间段的新闻数据进行了词频统计，最后发现，</w:t>
      </w:r>
      <w:r>
        <w:rPr>
          <w:rFonts w:hint="eastAsia"/>
        </w:rPr>
        <w:t>2020</w:t>
      </w:r>
      <w:r>
        <w:rPr>
          <w:rFonts w:hint="eastAsia"/>
        </w:rPr>
        <w:t>年</w:t>
      </w:r>
      <w:r>
        <w:rPr>
          <w:rFonts w:hint="eastAsia"/>
        </w:rPr>
        <w:t>2</w:t>
      </w:r>
      <w:r>
        <w:rPr>
          <w:rFonts w:hint="eastAsia"/>
        </w:rPr>
        <w:t>月的新闻报道中，</w:t>
      </w:r>
      <w:r w:rsidR="00F53884">
        <w:rPr>
          <w:rFonts w:hint="eastAsia"/>
        </w:rPr>
        <w:t>"</w:t>
      </w:r>
      <w:r w:rsidR="001B662E">
        <w:t>coronavirus</w:t>
      </w:r>
      <w:r w:rsidR="00F53884">
        <w:rPr>
          <w:rFonts w:hint="eastAsia"/>
        </w:rPr>
        <w:t>"</w:t>
      </w:r>
      <w:r w:rsidR="001B662E">
        <w:rPr>
          <w:rFonts w:hint="eastAsia"/>
        </w:rPr>
        <w:t>,</w:t>
      </w:r>
      <w:r w:rsidR="001B662E">
        <w:t xml:space="preserve"> </w:t>
      </w:r>
      <w:r w:rsidR="00F53884">
        <w:rPr>
          <w:rFonts w:hint="eastAsia"/>
        </w:rPr>
        <w:t>"</w:t>
      </w:r>
      <w:r w:rsidR="001B662E">
        <w:t>postpone</w:t>
      </w:r>
      <w:r w:rsidR="00F53884">
        <w:rPr>
          <w:rFonts w:hint="eastAsia"/>
        </w:rPr>
        <w:t>"</w:t>
      </w:r>
      <w:r w:rsidR="00F53884" w:rsidDel="001B662E">
        <w:rPr>
          <w:rFonts w:hint="eastAsia"/>
        </w:rPr>
        <w:t xml:space="preserve"> </w:t>
      </w:r>
      <w:r>
        <w:rPr>
          <w:rFonts w:hint="eastAsia"/>
        </w:rPr>
        <w:t>出现频率较高，可见在疫情爆发背景下，社会大众对东京奥运会能否顺利召开高度关注；</w:t>
      </w:r>
      <w:r>
        <w:rPr>
          <w:rFonts w:hint="eastAsia"/>
        </w:rPr>
        <w:t>2020</w:t>
      </w:r>
      <w:r>
        <w:rPr>
          <w:rFonts w:hint="eastAsia"/>
        </w:rPr>
        <w:t>年</w:t>
      </w:r>
      <w:r>
        <w:rPr>
          <w:rFonts w:hint="eastAsia"/>
        </w:rPr>
        <w:t>3</w:t>
      </w:r>
      <w:r>
        <w:rPr>
          <w:rFonts w:hint="eastAsia"/>
        </w:rPr>
        <w:t>月</w:t>
      </w:r>
      <w:r>
        <w:rPr>
          <w:rFonts w:hint="eastAsia"/>
        </w:rPr>
        <w:t>20</w:t>
      </w:r>
      <w:r>
        <w:rPr>
          <w:rFonts w:hint="eastAsia"/>
        </w:rPr>
        <w:t>日，</w:t>
      </w:r>
      <w:r>
        <w:t>国际奥委会</w:t>
      </w:r>
      <w:r>
        <w:rPr>
          <w:rFonts w:hint="eastAsia"/>
        </w:rPr>
        <w:t>鉴于疫情形势，正式</w:t>
      </w:r>
      <w:r>
        <w:t>宣布</w:t>
      </w:r>
      <w:r>
        <w:rPr>
          <w:rFonts w:hint="eastAsia"/>
        </w:rPr>
        <w:t>推迟举办</w:t>
      </w:r>
      <w:r>
        <w:t>东京奥运会，</w:t>
      </w:r>
      <w:r>
        <w:rPr>
          <w:rFonts w:hint="eastAsia"/>
        </w:rPr>
        <w:t>引发了又一波舆论高峰；</w:t>
      </w:r>
      <w:r>
        <w:rPr>
          <w:rFonts w:hint="eastAsia"/>
        </w:rPr>
        <w:t>2020</w:t>
      </w:r>
      <w:r>
        <w:rPr>
          <w:rFonts w:hint="eastAsia"/>
        </w:rPr>
        <w:t>年</w:t>
      </w:r>
      <w:r>
        <w:t>3</w:t>
      </w:r>
      <w:r>
        <w:t>月</w:t>
      </w:r>
      <w:r>
        <w:t>24</w:t>
      </w:r>
      <w:r>
        <w:t>日</w:t>
      </w:r>
      <w:r>
        <w:rPr>
          <w:rFonts w:hint="eastAsia"/>
        </w:rPr>
        <w:t>，国际奥委会宣布了东京奥运会推迟举办的具体日期，这一天</w:t>
      </w:r>
      <w:r>
        <w:t>的舆情词频统计中，</w:t>
      </w:r>
      <w:r w:rsidR="001B662E">
        <w:rPr>
          <w:rFonts w:hint="eastAsia"/>
        </w:rPr>
        <w:t>"</w:t>
      </w:r>
      <w:r w:rsidR="001B662E">
        <w:t>postpone</w:t>
      </w:r>
      <w:r w:rsidR="001B662E">
        <w:rPr>
          <w:rFonts w:hint="eastAsia"/>
        </w:rPr>
        <w:t>"</w:t>
      </w:r>
      <w:r>
        <w:rPr>
          <w:rFonts w:hint="eastAsia"/>
        </w:rPr>
        <w:t>出现词频较高（图</w:t>
      </w:r>
      <w:r>
        <w:rPr>
          <w:rFonts w:hint="eastAsia"/>
        </w:rPr>
        <w:t>7</w:t>
      </w:r>
      <w:r>
        <w:rPr>
          <w:rFonts w:hint="eastAsia"/>
        </w:rPr>
        <w:t>）。</w:t>
      </w:r>
    </w:p>
    <w:p w14:paraId="6A6E6AE8" w14:textId="6FF7846E" w:rsidR="008C17F0" w:rsidRDefault="008C17F0" w:rsidP="00B95FCB">
      <w:pPr>
        <w:ind w:firstLineChars="0" w:firstLine="0"/>
        <w:jc w:val="center"/>
      </w:pPr>
      <w:r>
        <w:rPr>
          <w:noProof/>
        </w:rPr>
        <w:drawing>
          <wp:inline distT="0" distB="0" distL="0" distR="0" wp14:anchorId="05A07513" wp14:editId="6D0DDEF2">
            <wp:extent cx="5664777" cy="2895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l="2404"/>
                    <a:stretch/>
                  </pic:blipFill>
                  <pic:spPr bwMode="auto">
                    <a:xfrm>
                      <a:off x="0" y="0"/>
                      <a:ext cx="5729485" cy="2928676"/>
                    </a:xfrm>
                    <a:prstGeom prst="rect">
                      <a:avLst/>
                    </a:prstGeom>
                    <a:noFill/>
                    <a:ln>
                      <a:noFill/>
                    </a:ln>
                    <a:extLst>
                      <a:ext uri="{53640926-AAD7-44D8-BBD7-CCE9431645EC}">
                        <a14:shadowObscured xmlns:a14="http://schemas.microsoft.com/office/drawing/2010/main"/>
                      </a:ext>
                    </a:extLst>
                  </pic:spPr>
                </pic:pic>
              </a:graphicData>
            </a:graphic>
          </wp:inline>
        </w:drawing>
      </w:r>
    </w:p>
    <w:p w14:paraId="1159D330" w14:textId="4BFDF3F0" w:rsidR="000D5ACB" w:rsidRPr="00EE7410" w:rsidRDefault="0082189E" w:rsidP="00EE7410">
      <w:pPr>
        <w:spacing w:line="240" w:lineRule="auto"/>
        <w:ind w:firstLineChars="0" w:firstLine="0"/>
        <w:jc w:val="center"/>
        <w:rPr>
          <w:rFonts w:ascii="黑体" w:hAnsi="黑体" w:cs="Georgia"/>
          <w:sz w:val="21"/>
          <w:szCs w:val="18"/>
        </w:rPr>
      </w:pPr>
      <w:bookmarkStart w:id="23" w:name="_Ref77499221"/>
      <w:bookmarkStart w:id="24" w:name="_Ref78460221"/>
      <w:bookmarkStart w:id="25" w:name="_Toc78475938"/>
      <w:r w:rsidRPr="00EE7410">
        <w:rPr>
          <w:rFonts w:ascii="黑体" w:hAnsi="黑体" w:hint="eastAsia"/>
          <w:sz w:val="21"/>
          <w:szCs w:val="18"/>
        </w:rPr>
        <w:t>图</w:t>
      </w:r>
      <w:r w:rsidRPr="00EE7410">
        <w:rPr>
          <w:rFonts w:ascii="黑体" w:hAnsi="黑体" w:hint="eastAsia"/>
          <w:sz w:val="21"/>
          <w:szCs w:val="18"/>
        </w:rPr>
        <w:t xml:space="preserve"> </w:t>
      </w:r>
      <w:r w:rsidRPr="00EE7410">
        <w:rPr>
          <w:rFonts w:cs="Times New Roman"/>
          <w:sz w:val="21"/>
          <w:szCs w:val="18"/>
        </w:rPr>
        <w:fldChar w:fldCharType="begin"/>
      </w:r>
      <w:r w:rsidRPr="00EE7410">
        <w:rPr>
          <w:rFonts w:cs="Times New Roman"/>
          <w:sz w:val="21"/>
          <w:szCs w:val="18"/>
        </w:rPr>
        <w:instrText xml:space="preserve"> </w:instrText>
      </w:r>
      <w:r w:rsidRPr="00EE7410">
        <w:rPr>
          <w:rFonts w:cs="Times New Roman" w:hint="eastAsia"/>
          <w:sz w:val="21"/>
          <w:szCs w:val="18"/>
        </w:rPr>
        <w:instrText xml:space="preserve">SEQ </w:instrText>
      </w:r>
      <w:r w:rsidRPr="00EE7410">
        <w:rPr>
          <w:rFonts w:cs="Times New Roman" w:hint="eastAsia"/>
          <w:sz w:val="21"/>
          <w:szCs w:val="18"/>
        </w:rPr>
        <w:instrText>图</w:instrText>
      </w:r>
      <w:r w:rsidRPr="00EE7410">
        <w:rPr>
          <w:rFonts w:cs="Times New Roman" w:hint="eastAsia"/>
          <w:sz w:val="21"/>
          <w:szCs w:val="18"/>
        </w:rPr>
        <w:instrText xml:space="preserve"> \* ARABIC</w:instrText>
      </w:r>
      <w:r w:rsidRPr="00EE7410">
        <w:rPr>
          <w:rFonts w:cs="Times New Roman"/>
          <w:sz w:val="21"/>
          <w:szCs w:val="18"/>
        </w:rPr>
        <w:instrText xml:space="preserve"> </w:instrText>
      </w:r>
      <w:r w:rsidRPr="00EE7410">
        <w:rPr>
          <w:rFonts w:cs="Times New Roman"/>
          <w:sz w:val="21"/>
          <w:szCs w:val="18"/>
        </w:rPr>
        <w:fldChar w:fldCharType="separate"/>
      </w:r>
      <w:r w:rsidR="008F7BB7">
        <w:rPr>
          <w:rFonts w:cs="Times New Roman"/>
          <w:noProof/>
          <w:sz w:val="21"/>
          <w:szCs w:val="18"/>
        </w:rPr>
        <w:t>7</w:t>
      </w:r>
      <w:r w:rsidRPr="00EE7410">
        <w:rPr>
          <w:rFonts w:cs="Times New Roman"/>
          <w:sz w:val="21"/>
          <w:szCs w:val="18"/>
        </w:rPr>
        <w:fldChar w:fldCharType="end"/>
      </w:r>
      <w:bookmarkEnd w:id="23"/>
      <w:bookmarkEnd w:id="24"/>
      <w:r w:rsidRPr="00EE7410">
        <w:rPr>
          <w:rFonts w:ascii="黑体" w:hAnsi="黑体"/>
          <w:sz w:val="21"/>
          <w:szCs w:val="18"/>
        </w:rPr>
        <w:t xml:space="preserve"> </w:t>
      </w:r>
      <w:r w:rsidRPr="00EE7410">
        <w:rPr>
          <w:rFonts w:ascii="黑体" w:hAnsi="黑体" w:cs="Georgia"/>
          <w:sz w:val="21"/>
          <w:szCs w:val="18"/>
        </w:rPr>
        <w:t>世界舆情</w:t>
      </w:r>
      <w:r w:rsidRPr="00EE7410">
        <w:rPr>
          <w:rFonts w:ascii="黑体" w:hAnsi="黑体" w:cs="Georgia" w:hint="eastAsia"/>
          <w:sz w:val="21"/>
          <w:szCs w:val="18"/>
        </w:rPr>
        <w:t>与东京奥运会相关词频的演化图</w:t>
      </w:r>
      <w:bookmarkEnd w:id="25"/>
      <w:r w:rsidRPr="00EE7410">
        <w:rPr>
          <w:rFonts w:ascii="黑体" w:hAnsi="黑体" w:cs="Georgia" w:hint="eastAsia"/>
          <w:sz w:val="21"/>
          <w:szCs w:val="18"/>
        </w:rPr>
        <w:t>，柱状图为每月舆情总数，图中圆圈为每个月出现的关键词数量，颜色由紫色转红表示该词出现的次数越多。</w:t>
      </w:r>
    </w:p>
    <w:p w14:paraId="30BC94FE" w14:textId="77777777" w:rsidR="008C17F0" w:rsidRDefault="008C17F0" w:rsidP="008C17F0">
      <w:pPr>
        <w:ind w:firstLine="480"/>
      </w:pPr>
      <w:r>
        <w:rPr>
          <w:rFonts w:hint="eastAsia"/>
        </w:rPr>
        <w:lastRenderedPageBreak/>
        <w:t>图</w:t>
      </w:r>
      <w:r>
        <w:rPr>
          <w:rFonts w:hint="eastAsia"/>
        </w:rPr>
        <w:t>7</w:t>
      </w:r>
      <w:r>
        <w:rPr>
          <w:rFonts w:hint="eastAsia"/>
        </w:rPr>
        <w:t>中呈现了舆情讨论较多月份的词频统计，从中可以看出，在世界疫情传播的高峰期，有关东京奥运会的舆论焦点多集中在疫情背景下东京奥运会的推迟问题上。</w:t>
      </w:r>
    </w:p>
    <w:p w14:paraId="3E078206" w14:textId="1D008E63" w:rsidR="000D5ACB" w:rsidRDefault="00F53884">
      <w:pPr>
        <w:ind w:firstLine="480"/>
      </w:pPr>
      <w:r>
        <w:rPr>
          <w:rFonts w:hint="eastAsia"/>
        </w:rPr>
        <w:t>基于以上的分析，我们进一步量化世界疫情和世界舆情</w:t>
      </w:r>
      <w:r>
        <w:t>之间的皮尔逊</w:t>
      </w:r>
      <w:r>
        <w:rPr>
          <w:rFonts w:hint="eastAsia"/>
        </w:rPr>
        <w:t>相关性，其值为</w:t>
      </w:r>
      <w:r>
        <w:rPr>
          <w:rFonts w:hint="eastAsia"/>
        </w:rPr>
        <w:t>-</w:t>
      </w:r>
      <w:r>
        <w:t>0.0</w:t>
      </w:r>
      <w:r>
        <w:rPr>
          <w:rFonts w:hint="eastAsia"/>
        </w:rPr>
        <w:t>8</w:t>
      </w:r>
      <w:r>
        <w:rPr>
          <w:rFonts w:hint="eastAsia"/>
        </w:rPr>
        <w:t>，即不存在显著线性相关性</w:t>
      </w:r>
      <w:r w:rsidR="0082189E">
        <w:rPr>
          <w:rFonts w:hint="eastAsia"/>
        </w:rPr>
        <w:t>。疫情的出现引起了关于东京奥运会等赛事的一系列举办以及日程的变化，舆情的爆发相对于疫情的爆发存在一定的滞后性</w:t>
      </w:r>
      <w:r>
        <w:rPr>
          <w:rFonts w:hint="eastAsia"/>
        </w:rPr>
        <w:t xml:space="preserve"> </w:t>
      </w:r>
      <w:r w:rsidR="00FF0FDD" w:rsidRPr="00FF0FDD">
        <w:rPr>
          <w:rFonts w:hint="eastAsia"/>
        </w:rPr>
        <w:t>[</w:t>
      </w:r>
      <w:r w:rsidR="00FF0FDD" w:rsidRPr="00FF0FDD">
        <w:endnoteReference w:id="14"/>
      </w:r>
      <w:r w:rsidR="00FF0FDD">
        <w:t>]</w:t>
      </w:r>
      <w:r w:rsidR="0082189E">
        <w:rPr>
          <w:rFonts w:hint="eastAsia"/>
        </w:rPr>
        <w:t>，因此我们进一步探索两者之间的滞后相关性。</w:t>
      </w:r>
      <w:r w:rsidR="0082189E">
        <w:t>我们</w:t>
      </w:r>
      <w:r w:rsidR="0082189E">
        <w:rPr>
          <w:rFonts w:hint="eastAsia"/>
        </w:rPr>
        <w:t>将疫情的数据向后延迟不同的天数，再计算了疫情与舆情之间的皮尔逊相关性，结果如图</w:t>
      </w:r>
      <w:r w:rsidR="0082189E">
        <w:rPr>
          <w:rFonts w:hint="eastAsia"/>
        </w:rPr>
        <w:t>8</w:t>
      </w:r>
      <w:r w:rsidR="0082189E">
        <w:rPr>
          <w:rFonts w:hint="eastAsia"/>
        </w:rPr>
        <w:t>所示。图</w:t>
      </w:r>
      <w:r w:rsidR="0082189E">
        <w:rPr>
          <w:rFonts w:hint="eastAsia"/>
        </w:rPr>
        <w:t>8</w:t>
      </w:r>
      <w:r w:rsidR="0082189E">
        <w:rPr>
          <w:rFonts w:hint="eastAsia"/>
        </w:rPr>
        <w:t>显示，当我们考虑滞后性时，疫情与舆情之间的相关性会随着滞后天数的增加而增大，</w:t>
      </w:r>
      <w:r w:rsidR="0082189E">
        <w:rPr>
          <w:rFonts w:hint="eastAsia"/>
          <w:color w:val="000000" w:themeColor="text1"/>
        </w:rPr>
        <w:t>且最高值能达到</w:t>
      </w:r>
      <w:r w:rsidR="0082189E">
        <w:rPr>
          <w:rFonts w:hint="eastAsia"/>
          <w:color w:val="000000" w:themeColor="text1"/>
        </w:rPr>
        <w:t>0.54</w:t>
      </w:r>
      <w:r w:rsidR="0082189E">
        <w:rPr>
          <w:rFonts w:hint="eastAsia"/>
        </w:rPr>
        <w:t>。</w:t>
      </w:r>
    </w:p>
    <w:p w14:paraId="26227D98" w14:textId="0C0A3886" w:rsidR="009D00E9" w:rsidRDefault="00F37736" w:rsidP="009D00E9">
      <w:pPr>
        <w:ind w:firstLineChars="0" w:firstLine="0"/>
        <w:rPr>
          <w:szCs w:val="21"/>
        </w:rPr>
      </w:pPr>
      <w:bookmarkStart w:id="26" w:name="_Ref78295773"/>
      <w:bookmarkStart w:id="27" w:name="_Ref78460293"/>
      <w:bookmarkStart w:id="28" w:name="_Toc78475939"/>
      <w:r>
        <w:rPr>
          <w:noProof/>
        </w:rPr>
        <w:drawing>
          <wp:inline distT="0" distB="0" distL="0" distR="0" wp14:anchorId="5607A64C" wp14:editId="553276F3">
            <wp:extent cx="6177915" cy="31521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7915" cy="3152140"/>
                    </a:xfrm>
                    <a:prstGeom prst="rect">
                      <a:avLst/>
                    </a:prstGeom>
                    <a:noFill/>
                    <a:ln>
                      <a:noFill/>
                    </a:ln>
                  </pic:spPr>
                </pic:pic>
              </a:graphicData>
            </a:graphic>
          </wp:inline>
        </w:drawing>
      </w:r>
    </w:p>
    <w:p w14:paraId="35549009" w14:textId="482EC9D2" w:rsidR="000D5ACB" w:rsidRDefault="0082189E" w:rsidP="00EE7410">
      <w:pPr>
        <w:ind w:firstLine="420"/>
        <w:jc w:val="center"/>
        <w:rPr>
          <w:sz w:val="21"/>
          <w:szCs w:val="18"/>
        </w:rPr>
      </w:pPr>
      <w:r w:rsidRPr="00EE7410">
        <w:rPr>
          <w:rFonts w:hint="eastAsia"/>
          <w:sz w:val="21"/>
          <w:szCs w:val="18"/>
        </w:rPr>
        <w:t>图</w:t>
      </w:r>
      <w:r w:rsidRPr="00EE7410">
        <w:rPr>
          <w:rFonts w:hint="eastAsia"/>
          <w:sz w:val="21"/>
          <w:szCs w:val="18"/>
        </w:rPr>
        <w:t xml:space="preserve"> </w:t>
      </w:r>
      <w:r w:rsidRPr="00EE7410">
        <w:rPr>
          <w:rFonts w:cs="Times New Roman"/>
          <w:sz w:val="21"/>
          <w:szCs w:val="18"/>
        </w:rPr>
        <w:fldChar w:fldCharType="begin"/>
      </w:r>
      <w:r w:rsidRPr="00EE7410">
        <w:rPr>
          <w:rFonts w:cs="Times New Roman"/>
          <w:sz w:val="21"/>
          <w:szCs w:val="18"/>
        </w:rPr>
        <w:instrText xml:space="preserve"> </w:instrText>
      </w:r>
      <w:r w:rsidRPr="00EE7410">
        <w:rPr>
          <w:rFonts w:cs="Times New Roman" w:hint="eastAsia"/>
          <w:sz w:val="21"/>
          <w:szCs w:val="18"/>
        </w:rPr>
        <w:instrText xml:space="preserve">SEQ </w:instrText>
      </w:r>
      <w:r w:rsidRPr="00EE7410">
        <w:rPr>
          <w:rFonts w:cs="Times New Roman" w:hint="eastAsia"/>
          <w:sz w:val="21"/>
          <w:szCs w:val="18"/>
        </w:rPr>
        <w:instrText>图</w:instrText>
      </w:r>
      <w:r w:rsidRPr="00EE7410">
        <w:rPr>
          <w:rFonts w:cs="Times New Roman" w:hint="eastAsia"/>
          <w:sz w:val="21"/>
          <w:szCs w:val="18"/>
        </w:rPr>
        <w:instrText xml:space="preserve"> \* ARABIC</w:instrText>
      </w:r>
      <w:r w:rsidRPr="00EE7410">
        <w:rPr>
          <w:rFonts w:cs="Times New Roman"/>
          <w:sz w:val="21"/>
          <w:szCs w:val="18"/>
        </w:rPr>
        <w:instrText xml:space="preserve"> </w:instrText>
      </w:r>
      <w:r w:rsidRPr="00EE7410">
        <w:rPr>
          <w:rFonts w:cs="Times New Roman"/>
          <w:sz w:val="21"/>
          <w:szCs w:val="18"/>
        </w:rPr>
        <w:fldChar w:fldCharType="separate"/>
      </w:r>
      <w:r w:rsidR="008F7BB7">
        <w:rPr>
          <w:rFonts w:cs="Times New Roman"/>
          <w:noProof/>
          <w:sz w:val="21"/>
          <w:szCs w:val="18"/>
        </w:rPr>
        <w:t>8</w:t>
      </w:r>
      <w:r w:rsidRPr="00EE7410">
        <w:rPr>
          <w:rFonts w:cs="Times New Roman"/>
          <w:sz w:val="21"/>
          <w:szCs w:val="18"/>
        </w:rPr>
        <w:fldChar w:fldCharType="end"/>
      </w:r>
      <w:bookmarkEnd w:id="26"/>
      <w:bookmarkEnd w:id="27"/>
      <w:r w:rsidRPr="00EE7410">
        <w:rPr>
          <w:sz w:val="21"/>
          <w:szCs w:val="18"/>
        </w:rPr>
        <w:t xml:space="preserve"> </w:t>
      </w:r>
      <w:r w:rsidRPr="00EE7410">
        <w:rPr>
          <w:rFonts w:hint="eastAsia"/>
          <w:sz w:val="21"/>
          <w:szCs w:val="18"/>
        </w:rPr>
        <w:t>延迟不同天数下疫情与舆情皮尔逊相关系数的变化</w:t>
      </w:r>
      <w:bookmarkEnd w:id="28"/>
    </w:p>
    <w:p w14:paraId="46016A4F" w14:textId="77777777" w:rsidR="00B95FCB" w:rsidRPr="00EE7410" w:rsidRDefault="00B95FCB" w:rsidP="00EE7410">
      <w:pPr>
        <w:ind w:firstLine="420"/>
        <w:jc w:val="center"/>
        <w:rPr>
          <w:sz w:val="21"/>
          <w:szCs w:val="18"/>
        </w:rPr>
      </w:pPr>
    </w:p>
    <w:p w14:paraId="08266C69" w14:textId="1B7D8767" w:rsidR="00421442" w:rsidRDefault="0082189E">
      <w:pPr>
        <w:ind w:firstLine="480"/>
      </w:pPr>
      <w:r>
        <w:t>疫情与</w:t>
      </w:r>
      <w:r>
        <w:rPr>
          <w:rFonts w:hint="eastAsia"/>
        </w:rPr>
        <w:t>奥运的</w:t>
      </w:r>
      <w:r>
        <w:t>舆情是多维度</w:t>
      </w:r>
      <w:r>
        <w:rPr>
          <w:rFonts w:hint="eastAsia"/>
        </w:rPr>
        <w:t>紧密相连</w:t>
      </w:r>
      <w:r>
        <w:t>的。因此，我们不仅分析了世界范围内的舆情和世界疫情的相关程度，还继续分析了</w:t>
      </w:r>
      <w:r>
        <w:rPr>
          <w:rFonts w:hint="eastAsia"/>
        </w:rPr>
        <w:t>中国相关</w:t>
      </w:r>
      <w:r>
        <w:t>舆情与国内疫情、</w:t>
      </w:r>
      <w:r>
        <w:rPr>
          <w:rFonts w:hint="eastAsia"/>
        </w:rPr>
        <w:t>中国相关</w:t>
      </w:r>
      <w:r>
        <w:t>舆情与日本疫情、世界</w:t>
      </w:r>
      <w:r>
        <w:rPr>
          <w:rFonts w:hint="eastAsia"/>
        </w:rPr>
        <w:t>相关</w:t>
      </w:r>
      <w:r>
        <w:t>舆情与日本疫情、日本</w:t>
      </w:r>
      <w:r>
        <w:rPr>
          <w:rFonts w:hint="eastAsia"/>
        </w:rPr>
        <w:t>相关</w:t>
      </w:r>
      <w:r>
        <w:t>舆情与世界疫情的关系</w:t>
      </w:r>
      <w:r>
        <w:rPr>
          <w:rFonts w:hint="eastAsia"/>
        </w:rPr>
        <w:t>（如表</w:t>
      </w:r>
      <w:r>
        <w:rPr>
          <w:rFonts w:hint="eastAsia"/>
        </w:rPr>
        <w:t>1</w:t>
      </w:r>
      <w:r>
        <w:rPr>
          <w:rFonts w:hint="eastAsia"/>
        </w:rPr>
        <w:t>所示）</w:t>
      </w:r>
      <w:r>
        <w:t>。</w:t>
      </w:r>
      <w:r>
        <w:fldChar w:fldCharType="begin"/>
      </w:r>
      <w:r>
        <w:instrText xml:space="preserve"> REF _Ref78295821 \h </w:instrText>
      </w:r>
      <w:r>
        <w:fldChar w:fldCharType="separate"/>
      </w:r>
      <w:r w:rsidR="008F7BB7" w:rsidRPr="00EE7410">
        <w:rPr>
          <w:rFonts w:hint="eastAsia"/>
          <w:sz w:val="21"/>
          <w:szCs w:val="18"/>
        </w:rPr>
        <w:t>表</w:t>
      </w:r>
      <w:r w:rsidR="008F7BB7" w:rsidRPr="00EE7410">
        <w:rPr>
          <w:rFonts w:hint="eastAsia"/>
          <w:sz w:val="21"/>
          <w:szCs w:val="18"/>
        </w:rPr>
        <w:t xml:space="preserve"> </w:t>
      </w:r>
      <w:r w:rsidR="008F7BB7">
        <w:rPr>
          <w:noProof/>
          <w:sz w:val="21"/>
          <w:szCs w:val="18"/>
        </w:rPr>
        <w:t>1</w:t>
      </w:r>
      <w:r>
        <w:fldChar w:fldCharType="end"/>
      </w:r>
      <w:r>
        <w:rPr>
          <w:rFonts w:hint="eastAsia"/>
        </w:rPr>
        <w:t>第一行</w:t>
      </w:r>
      <w:r w:rsidR="00F53884">
        <w:rPr>
          <w:rFonts w:hint="eastAsia"/>
        </w:rPr>
        <w:t>是</w:t>
      </w:r>
      <w:r>
        <w:rPr>
          <w:rFonts w:hint="eastAsia"/>
        </w:rPr>
        <w:t>中国东京</w:t>
      </w:r>
      <w:proofErr w:type="gramStart"/>
      <w:r>
        <w:rPr>
          <w:rFonts w:hint="eastAsia"/>
        </w:rPr>
        <w:t>奥运日报道数</w:t>
      </w:r>
      <w:proofErr w:type="gramEnd"/>
      <w:r>
        <w:rPr>
          <w:rFonts w:hint="eastAsia"/>
        </w:rPr>
        <w:t>和中国日新增病例数、日本日新增病例的相关性系数，中国</w:t>
      </w:r>
      <w:r>
        <w:t>针对东京奥运的</w:t>
      </w:r>
      <w:r>
        <w:rPr>
          <w:rFonts w:hint="eastAsia"/>
        </w:rPr>
        <w:t>舆情</w:t>
      </w:r>
      <w:r>
        <w:t>与日本的疫情发展有更高的线性相关性</w:t>
      </w:r>
      <w:r>
        <w:rPr>
          <w:rFonts w:hint="eastAsia"/>
        </w:rPr>
        <w:t>，可见舆论普遍对赛事举办地的疫情情况持更高的关注度。第二行和第三行中，我们计算了无延迟（黑色）和有延迟（红色）疫情数据两种情况下，疫情和舆情之间的相关性系</w:t>
      </w:r>
      <w:r>
        <w:rPr>
          <w:rFonts w:hint="eastAsia"/>
          <w:color w:val="000000" w:themeColor="text1"/>
        </w:rPr>
        <w:t>数，相关性系数后的括号内为相应的</w:t>
      </w:r>
      <w:r>
        <w:rPr>
          <w:rFonts w:hint="eastAsia"/>
          <w:color w:val="000000" w:themeColor="text1"/>
        </w:rPr>
        <w:t>p</w:t>
      </w:r>
      <w:r>
        <w:rPr>
          <w:rFonts w:hint="eastAsia"/>
          <w:color w:val="000000" w:themeColor="text1"/>
        </w:rPr>
        <w:t>值</w:t>
      </w:r>
      <w:r>
        <w:rPr>
          <w:rFonts w:hint="eastAsia"/>
        </w:rPr>
        <w:t>。可以看出，疫情和舆情之间的滞后相关性较高（</w:t>
      </w:r>
      <w:r>
        <w:rPr>
          <w:rFonts w:hint="eastAsia"/>
        </w:rPr>
        <w:t>&gt;</w:t>
      </w:r>
      <w:r>
        <w:t>0.5</w:t>
      </w:r>
      <w:r>
        <w:rPr>
          <w:rFonts w:hint="eastAsia"/>
        </w:rPr>
        <w:t>）。</w:t>
      </w:r>
    </w:p>
    <w:p w14:paraId="7910070B" w14:textId="76EB28E1" w:rsidR="001C305B" w:rsidRDefault="001C305B">
      <w:pPr>
        <w:ind w:firstLine="480"/>
      </w:pPr>
    </w:p>
    <w:p w14:paraId="368C318E" w14:textId="77777777" w:rsidR="001C305B" w:rsidRDefault="001C305B">
      <w:pPr>
        <w:ind w:firstLine="480"/>
      </w:pPr>
    </w:p>
    <w:p w14:paraId="4519A208" w14:textId="36F9B0D5" w:rsidR="000D5ACB" w:rsidRPr="00EE7410" w:rsidRDefault="0082189E" w:rsidP="00EE7410">
      <w:pPr>
        <w:ind w:firstLine="420"/>
        <w:jc w:val="center"/>
        <w:rPr>
          <w:sz w:val="21"/>
          <w:szCs w:val="18"/>
        </w:rPr>
      </w:pPr>
      <w:bookmarkStart w:id="29" w:name="_Ref78295821"/>
      <w:r w:rsidRPr="00EE7410">
        <w:rPr>
          <w:rFonts w:hint="eastAsia"/>
          <w:sz w:val="21"/>
          <w:szCs w:val="18"/>
        </w:rPr>
        <w:t>表</w:t>
      </w:r>
      <w:r w:rsidRPr="00EE7410">
        <w:rPr>
          <w:rFonts w:hint="eastAsia"/>
          <w:sz w:val="21"/>
          <w:szCs w:val="18"/>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表</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1</w:t>
      </w:r>
      <w:r w:rsidRPr="00EE7410">
        <w:rPr>
          <w:sz w:val="21"/>
          <w:szCs w:val="18"/>
        </w:rPr>
        <w:fldChar w:fldCharType="end"/>
      </w:r>
      <w:bookmarkEnd w:id="29"/>
      <w:r w:rsidRPr="00EE7410">
        <w:rPr>
          <w:sz w:val="21"/>
          <w:szCs w:val="18"/>
        </w:rPr>
        <w:t xml:space="preserve"> </w:t>
      </w:r>
      <w:r w:rsidRPr="00EE7410">
        <w:rPr>
          <w:rFonts w:hint="eastAsia"/>
          <w:sz w:val="21"/>
          <w:szCs w:val="18"/>
        </w:rPr>
        <w:t>新增病例与东京奥运相关报道数的相关性系数</w:t>
      </w:r>
    </w:p>
    <w:p w14:paraId="0BD22D4A" w14:textId="6D8C0644" w:rsidR="00542886" w:rsidRDefault="00542886" w:rsidP="00542886">
      <w:pPr>
        <w:ind w:firstLineChars="0" w:firstLine="0"/>
        <w:jc w:val="center"/>
      </w:pPr>
      <w:r>
        <w:rPr>
          <w:noProof/>
        </w:rPr>
        <w:drawing>
          <wp:inline distT="0" distB="0" distL="0" distR="0" wp14:anchorId="758B00B8" wp14:editId="2867AAC7">
            <wp:extent cx="5160851" cy="2260585"/>
            <wp:effectExtent l="0" t="0" r="19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4957" cy="2271144"/>
                    </a:xfrm>
                    <a:prstGeom prst="rect">
                      <a:avLst/>
                    </a:prstGeom>
                    <a:noFill/>
                    <a:ln>
                      <a:noFill/>
                    </a:ln>
                  </pic:spPr>
                </pic:pic>
              </a:graphicData>
            </a:graphic>
          </wp:inline>
        </w:drawing>
      </w:r>
    </w:p>
    <w:p w14:paraId="2FD942CF" w14:textId="77777777" w:rsidR="001C305B" w:rsidRPr="00542886" w:rsidRDefault="001C305B" w:rsidP="00542886">
      <w:pPr>
        <w:ind w:firstLineChars="0" w:firstLine="0"/>
        <w:jc w:val="center"/>
      </w:pPr>
    </w:p>
    <w:p w14:paraId="0E1CBDB6" w14:textId="77777777" w:rsidR="000D5ACB" w:rsidRDefault="0082189E">
      <w:pPr>
        <w:pStyle w:val="2"/>
        <w:ind w:firstLine="562"/>
        <w:rPr>
          <w:rFonts w:hint="default"/>
        </w:rPr>
      </w:pPr>
      <w:bookmarkStart w:id="30" w:name="_Toc78578925"/>
      <w:bookmarkStart w:id="31" w:name="_Ref77450939"/>
      <w:r>
        <w:t>（三）情感分析</w:t>
      </w:r>
      <w:bookmarkEnd w:id="30"/>
    </w:p>
    <w:p w14:paraId="7FA6B3BF" w14:textId="72CE8604" w:rsidR="000D5ACB" w:rsidRDefault="0082189E">
      <w:pPr>
        <w:ind w:firstLine="480"/>
      </w:pPr>
      <w:r>
        <w:rPr>
          <w:rFonts w:hint="eastAsia"/>
        </w:rPr>
        <w:t>我们以</w:t>
      </w:r>
      <w:r>
        <w:rPr>
          <w:rFonts w:hint="eastAsia"/>
        </w:rPr>
        <w:t>2020</w:t>
      </w:r>
      <w:r>
        <w:rPr>
          <w:rFonts w:hint="eastAsia"/>
        </w:rPr>
        <w:t>年</w:t>
      </w:r>
      <w:r>
        <w:rPr>
          <w:rFonts w:hint="eastAsia"/>
        </w:rPr>
        <w:t>1</w:t>
      </w:r>
      <w:r>
        <w:rPr>
          <w:rFonts w:hint="eastAsia"/>
        </w:rPr>
        <w:t>月</w:t>
      </w:r>
      <w:r>
        <w:rPr>
          <w:rFonts w:hint="eastAsia"/>
        </w:rPr>
        <w:t>10</w:t>
      </w:r>
      <w:r>
        <w:rPr>
          <w:rFonts w:hint="eastAsia"/>
        </w:rPr>
        <w:t>日至</w:t>
      </w:r>
      <w:r>
        <w:rPr>
          <w:rFonts w:hint="eastAsia"/>
        </w:rPr>
        <w:t>2021</w:t>
      </w:r>
      <w:r>
        <w:rPr>
          <w:rFonts w:hint="eastAsia"/>
        </w:rPr>
        <w:t>年</w:t>
      </w:r>
      <w:r>
        <w:rPr>
          <w:rFonts w:hint="eastAsia"/>
        </w:rPr>
        <w:t>7</w:t>
      </w:r>
      <w:r>
        <w:rPr>
          <w:rFonts w:hint="eastAsia"/>
        </w:rPr>
        <w:t>月</w:t>
      </w:r>
      <w:r>
        <w:rPr>
          <w:rFonts w:hint="eastAsia"/>
        </w:rPr>
        <w:t>1</w:t>
      </w:r>
      <w:r>
        <w:rPr>
          <w:rFonts w:hint="eastAsia"/>
        </w:rPr>
        <w:t>日共</w:t>
      </w:r>
      <w:r>
        <w:rPr>
          <w:rFonts w:hint="eastAsia"/>
        </w:rPr>
        <w:t>12798</w:t>
      </w:r>
      <w:r>
        <w:rPr>
          <w:rFonts w:hint="eastAsia"/>
        </w:rPr>
        <w:t>条英文新闻数据为数据来源，按日统计了新闻数据的数量，如图</w:t>
      </w:r>
      <w:r>
        <w:rPr>
          <w:rFonts w:hint="eastAsia"/>
        </w:rPr>
        <w:t>9</w:t>
      </w:r>
      <w:r>
        <w:rPr>
          <w:rFonts w:hint="eastAsia"/>
        </w:rPr>
        <w:t>红线所示。为了进一步研究舆论对东京奥运的情感</w:t>
      </w:r>
      <w:r w:rsidR="00421442">
        <w:rPr>
          <w:rFonts w:hint="eastAsia"/>
        </w:rPr>
        <w:t>偏向情况</w:t>
      </w:r>
      <w:r>
        <w:rPr>
          <w:rFonts w:hint="eastAsia"/>
        </w:rPr>
        <w:t>，</w:t>
      </w:r>
      <w:r w:rsidR="00706384">
        <w:rPr>
          <w:rFonts w:hint="eastAsia"/>
        </w:rPr>
        <w:t>我们使用</w:t>
      </w:r>
      <w:proofErr w:type="spellStart"/>
      <w:r w:rsidR="00706384">
        <w:rPr>
          <w:rFonts w:hint="eastAsia"/>
        </w:rPr>
        <w:t>Snow</w:t>
      </w:r>
      <w:r w:rsidR="00706384">
        <w:t>nlp</w:t>
      </w:r>
      <w:proofErr w:type="spellEnd"/>
      <w:r w:rsidR="00706384">
        <w:rPr>
          <w:rFonts w:hint="eastAsia"/>
        </w:rPr>
        <w:t>进行舆情数据的情感分析，</w:t>
      </w:r>
      <w:r>
        <w:rPr>
          <w:rFonts w:hint="eastAsia"/>
        </w:rPr>
        <w:t>将新闻数据的标题和摘要</w:t>
      </w:r>
      <w:r w:rsidR="00706384">
        <w:rPr>
          <w:rFonts w:hint="eastAsia"/>
        </w:rPr>
        <w:t>作为输入</w:t>
      </w:r>
      <w:r>
        <w:rPr>
          <w:rFonts w:hint="eastAsia"/>
        </w:rPr>
        <w:t>，输出一个</w:t>
      </w:r>
      <w:r>
        <w:rPr>
          <w:rFonts w:hint="eastAsia"/>
        </w:rPr>
        <w:t>0-1</w:t>
      </w:r>
      <w:r>
        <w:rPr>
          <w:rFonts w:hint="eastAsia"/>
        </w:rPr>
        <w:t>之间的情感值，越接近</w:t>
      </w:r>
      <w:r>
        <w:rPr>
          <w:rFonts w:hint="eastAsia"/>
        </w:rPr>
        <w:t>1</w:t>
      </w:r>
      <w:r>
        <w:rPr>
          <w:rFonts w:hint="eastAsia"/>
        </w:rPr>
        <w:t>表示新闻越积极，越接近</w:t>
      </w:r>
      <w:r>
        <w:rPr>
          <w:rFonts w:hint="eastAsia"/>
        </w:rPr>
        <w:t>0</w:t>
      </w:r>
      <w:r>
        <w:rPr>
          <w:rFonts w:hint="eastAsia"/>
        </w:rPr>
        <w:t>表示新闻越消极，同样按日进行计算，将每日新闻计算得到的平均值作为最终的每日新闻情感分数，如</w:t>
      </w:r>
      <w:r>
        <w:fldChar w:fldCharType="begin"/>
      </w:r>
      <w:r>
        <w:instrText xml:space="preserve"> </w:instrText>
      </w:r>
      <w:r>
        <w:rPr>
          <w:rFonts w:hint="eastAsia"/>
        </w:rPr>
        <w:instrText>REF _Ref78460339 \h</w:instrText>
      </w:r>
      <w:r>
        <w:instrText xml:space="preserve">  \* MERGEFORMAT </w:instrText>
      </w:r>
      <w:r>
        <w:fldChar w:fldCharType="separate"/>
      </w:r>
      <w:r w:rsidR="008F7BB7" w:rsidRPr="008F7BB7">
        <w:rPr>
          <w:rFonts w:hint="eastAsia"/>
        </w:rPr>
        <w:t>图</w:t>
      </w:r>
      <w:r w:rsidR="008F7BB7" w:rsidRPr="008F7BB7">
        <w:rPr>
          <w:rFonts w:hint="eastAsia"/>
        </w:rPr>
        <w:t xml:space="preserve"> </w:t>
      </w:r>
      <w:r w:rsidR="008F7BB7" w:rsidRPr="008F7BB7">
        <w:t>9</w:t>
      </w:r>
      <w:r>
        <w:fldChar w:fldCharType="end"/>
      </w:r>
      <w:r>
        <w:rPr>
          <w:rFonts w:hint="eastAsia"/>
        </w:rPr>
        <w:t>绿线所示。由图</w:t>
      </w:r>
      <w:r>
        <w:rPr>
          <w:rFonts w:hint="eastAsia"/>
        </w:rPr>
        <w:t>9</w:t>
      </w:r>
      <w:r>
        <w:rPr>
          <w:rFonts w:hint="eastAsia"/>
        </w:rPr>
        <w:t>我们可以看出，每日的新闻情感值基本都是在</w:t>
      </w:r>
      <w:r>
        <w:rPr>
          <w:rFonts w:hint="eastAsia"/>
        </w:rPr>
        <w:t>0</w:t>
      </w:r>
      <w:r>
        <w:t>.6</w:t>
      </w:r>
      <w:r>
        <w:rPr>
          <w:rFonts w:hint="eastAsia"/>
        </w:rPr>
        <w:t>以下，其平均值为</w:t>
      </w:r>
      <w:r>
        <w:t>0.065</w:t>
      </w:r>
      <w:r>
        <w:rPr>
          <w:rFonts w:hint="eastAsia"/>
        </w:rPr>
        <w:t>，这说明关于东京奥运会的社会舆论偏向于消极。</w:t>
      </w:r>
    </w:p>
    <w:p w14:paraId="651E592B" w14:textId="193D248F" w:rsidR="009D00E9" w:rsidRDefault="0012383E" w:rsidP="00D54C4B">
      <w:pPr>
        <w:ind w:firstLineChars="0" w:firstLine="0"/>
        <w:jc w:val="center"/>
      </w:pPr>
      <w:r>
        <w:rPr>
          <w:noProof/>
        </w:rPr>
        <w:drawing>
          <wp:inline distT="0" distB="0" distL="0" distR="0" wp14:anchorId="3C5DCC8E" wp14:editId="3DD0D54E">
            <wp:extent cx="4814455" cy="2409949"/>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3915" cy="2424696"/>
                    </a:xfrm>
                    <a:prstGeom prst="rect">
                      <a:avLst/>
                    </a:prstGeom>
                    <a:noFill/>
                    <a:ln>
                      <a:noFill/>
                    </a:ln>
                  </pic:spPr>
                </pic:pic>
              </a:graphicData>
            </a:graphic>
          </wp:inline>
        </w:drawing>
      </w:r>
    </w:p>
    <w:p w14:paraId="02192742" w14:textId="152746B7" w:rsidR="000D5ACB" w:rsidRPr="00EE7410" w:rsidRDefault="0082189E" w:rsidP="00EE7410">
      <w:pPr>
        <w:ind w:firstLine="420"/>
        <w:jc w:val="center"/>
        <w:rPr>
          <w:sz w:val="21"/>
          <w:szCs w:val="18"/>
        </w:rPr>
      </w:pPr>
      <w:bookmarkStart w:id="32" w:name="_Ref78306924"/>
      <w:bookmarkStart w:id="33" w:name="_Ref78460339"/>
      <w:bookmarkStart w:id="34" w:name="_Toc78475940"/>
      <w:r w:rsidRPr="00EE7410">
        <w:rPr>
          <w:rFonts w:hint="eastAsia"/>
          <w:sz w:val="21"/>
          <w:szCs w:val="18"/>
        </w:rPr>
        <w:t>图</w:t>
      </w:r>
      <w:r w:rsidRPr="00EE7410">
        <w:rPr>
          <w:rFonts w:hint="eastAsia"/>
          <w:sz w:val="21"/>
          <w:szCs w:val="18"/>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图</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9</w:t>
      </w:r>
      <w:r w:rsidRPr="00EE7410">
        <w:rPr>
          <w:sz w:val="21"/>
          <w:szCs w:val="18"/>
        </w:rPr>
        <w:fldChar w:fldCharType="end"/>
      </w:r>
      <w:bookmarkEnd w:id="32"/>
      <w:bookmarkEnd w:id="33"/>
      <w:r w:rsidRPr="00EE7410">
        <w:rPr>
          <w:sz w:val="21"/>
          <w:szCs w:val="18"/>
        </w:rPr>
        <w:t xml:space="preserve"> </w:t>
      </w:r>
      <w:r w:rsidRPr="00EE7410">
        <w:rPr>
          <w:rFonts w:hint="eastAsia"/>
          <w:sz w:val="21"/>
          <w:szCs w:val="18"/>
        </w:rPr>
        <w:t>新闻频率与情感值</w:t>
      </w:r>
      <w:bookmarkEnd w:id="34"/>
    </w:p>
    <w:p w14:paraId="1A03C6E0" w14:textId="77777777" w:rsidR="000D5ACB" w:rsidRDefault="0082189E">
      <w:pPr>
        <w:pStyle w:val="1"/>
        <w:spacing w:before="326"/>
        <w:ind w:firstLine="602"/>
      </w:pPr>
      <w:bookmarkStart w:id="35" w:name="_Toc78578926"/>
      <w:bookmarkEnd w:id="31"/>
      <w:r>
        <w:rPr>
          <w:rFonts w:hint="eastAsia"/>
        </w:rPr>
        <w:lastRenderedPageBreak/>
        <w:t>四、</w:t>
      </w:r>
      <w:r>
        <w:t>基于</w:t>
      </w:r>
      <w:r>
        <w:rPr>
          <w:rFonts w:hint="eastAsia"/>
        </w:rPr>
        <w:t>L</w:t>
      </w:r>
      <w:r>
        <w:t>STM</w:t>
      </w:r>
      <w:r>
        <w:rPr>
          <w:rFonts w:hint="eastAsia"/>
        </w:rPr>
        <w:t>模型</w:t>
      </w:r>
      <w:r>
        <w:t>的</w:t>
      </w:r>
      <w:r>
        <w:rPr>
          <w:rFonts w:hint="eastAsia"/>
        </w:rPr>
        <w:t>冬奥会赛前</w:t>
      </w:r>
      <w:r>
        <w:t>疫情预测</w:t>
      </w:r>
      <w:bookmarkEnd w:id="35"/>
    </w:p>
    <w:p w14:paraId="1DF14630" w14:textId="77777777" w:rsidR="000D5ACB" w:rsidRDefault="0082189E">
      <w:pPr>
        <w:ind w:firstLine="480"/>
      </w:pPr>
      <w:r>
        <w:rPr>
          <w:rFonts w:cs="Times New Roman"/>
          <w:color w:val="000000"/>
          <w:szCs w:val="18"/>
        </w:rPr>
        <w:t>社会舆论是否支持奥运</w:t>
      </w:r>
      <w:r>
        <w:rPr>
          <w:rFonts w:cs="Times New Roman" w:hint="eastAsia"/>
          <w:color w:val="000000"/>
          <w:szCs w:val="18"/>
        </w:rPr>
        <w:t>这样的国际赛事</w:t>
      </w:r>
      <w:r>
        <w:rPr>
          <w:rFonts w:cs="Times New Roman"/>
          <w:color w:val="000000"/>
          <w:szCs w:val="18"/>
        </w:rPr>
        <w:t>在疫情背景下召开，很大程度上会参考全球疫情水平，尤其是各参赛国的疫情是否得到有效控制上。因此，在这一部分中，我们基于</w:t>
      </w:r>
      <w:r>
        <w:rPr>
          <w:rFonts w:cs="Times New Roman"/>
          <w:color w:val="000000"/>
          <w:szCs w:val="18"/>
        </w:rPr>
        <w:t>LSTM</w:t>
      </w:r>
      <w:r>
        <w:rPr>
          <w:rFonts w:cs="Times New Roman"/>
          <w:color w:val="000000"/>
          <w:szCs w:val="18"/>
        </w:rPr>
        <w:t>建立了</w:t>
      </w:r>
      <w:r>
        <w:rPr>
          <w:rFonts w:cs="Times New Roman" w:hint="eastAsia"/>
          <w:color w:val="000000"/>
          <w:szCs w:val="18"/>
        </w:rPr>
        <w:t>冬奥会</w:t>
      </w:r>
      <w:r>
        <w:rPr>
          <w:rFonts w:cs="Times New Roman"/>
          <w:color w:val="000000"/>
          <w:szCs w:val="18"/>
        </w:rPr>
        <w:t>赛前各参赛国疫情的预测模型，以针对不同的疫情控制水平采用不同的舆论引导策略。</w:t>
      </w:r>
    </w:p>
    <w:p w14:paraId="4C1E5C81" w14:textId="77777777" w:rsidR="000D5ACB" w:rsidRDefault="0082189E">
      <w:pPr>
        <w:pStyle w:val="2"/>
        <w:ind w:firstLine="562"/>
        <w:rPr>
          <w:rFonts w:hint="default"/>
        </w:rPr>
      </w:pPr>
      <w:bookmarkStart w:id="36" w:name="_Toc78578927"/>
      <w:r>
        <w:t>（一）模型建立</w:t>
      </w:r>
      <w:bookmarkEnd w:id="36"/>
    </w:p>
    <w:p w14:paraId="43CF9C20" w14:textId="574F0081" w:rsidR="000D5ACB" w:rsidRDefault="0082189E">
      <w:pPr>
        <w:ind w:firstLine="480"/>
      </w:pPr>
      <w:r>
        <w:rPr>
          <w:rFonts w:hint="eastAsia"/>
        </w:rPr>
        <w:t>基于疫情与体育赛事之间的相关性，预测疫情不仅能帮助决策者遏制疫情的传播，更能为应对疫情传播带来的舆论挑战提供更多参考。在此部分，</w:t>
      </w:r>
      <w:r>
        <w:t>我们选用</w:t>
      </w:r>
      <w:r>
        <w:rPr>
          <w:rFonts w:hint="eastAsia"/>
        </w:rPr>
        <w:t>了</w:t>
      </w:r>
      <w:r>
        <w:t>序列生成模型，</w:t>
      </w:r>
      <w:r>
        <w:rPr>
          <w:rFonts w:hint="eastAsia"/>
        </w:rPr>
        <w:t>以</w:t>
      </w:r>
      <w:r>
        <w:t>更好地从疫情数据中提取特征并预测未来多天的疫情走向</w:t>
      </w:r>
      <w:r w:rsidR="00724977">
        <w:rPr>
          <w:rFonts w:hint="eastAsia"/>
        </w:rPr>
        <w:t xml:space="preserve"> </w:t>
      </w:r>
      <w:r>
        <w:rPr>
          <w:rFonts w:hint="eastAsia"/>
        </w:rPr>
        <w:t>[</w:t>
      </w:r>
      <w:r>
        <w:endnoteReference w:id="15"/>
      </w:r>
      <w:r>
        <w:t>]</w:t>
      </w:r>
      <w:r>
        <w:rPr>
          <w:rFonts w:hint="eastAsia"/>
        </w:rPr>
        <w:t>。</w:t>
      </w:r>
      <w:r>
        <w:t>序列生成模型</w:t>
      </w:r>
      <w:r>
        <w:rPr>
          <w:rFonts w:hint="eastAsia"/>
        </w:rPr>
        <w:t>，</w:t>
      </w:r>
      <w:r>
        <w:t>亦称编码解码器模型，该模型最早</w:t>
      </w:r>
      <w:r>
        <w:rPr>
          <w:rFonts w:hint="eastAsia"/>
        </w:rPr>
        <w:t>被应用于</w:t>
      </w:r>
      <w:r>
        <w:t>NLP</w:t>
      </w:r>
      <w:r>
        <w:t>领域</w:t>
      </w:r>
      <w:r w:rsidR="00724977">
        <w:rPr>
          <w:rFonts w:hint="eastAsia"/>
        </w:rPr>
        <w:t xml:space="preserve"> </w:t>
      </w:r>
      <w:r>
        <w:rPr>
          <w:rFonts w:hint="eastAsia"/>
        </w:rPr>
        <w:t>[</w:t>
      </w:r>
      <w:r>
        <w:endnoteReference w:id="16"/>
      </w:r>
      <w:r>
        <w:t>]</w:t>
      </w:r>
      <w:r>
        <w:rPr>
          <w:rFonts w:hint="eastAsia"/>
        </w:rPr>
        <w:t>。</w:t>
      </w:r>
      <w:r>
        <w:t>给定一个时间序列或单词序列</w:t>
      </w:r>
      <m:oMath>
        <m: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oMath>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R</m:t>
            </m:r>
            <m:ctrlPr>
              <w:rPr>
                <w:rFonts w:ascii="Cambria Math" w:hAnsi="Cambria Math"/>
              </w:rPr>
            </m:ctrlPr>
          </m:e>
          <m:sup>
            <m:r>
              <w:rPr>
                <w:rFonts w:ascii="Cambria Math" w:hAnsi="Cambria Math"/>
              </w:rPr>
              <m:t>a</m:t>
            </m:r>
          </m:sup>
        </m:sSup>
      </m:oMath>
      <w:r>
        <w:rPr>
          <w:rFonts w:hint="eastAsia"/>
        </w:rPr>
        <w:t>，</w:t>
      </w:r>
      <w:r>
        <w:t>编码器将</w:t>
      </w:r>
      <m:oMath>
        <m:r>
          <w:rPr>
            <w:rFonts w:ascii="Cambria Math" w:hAnsi="Cambria Math"/>
          </w:rPr>
          <m:t>X</m:t>
        </m:r>
      </m:oMath>
      <w:r>
        <w:t>编码为隐藏特征向量</w:t>
      </w:r>
      <m:oMath>
        <m:r>
          <w:rPr>
            <w:rFonts w:ascii="Cambria Math" w:hAnsi="Cambria Math"/>
          </w:rPr>
          <m:t>Z</m:t>
        </m:r>
      </m:oMath>
      <w:r>
        <w:t>，其中</w:t>
      </w:r>
      <m:oMath>
        <m:r>
          <w:rPr>
            <w:rFonts w:ascii="Cambria Math" w:hAnsi="Cambria Math"/>
          </w:rPr>
          <m:t>Z</m:t>
        </m:r>
        <m:r>
          <m:rPr>
            <m:sty m:val="p"/>
          </m:rPr>
          <w:rPr>
            <w:rFonts w:ascii="Cambria Math" w:hAnsi="Cambria Math" w:hint="eastAsia"/>
          </w:rPr>
          <m:t>∈</m:t>
        </m:r>
        <m:sSup>
          <m:sSupPr>
            <m:ctrlPr>
              <w:rPr>
                <w:rFonts w:ascii="Cambria Math" w:hAnsi="Cambria Math"/>
                <w:i/>
              </w:rPr>
            </m:ctrlPr>
          </m:sSupPr>
          <m:e>
            <m:r>
              <w:rPr>
                <w:rFonts w:ascii="Cambria Math" w:hAnsi="Cambria Math"/>
              </w:rPr>
              <m:t>R</m:t>
            </m:r>
            <m:ctrlPr>
              <w:rPr>
                <w:rFonts w:ascii="Cambria Math" w:hAnsi="Cambria Math"/>
              </w:rPr>
            </m:ctrlPr>
          </m:e>
          <m:sup>
            <m:r>
              <w:rPr>
                <w:rFonts w:ascii="Cambria Math" w:hAnsi="Cambria Math"/>
              </w:rPr>
              <m:t>b</m:t>
            </m:r>
          </m:sup>
        </m:sSup>
      </m:oMath>
      <w:r>
        <w:rPr>
          <w:rFonts w:hint="eastAsia"/>
        </w:rPr>
        <w:t>；</w:t>
      </w:r>
      <w:r>
        <w:t>之后该向量被输入解码端解码</w:t>
      </w:r>
      <w:r>
        <w:rPr>
          <w:rFonts w:hint="eastAsia"/>
        </w:rPr>
        <w:t>，</w:t>
      </w:r>
      <w:proofErr w:type="gramStart"/>
      <w:r>
        <w:t>解码端会据此</w:t>
      </w:r>
      <w:proofErr w:type="gramEnd"/>
      <w:r>
        <w:t>输出一个序列</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lit/>
          </m:rPr>
          <w:rPr>
            <w:rFonts w:ascii="Cambria Math" w:hAnsi="Cambria Math"/>
          </w:rPr>
          <m:t>}</m:t>
        </m:r>
      </m:oMath>
      <w:r>
        <w:rPr>
          <w:rFonts w:hint="eastAsia"/>
        </w:rPr>
        <w:t>，</w:t>
      </w:r>
      <w: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c</m:t>
            </m:r>
          </m:sup>
        </m:sSup>
      </m:oMath>
      <w:r>
        <w:t>。其基本流程见</w:t>
      </w:r>
      <w:r>
        <w:rPr>
          <w:rFonts w:hint="eastAsia"/>
        </w:rPr>
        <w:t>图</w:t>
      </w:r>
      <w:r>
        <w:rPr>
          <w:rFonts w:hint="eastAsia"/>
        </w:rPr>
        <w:t>10</w:t>
      </w:r>
      <w:r>
        <w:t>。</w:t>
      </w:r>
    </w:p>
    <w:p w14:paraId="0EA55A9C" w14:textId="77777777" w:rsidR="000D5ACB" w:rsidRDefault="0082189E">
      <w:pPr>
        <w:ind w:firstLineChars="0" w:firstLine="0"/>
        <w:jc w:val="center"/>
      </w:pPr>
      <w:r>
        <w:rPr>
          <w:noProof/>
        </w:rPr>
        <w:drawing>
          <wp:inline distT="0" distB="0" distL="0" distR="0" wp14:anchorId="0E30E193" wp14:editId="044A752F">
            <wp:extent cx="5005705" cy="1039495"/>
            <wp:effectExtent l="0" t="0" r="4445"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091414" cy="1057882"/>
                    </a:xfrm>
                    <a:prstGeom prst="rect">
                      <a:avLst/>
                    </a:prstGeom>
                    <a:noFill/>
                    <a:ln>
                      <a:noFill/>
                    </a:ln>
                  </pic:spPr>
                </pic:pic>
              </a:graphicData>
            </a:graphic>
          </wp:inline>
        </w:drawing>
      </w:r>
    </w:p>
    <w:p w14:paraId="7891C41F" w14:textId="363287EB" w:rsidR="000D5ACB" w:rsidRPr="00EE7410" w:rsidRDefault="0082189E" w:rsidP="00EE7410">
      <w:pPr>
        <w:ind w:firstLine="420"/>
        <w:jc w:val="center"/>
        <w:rPr>
          <w:sz w:val="21"/>
          <w:szCs w:val="18"/>
        </w:rPr>
      </w:pPr>
      <w:bookmarkStart w:id="37" w:name="_Ref77942885"/>
      <w:bookmarkStart w:id="38" w:name="_Toc78475941"/>
      <w:r w:rsidRPr="00EE7410">
        <w:rPr>
          <w:rFonts w:hint="eastAsia"/>
          <w:sz w:val="21"/>
          <w:szCs w:val="18"/>
        </w:rPr>
        <w:t>图</w:t>
      </w:r>
      <w:r w:rsidRPr="00EE7410">
        <w:rPr>
          <w:rFonts w:hint="eastAsia"/>
          <w:sz w:val="21"/>
          <w:szCs w:val="18"/>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图</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10</w:t>
      </w:r>
      <w:r w:rsidRPr="00EE7410">
        <w:rPr>
          <w:sz w:val="21"/>
          <w:szCs w:val="18"/>
        </w:rPr>
        <w:fldChar w:fldCharType="end"/>
      </w:r>
      <w:bookmarkEnd w:id="37"/>
      <w:r w:rsidRPr="00EE7410">
        <w:rPr>
          <w:sz w:val="21"/>
          <w:szCs w:val="18"/>
        </w:rPr>
        <w:t xml:space="preserve"> </w:t>
      </w:r>
      <w:r w:rsidRPr="00EE7410">
        <w:rPr>
          <w:rFonts w:hint="eastAsia"/>
          <w:sz w:val="21"/>
          <w:szCs w:val="18"/>
        </w:rPr>
        <w:t>序列生成模型基本流程</w:t>
      </w:r>
      <w:bookmarkEnd w:id="38"/>
      <w:r w:rsidR="00421442" w:rsidRPr="00EE7410">
        <w:rPr>
          <w:rFonts w:hint="eastAsia"/>
          <w:sz w:val="21"/>
          <w:szCs w:val="18"/>
        </w:rPr>
        <w:t xml:space="preserve"> </w:t>
      </w:r>
      <w:r w:rsidR="00421442" w:rsidRPr="00EE7410">
        <w:rPr>
          <w:sz w:val="21"/>
          <w:szCs w:val="18"/>
        </w:rPr>
        <w:t>[</w:t>
      </w:r>
      <w:bookmarkStart w:id="39" w:name="_Ref78471425"/>
      <w:r w:rsidR="00421442" w:rsidRPr="00EE7410">
        <w:rPr>
          <w:sz w:val="21"/>
          <w:szCs w:val="18"/>
        </w:rPr>
        <w:endnoteReference w:id="17"/>
      </w:r>
      <w:bookmarkEnd w:id="39"/>
      <w:r w:rsidR="00421442" w:rsidRPr="00EE7410">
        <w:rPr>
          <w:sz w:val="21"/>
          <w:szCs w:val="18"/>
        </w:rPr>
        <w:t>]</w:t>
      </w:r>
    </w:p>
    <w:p w14:paraId="0B1DD4F9" w14:textId="3387885C" w:rsidR="000D5ACB" w:rsidRDefault="0082189E">
      <w:pPr>
        <w:ind w:firstLine="480"/>
      </w:pPr>
      <w:r>
        <w:t>为保证模型的简洁性和高效性，我们均使用长短期记忆网络（</w:t>
      </w:r>
      <w:r>
        <w:t xml:space="preserve">long short-term memory, </w:t>
      </w:r>
      <w:r>
        <w:t>下称</w:t>
      </w:r>
      <w:r>
        <w:t>LSTM</w:t>
      </w:r>
      <w:r>
        <w:t>）实现编码端和解码端</w:t>
      </w:r>
      <w:r w:rsidR="00724977">
        <w:rPr>
          <w:rFonts w:hint="eastAsia"/>
        </w:rPr>
        <w:t xml:space="preserve"> </w:t>
      </w:r>
      <w:r>
        <w:rPr>
          <w:rFonts w:hint="eastAsia"/>
        </w:rPr>
        <w:t>[</w:t>
      </w:r>
      <w:r>
        <w:fldChar w:fldCharType="begin"/>
      </w:r>
      <w:r>
        <w:instrText xml:space="preserve"> </w:instrText>
      </w:r>
      <w:r>
        <w:rPr>
          <w:rFonts w:hint="eastAsia"/>
        </w:rPr>
        <w:instrText>NOTEREF _Ref78471425 \h</w:instrText>
      </w:r>
      <w:r>
        <w:instrText xml:space="preserve"> </w:instrText>
      </w:r>
      <w:r>
        <w:fldChar w:fldCharType="separate"/>
      </w:r>
      <w:r w:rsidR="008F7BB7">
        <w:t>17</w:t>
      </w:r>
      <w:r>
        <w:fldChar w:fldCharType="end"/>
      </w:r>
      <w:r>
        <w:t>]</w:t>
      </w:r>
      <w:r>
        <w:t>。作为循环神经网络</w:t>
      </w:r>
      <w:r>
        <w:t>RNN</w:t>
      </w:r>
      <w:r>
        <w:t>的升级版本，</w:t>
      </w:r>
      <w:r>
        <w:t>LSTM</w:t>
      </w:r>
      <w:r>
        <w:t>不仅继承了</w:t>
      </w:r>
      <w:r>
        <w:t>RNN</w:t>
      </w:r>
      <w:r>
        <w:t>在短时记忆和时序特征上的优点，并且在此基础上引入了内部记忆状态和门控机制</w:t>
      </w:r>
      <w:r>
        <w:rPr>
          <w:rFonts w:hint="eastAsia"/>
        </w:rPr>
        <w:t>。如图</w:t>
      </w:r>
      <w:r>
        <w:rPr>
          <w:rFonts w:hint="eastAsia"/>
        </w:rPr>
        <w:t>11</w:t>
      </w:r>
      <w:r>
        <w:rPr>
          <w:rFonts w:hint="eastAsia"/>
        </w:rPr>
        <w:t>所示，</w:t>
      </w:r>
      <w:r>
        <w:t>每个时刻</w:t>
      </w:r>
      <w:r>
        <w:t>LSTM</w:t>
      </w:r>
      <w:r>
        <w:t>单元接受上一时刻的输出</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t>和当前时刻的输入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，同时存储有上一时刻的内部状态</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hint="eastAsia"/>
        </w:rPr>
        <w:t>，</w:t>
      </w:r>
      <w:r>
        <w:t>三者在</w:t>
      </w:r>
      <w:r>
        <w:t>LSTM</w:t>
      </w:r>
      <w:r>
        <w:t>单元</w:t>
      </w:r>
      <w:proofErr w:type="gramStart"/>
      <w:r>
        <w:t>内部受门控</w:t>
      </w:r>
      <w:proofErr w:type="gramEnd"/>
      <w:r>
        <w:t>的控制，最终生成当前时刻的内部状态</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和外部输入</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。对应于控制上一时刻输入、上一时刻输出和当前时刻内部状态的三个门控向量分别为输入门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、遗忘门</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t>，其生成式如下：</w:t>
      </w:r>
    </w:p>
    <w:p w14:paraId="128003BD" w14:textId="77777777" w:rsidR="000D5ACB" w:rsidRDefault="00763E3A">
      <w:pPr>
        <w:ind w:firstLineChars="83" w:firstLine="199"/>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e>
                    <m:e>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e>
                  </m:eqArr>
                </m:e>
              </m:d>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end"/>
                  </m:r>
                </m:e>
              </m:d>
            </m:e>
          </m:eqArr>
        </m:oMath>
      </m:oMathPara>
    </w:p>
    <w:p w14:paraId="541C34BD" w14:textId="4B1C9EF4" w:rsidR="000D5ACB" w:rsidRDefault="0082189E">
      <w:pPr>
        <w:ind w:firstLine="48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m:rPr>
                <m:sty m:val="p"/>
              </m:rPr>
              <w:rPr>
                <w:rFonts w:ascii="Cambria Math" w:hAnsi="Cambria Math" w:hint="eastAsia"/>
              </w:rPr>
              <m:t>、</m:t>
            </m:r>
            <m:r>
              <w:rPr>
                <w:rFonts w:ascii="Cambria Math" w:hAnsi="Cambria Math"/>
              </w:rPr>
              <m:t>b</m:t>
            </m:r>
          </m:e>
          <m:sub>
            <m:r>
              <w:rPr>
                <w:rFonts w:ascii="Cambria Math" w:hAnsi="Cambria Math"/>
              </w:rPr>
              <m:t>i</m:t>
            </m:r>
          </m:sub>
        </m:sSub>
      </m:oMath>
      <w:r>
        <w:t>分别为线性变换的权值与偏置</w:t>
      </w:r>
      <w:r>
        <w:rPr>
          <w:rFonts w:hint="eastAsia"/>
        </w:rPr>
        <w:t>，</w:t>
      </w:r>
      <m:oMath>
        <m:d>
          <m:dPr>
            <m:begChr m:val="["/>
            <m:endChr m:val="]"/>
            <m:ctrlPr>
              <w:rPr>
                <w:rFonts w:ascii="Cambria Math" w:hAnsi="Cambria Math"/>
                <w:i/>
              </w:rPr>
            </m:ctrlPr>
          </m:dPr>
          <m:e>
            <m:r>
              <w:rPr>
                <w:rFonts w:ascii="Cambria Math" w:hAnsi="Cambria Math"/>
              </w:rPr>
              <m:t>*</m:t>
            </m:r>
          </m:e>
        </m:d>
      </m:oMath>
      <w:r>
        <w:rPr>
          <w:rFonts w:hint="eastAsia"/>
        </w:rPr>
        <w:t>符号</w:t>
      </w:r>
      <w:r>
        <w:t>表示向量纵向拼接，</w:t>
      </w:r>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r>
          <m:rPr>
            <m:sty m:val="p"/>
          </m:rPr>
          <w:rPr>
            <w:rFonts w:ascii="Cambria Math" w:hAnsi="Cambria Math" w:hint="eastAsia"/>
          </w:rPr>
          <m:t>∈</m:t>
        </m:r>
        <m:d>
          <m:dPr>
            <m:ctrlPr>
              <w:rPr>
                <w:rFonts w:ascii="Cambria Math" w:hAnsi="Cambria Math"/>
                <w:i/>
              </w:rPr>
            </m:ctrlPr>
          </m:dPr>
          <m:e>
            <m:r>
              <w:rPr>
                <w:rFonts w:ascii="Cambria Math" w:hAnsi="Cambria Math"/>
              </w:rPr>
              <m:t>0,1</m:t>
            </m:r>
          </m:e>
        </m:d>
      </m:oMath>
      <w:r>
        <w:t>。通过门控，模型能够有选择地遗忘无用信息并保留有用信息，从而更有效地提</w:t>
      </w:r>
      <w:r>
        <w:lastRenderedPageBreak/>
        <w:t>取时间序列特征。</w:t>
      </w:r>
    </w:p>
    <w:p w14:paraId="592010A6" w14:textId="77777777" w:rsidR="000D5ACB" w:rsidRDefault="0082189E" w:rsidP="00EE7410">
      <w:pPr>
        <w:ind w:firstLineChars="0" w:firstLine="0"/>
        <w:jc w:val="center"/>
        <w:rPr>
          <w:szCs w:val="21"/>
        </w:rPr>
      </w:pPr>
      <w:bookmarkStart w:id="40" w:name="_Ref77943223"/>
      <w:r>
        <w:rPr>
          <w:noProof/>
          <w:szCs w:val="21"/>
        </w:rPr>
        <w:drawing>
          <wp:inline distT="0" distB="0" distL="0" distR="0" wp14:anchorId="377E4911" wp14:editId="02C5E579">
            <wp:extent cx="5264785" cy="23088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6637" cy="2314010"/>
                    </a:xfrm>
                    <a:prstGeom prst="rect">
                      <a:avLst/>
                    </a:prstGeom>
                  </pic:spPr>
                </pic:pic>
              </a:graphicData>
            </a:graphic>
          </wp:inline>
        </w:drawing>
      </w:r>
    </w:p>
    <w:p w14:paraId="01E71770" w14:textId="01C4DDA5" w:rsidR="004375E8" w:rsidRPr="00EE7410" w:rsidRDefault="0082189E" w:rsidP="00EE7410">
      <w:pPr>
        <w:ind w:firstLine="420"/>
        <w:jc w:val="center"/>
        <w:rPr>
          <w:sz w:val="21"/>
          <w:szCs w:val="18"/>
        </w:rPr>
      </w:pPr>
      <w:bookmarkStart w:id="41" w:name="_Ref78460641"/>
      <w:bookmarkStart w:id="42" w:name="_Toc78475942"/>
      <w:r w:rsidRPr="00EE7410">
        <w:rPr>
          <w:rFonts w:hint="eastAsia"/>
          <w:sz w:val="21"/>
          <w:szCs w:val="18"/>
        </w:rPr>
        <w:t>图</w:t>
      </w:r>
      <w:r w:rsidRPr="00EE7410">
        <w:rPr>
          <w:rFonts w:hint="eastAsia"/>
          <w:sz w:val="21"/>
          <w:szCs w:val="18"/>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图</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11</w:t>
      </w:r>
      <w:r w:rsidRPr="00EE7410">
        <w:rPr>
          <w:sz w:val="21"/>
          <w:szCs w:val="18"/>
        </w:rPr>
        <w:fldChar w:fldCharType="end"/>
      </w:r>
      <w:bookmarkEnd w:id="40"/>
      <w:bookmarkEnd w:id="41"/>
      <w:r w:rsidRPr="00EE7410">
        <w:rPr>
          <w:sz w:val="21"/>
          <w:szCs w:val="18"/>
        </w:rPr>
        <w:t xml:space="preserve"> LSTM</w:t>
      </w:r>
      <w:r w:rsidRPr="00EE7410">
        <w:rPr>
          <w:rFonts w:hint="eastAsia"/>
          <w:sz w:val="21"/>
          <w:szCs w:val="18"/>
        </w:rPr>
        <w:t>原理</w:t>
      </w:r>
      <w:bookmarkEnd w:id="42"/>
    </w:p>
    <w:p w14:paraId="283CD528" w14:textId="77777777" w:rsidR="000D5ACB" w:rsidRDefault="0082189E">
      <w:pPr>
        <w:pStyle w:val="2"/>
        <w:ind w:firstLine="562"/>
        <w:rPr>
          <w:rFonts w:hint="default"/>
        </w:rPr>
      </w:pPr>
      <w:bookmarkStart w:id="43" w:name="_Toc78578928"/>
      <w:r>
        <w:t>（二）模型训练</w:t>
      </w:r>
      <w:bookmarkEnd w:id="43"/>
    </w:p>
    <w:p w14:paraId="40CA2E82" w14:textId="77777777" w:rsidR="000D5ACB" w:rsidRDefault="0082189E">
      <w:pPr>
        <w:numPr>
          <w:ilvl w:val="0"/>
          <w:numId w:val="1"/>
        </w:numPr>
        <w:ind w:firstLineChars="0"/>
      </w:pPr>
      <w:r>
        <w:t>数据预处理</w:t>
      </w:r>
    </w:p>
    <w:p w14:paraId="2766F5F0" w14:textId="77777777" w:rsidR="000D5ACB" w:rsidRDefault="0082189E">
      <w:pPr>
        <w:ind w:firstLine="480"/>
      </w:pPr>
      <w:r>
        <w:rPr>
          <w:rFonts w:hint="eastAsia"/>
        </w:rPr>
        <w:t>我们使用了</w:t>
      </w:r>
      <w:r>
        <w:t>从</w:t>
      </w:r>
      <w:r>
        <w:t>2020</w:t>
      </w:r>
      <w:r>
        <w:t>年</w:t>
      </w:r>
      <w:r>
        <w:t>2</w:t>
      </w:r>
      <w:r>
        <w:t>月</w:t>
      </w:r>
      <w:r>
        <w:t>15</w:t>
      </w:r>
      <w:r>
        <w:t>日至</w:t>
      </w:r>
      <w:r>
        <w:t>2021</w:t>
      </w:r>
      <w:r>
        <w:t>年</w:t>
      </w:r>
      <w:r>
        <w:rPr>
          <w:rFonts w:hint="eastAsia"/>
        </w:rPr>
        <w:t>6</w:t>
      </w:r>
      <w:r>
        <w:t>月</w:t>
      </w:r>
      <w:r>
        <w:rPr>
          <w:rFonts w:hint="eastAsia"/>
        </w:rPr>
        <w:t>10</w:t>
      </w:r>
      <w:r>
        <w:t>日共</w:t>
      </w:r>
      <w:r>
        <w:t>229</w:t>
      </w:r>
      <w:r>
        <w:t>个国家的疫情数据</w:t>
      </w:r>
      <w:r>
        <w:rPr>
          <w:rFonts w:hint="eastAsia"/>
        </w:rPr>
        <w:t>，</w:t>
      </w:r>
      <w:r>
        <w:t>经处理后</w:t>
      </w:r>
      <w:r>
        <w:rPr>
          <w:rFonts w:hint="eastAsia"/>
        </w:rPr>
        <w:t>我们用</w:t>
      </w:r>
      <w:r>
        <w:t>每日新增感染人数</w:t>
      </w:r>
      <w:r>
        <w:rPr>
          <w:rFonts w:hint="eastAsia"/>
        </w:rPr>
        <w:t>作为模型的输入特征</w:t>
      </w:r>
      <w:r>
        <w:t>。对于输入的时序数据，我们</w:t>
      </w:r>
      <w:r>
        <w:rPr>
          <w:rFonts w:hint="eastAsia"/>
        </w:rPr>
        <w:t>首先</w:t>
      </w:r>
      <w:r>
        <w:t>使用小波变换进行</w:t>
      </w:r>
      <w:proofErr w:type="gramStart"/>
      <w:r>
        <w:t>去噪和</w:t>
      </w:r>
      <w:proofErr w:type="gramEnd"/>
      <w:r>
        <w:t>平滑，步骤如下：</w:t>
      </w:r>
    </w:p>
    <w:p w14:paraId="33F5C152" w14:textId="240ACD7C" w:rsidR="000D5ACB" w:rsidRDefault="0082189E">
      <w:pPr>
        <w:numPr>
          <w:ilvl w:val="0"/>
          <w:numId w:val="2"/>
        </w:numPr>
        <w:ind w:firstLineChars="0"/>
      </w:pPr>
      <w:proofErr w:type="gramStart"/>
      <w:r>
        <w:t>对含噪信号</w:t>
      </w:r>
      <w:proofErr w:type="gramEnd"/>
      <w:r>
        <w:t>进行小波分解</w:t>
      </w:r>
      <w:r>
        <w:rPr>
          <w:rFonts w:hint="eastAsia"/>
        </w:rPr>
        <w:t>，</w:t>
      </w:r>
      <w:r>
        <w:t>选择合适的小波基</w:t>
      </w:r>
      <w:r>
        <w:rPr>
          <w:rFonts w:hint="eastAsia"/>
        </w:rPr>
        <w:t>（此处选用</w:t>
      </w:r>
      <w:r>
        <w:t>sym8</w:t>
      </w:r>
      <w:r>
        <w:rPr>
          <w:rFonts w:hint="eastAsia"/>
        </w:rPr>
        <w:t>）</w:t>
      </w:r>
      <w:r>
        <w:t>以及分解尺度，</w:t>
      </w:r>
      <w:r>
        <w:rPr>
          <w:rFonts w:hint="eastAsia"/>
        </w:rPr>
        <w:t>再次</w:t>
      </w:r>
      <w:r>
        <w:t>进行小波分解，得到一组小波系数</w:t>
      </w:r>
      <w:r>
        <w:rPr>
          <w:rFonts w:hint="eastAsia"/>
        </w:rPr>
        <w:t>；</w:t>
      </w:r>
    </w:p>
    <w:p w14:paraId="7606250D" w14:textId="77777777" w:rsidR="000D5ACB" w:rsidRDefault="0082189E">
      <w:pPr>
        <w:numPr>
          <w:ilvl w:val="0"/>
          <w:numId w:val="2"/>
        </w:numPr>
        <w:ind w:firstLineChars="0"/>
      </w:pPr>
      <w:r>
        <w:t>对小波分解的各层高频系数进行阈值量化处理，得到小波系数的估计值</w:t>
      </w:r>
      <w:r>
        <w:rPr>
          <w:rFonts w:hint="eastAsia"/>
        </w:rPr>
        <w:t>；</w:t>
      </w:r>
    </w:p>
    <w:p w14:paraId="64C861C0" w14:textId="77777777" w:rsidR="000D5ACB" w:rsidRDefault="0082189E">
      <w:pPr>
        <w:numPr>
          <w:ilvl w:val="0"/>
          <w:numId w:val="2"/>
        </w:numPr>
        <w:ind w:firstLineChars="0"/>
      </w:pPr>
      <w:r>
        <w:t>对经阈值量化处理的小波系数，进行逆小波变换以重构信号，</w:t>
      </w:r>
      <w:proofErr w:type="gramStart"/>
      <w:r>
        <w:t>得到去噪信号</w:t>
      </w:r>
      <w:proofErr w:type="gramEnd"/>
      <w:r>
        <w:t>。</w:t>
      </w:r>
    </w:p>
    <w:p w14:paraId="765AF0AB" w14:textId="4D6035B8" w:rsidR="000D5ACB" w:rsidRDefault="0082189E">
      <w:pPr>
        <w:ind w:firstLine="480"/>
      </w:pPr>
      <w:r>
        <w:rPr>
          <w:rFonts w:hint="eastAsia"/>
        </w:rPr>
        <w:t>在第</w:t>
      </w:r>
      <w:r w:rsidR="00421442">
        <w:rPr>
          <w:rFonts w:hint="eastAsia"/>
        </w:rPr>
        <w:t>②</w:t>
      </w:r>
      <w:r>
        <w:rPr>
          <w:rFonts w:hint="eastAsia"/>
        </w:rPr>
        <w:t>步中，我们</w:t>
      </w:r>
      <w:r>
        <w:t>对高频系数使用随等级自适应的量化阈值以及高阶可微的阈值函数进行量化处理</w:t>
      </w:r>
      <w:r w:rsidR="00724977">
        <w:rPr>
          <w:rFonts w:hint="eastAsia"/>
        </w:rPr>
        <w:t xml:space="preserve"> </w:t>
      </w:r>
      <w:r>
        <w:t>[</w:t>
      </w:r>
      <w:r>
        <w:endnoteReference w:id="18"/>
      </w:r>
      <w:r>
        <w:t>]</w:t>
      </w:r>
      <w:r>
        <w:t>。第</w:t>
      </w:r>
      <m:oMath>
        <m:r>
          <w:rPr>
            <w:rFonts w:ascii="Cambria Math" w:hAnsi="Cambria Math"/>
          </w:rPr>
          <m:t>i</m:t>
        </m:r>
      </m:oMath>
      <w:r>
        <w:t>次小波变换的量化阈值</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与阈值函数</w:t>
      </w:r>
      <m:oMath>
        <m:r>
          <w:rPr>
            <w:rFonts w:ascii="Cambria Math" w:hAnsi="Cambria Math"/>
          </w:rPr>
          <m:t>λ</m:t>
        </m:r>
        <m:d>
          <m:dPr>
            <m:ctrlPr>
              <w:rPr>
                <w:rFonts w:ascii="Cambria Math" w:hAnsi="Cambria Math"/>
                <w:i/>
              </w:rPr>
            </m:ctrlPr>
          </m:dPr>
          <m:e>
            <m:r>
              <w:rPr>
                <w:rFonts w:ascii="Cambria Math" w:hAnsi="Cambria Math"/>
              </w:rPr>
              <m:t>x</m:t>
            </m:r>
          </m:e>
        </m:d>
      </m:oMath>
      <w:r>
        <w:t>的</w:t>
      </w:r>
      <w:r>
        <w:rPr>
          <w:rFonts w:hint="eastAsia"/>
        </w:rPr>
        <w:t>定义式为</w:t>
      </w:r>
      <w:r>
        <w:t>：</w:t>
      </w:r>
    </w:p>
    <w:p w14:paraId="19CFBBDF" w14:textId="77777777" w:rsidR="000D5ACB" w:rsidRDefault="00763E3A">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σ</m:t>
                  </m:r>
                  <m:rad>
                    <m:radPr>
                      <m:degHide m:val="1"/>
                      <m:ctrlPr>
                        <w:rPr>
                          <w:rFonts w:ascii="Cambria Math" w:hAnsi="Cambria Math"/>
                        </w:rPr>
                      </m:ctrlPr>
                    </m:radPr>
                    <m:deg/>
                    <m:e>
                      <m:r>
                        <m:rPr>
                          <m:sty m:val="p"/>
                        </m:rPr>
                        <w:rPr>
                          <w:rFonts w:ascii="Cambria Math" w:hAnsi="Cambria Math"/>
                        </w:rPr>
                        <m:t>2</m:t>
                      </m:r>
                      <m:func>
                        <m:funcPr>
                          <m:ctrlPr>
                            <w:rPr>
                              <w:rFonts w:ascii="Cambria Math" w:hAnsi="Cambria Math"/>
                            </w:rPr>
                          </m:ctrlPr>
                        </m:funcPr>
                        <m:fName>
                          <m:r>
                            <m:rPr>
                              <m:sty m:val="p"/>
                            </m:rPr>
                            <w:rPr>
                              <w:rFonts w:ascii="Cambria Math" w:hAnsi="Cambria Math"/>
                            </w:rPr>
                            <m:t>ln</m:t>
                          </m:r>
                        </m:fName>
                        <m:e>
                          <m:r>
                            <w:rPr>
                              <w:rFonts w:ascii="Cambria Math" w:hAnsi="Cambria Math"/>
                            </w:rPr>
                            <m:t>N</m:t>
                          </m:r>
                        </m:e>
                      </m:func>
                    </m:e>
                  </m:rad>
                </m:num>
                <m:den>
                  <m:rad>
                    <m:radPr>
                      <m:ctrlPr>
                        <w:rPr>
                          <w:rFonts w:ascii="Cambria Math" w:hAnsi="Cambria Math"/>
                        </w:rPr>
                      </m:ctrlPr>
                    </m:radPr>
                    <m:deg>
                      <m:r>
                        <m:rPr>
                          <m:sty m:val="p"/>
                        </m:rPr>
                        <w:rPr>
                          <w:rFonts w:ascii="Cambria Math" w:hAnsi="Cambria Math"/>
                        </w:rPr>
                        <m:t>3</m:t>
                      </m:r>
                    </m:deg>
                    <m:e>
                      <m:r>
                        <w:rPr>
                          <w:rFonts w:ascii="Cambria Math" w:hAnsi="Cambria Math"/>
                        </w:rPr>
                        <m:t>i</m:t>
                      </m:r>
                    </m:e>
                  </m:rad>
                </m:den>
              </m:f>
              <m:r>
                <w:rPr>
                  <w:rFonts w:ascii="Cambria Math" w:hAnsi="Cambria Math"/>
                </w:rPr>
                <m:t>#(</m:t>
              </m:r>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end"/>
              </m:r>
              <m:r>
                <w:rPr>
                  <w:rFonts w:ascii="Cambria Math" w:hAnsi="Cambria Math"/>
                </w:rPr>
                <m:t>)</m:t>
              </m:r>
            </m:e>
          </m:eqArr>
        </m:oMath>
      </m:oMathPara>
    </w:p>
    <w:p w14:paraId="51671547" w14:textId="77777777" w:rsidR="000D5ACB" w:rsidRDefault="00763E3A">
      <w:pPr>
        <w:ind w:firstLine="480"/>
      </w:pPr>
      <m:oMathPara>
        <m:oMath>
          <m:eqArr>
            <m:eqArrPr>
              <m:maxDist m:val="1"/>
              <m:ctrlPr>
                <w:rPr>
                  <w:rFonts w:ascii="Cambria Math" w:eastAsia="等线" w:hAnsi="Cambria Math" w:cs="Times New Roman"/>
                  <w:i/>
                </w:rPr>
              </m:ctrlPr>
            </m:eqArrPr>
            <m:e>
              <m:r>
                <w:rPr>
                  <w:rFonts w:ascii="Cambria Math" w:hAnsi="Cambria Math"/>
                </w:rPr>
                <m:t>λ</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eastAsia="等线" w:hAnsi="Cambria Math" w:cs="Times New Roman"/>
                      <w:lang w:eastAsia="en-US"/>
                    </w:rPr>
                  </m:ctrlPr>
                </m:dPr>
                <m:e>
                  <m:m>
                    <m:mPr>
                      <m:plcHide m:val="1"/>
                      <m:mcs>
                        <m:mc>
                          <m:mcPr>
                            <m:count m:val="2"/>
                            <m:mcJc m:val="left"/>
                          </m:mcPr>
                        </m:mc>
                      </m:mcs>
                      <m:ctrlPr>
                        <w:rPr>
                          <w:rFonts w:ascii="Cambria Math" w:eastAsia="等线" w:hAnsi="Cambria Math" w:cs="Times New Roman"/>
                          <w:lang w:eastAsia="en-US"/>
                        </w:rPr>
                      </m:ctrlPr>
                    </m:mPr>
                    <m:mr>
                      <m:e>
                        <m:r>
                          <w:rPr>
                            <w:rFonts w:ascii="Cambria Math" w:eastAsia="等线" w:hAnsi="Cambria Math" w:cs="Times New Roman"/>
                            <w:lang w:eastAsia="en-US"/>
                          </w:rPr>
                          <m:t>x</m:t>
                        </m:r>
                        <m:r>
                          <m:rPr>
                            <m:sty m:val="p"/>
                          </m:rPr>
                          <w:rPr>
                            <w:rFonts w:ascii="Cambria Math" w:eastAsia="等线" w:hAnsi="Cambria Math" w:cs="Times New Roman"/>
                            <w:lang w:eastAsia="en-US"/>
                          </w:rPr>
                          <m:t>-</m:t>
                        </m:r>
                        <m:f>
                          <m:fPr>
                            <m:ctrlPr>
                              <w:rPr>
                                <w:rFonts w:ascii="Cambria Math" w:eastAsia="等线" w:hAnsi="Cambria Math" w:cs="Times New Roman"/>
                                <w:lang w:eastAsia="en-US"/>
                              </w:rPr>
                            </m:ctrlPr>
                          </m:fPr>
                          <m:num>
                            <m:r>
                              <w:rPr>
                                <w:rFonts w:ascii="Cambria Math" w:eastAsia="等线" w:hAnsi="Cambria Math" w:cs="Times New Roman"/>
                                <w:lang w:eastAsia="en-US"/>
                              </w:rPr>
                              <m:t>x</m:t>
                            </m:r>
                          </m:num>
                          <m:den>
                            <m:r>
                              <m:rPr>
                                <m:sty m:val="p"/>
                              </m:rPr>
                              <w:rPr>
                                <w:rFonts w:ascii="Cambria Math" w:eastAsia="等线" w:hAnsi="Cambria Math" w:cs="Times New Roman"/>
                                <w:lang w:eastAsia="en-US"/>
                              </w:rPr>
                              <m:t>(</m:t>
                            </m:r>
                            <m:r>
                              <w:rPr>
                                <w:rFonts w:ascii="Cambria Math" w:eastAsia="等线" w:hAnsi="Cambria Math" w:cs="Times New Roman"/>
                                <w:lang w:eastAsia="en-US"/>
                              </w:rPr>
                              <m:t>x</m:t>
                            </m:r>
                            <m:r>
                              <m:rPr>
                                <m:sty m:val="p"/>
                              </m:rPr>
                              <w:rPr>
                                <w:rFonts w:ascii="Cambria Math" w:eastAsia="等线" w:hAnsi="Cambria Math" w:cs="Times New Roman"/>
                                <w:lang w:eastAsia="en-US"/>
                              </w:rPr>
                              <m:t>-</m:t>
                            </m:r>
                            <m:r>
                              <w:rPr>
                                <w:rFonts w:ascii="Cambria Math" w:eastAsia="等线" w:hAnsi="Cambria Math" w:cs="Times New Roman"/>
                                <w:lang w:eastAsia="en-US"/>
                              </w:rPr>
                              <m:t>T</m:t>
                            </m:r>
                            <m:sSup>
                              <m:sSupPr>
                                <m:ctrlPr>
                                  <w:rPr>
                                    <w:rFonts w:ascii="Cambria Math" w:eastAsia="等线" w:hAnsi="Cambria Math" w:cs="Times New Roman"/>
                                    <w:lang w:eastAsia="en-US"/>
                                  </w:rPr>
                                </m:ctrlPr>
                              </m:sSupPr>
                              <m:e>
                                <m:r>
                                  <m:rPr>
                                    <m:sty m:val="p"/>
                                  </m:rPr>
                                  <w:rPr>
                                    <w:rFonts w:ascii="Cambria Math" w:eastAsia="等线" w:hAnsi="Cambria Math" w:cs="Times New Roman"/>
                                    <w:lang w:eastAsia="en-US"/>
                                  </w:rPr>
                                  <m:t>)</m:t>
                                </m:r>
                              </m:e>
                              <m:sup>
                                <m:r>
                                  <m:rPr>
                                    <m:sty m:val="p"/>
                                  </m:rPr>
                                  <w:rPr>
                                    <w:rFonts w:ascii="Cambria Math" w:eastAsia="等线" w:hAnsi="Cambria Math" w:cs="Times New Roman"/>
                                    <w:lang w:eastAsia="en-US"/>
                                  </w:rPr>
                                  <m:t>2</m:t>
                                </m:r>
                              </m:sup>
                            </m:sSup>
                            <m:r>
                              <m:rPr>
                                <m:sty m:val="p"/>
                              </m:rPr>
                              <w:rPr>
                                <w:rFonts w:ascii="Cambria Math" w:eastAsia="等线" w:hAnsi="Cambria Math" w:cs="Times New Roman"/>
                                <w:lang w:eastAsia="en-US"/>
                              </w:rPr>
                              <m:t>+1</m:t>
                            </m:r>
                          </m:den>
                        </m:f>
                      </m:e>
                      <m:e>
                        <m:r>
                          <w:rPr>
                            <w:rFonts w:ascii="Cambria Math" w:eastAsia="等线" w:hAnsi="Cambria Math" w:cs="Times New Roman"/>
                            <w:lang w:eastAsia="en-US"/>
                          </w:rPr>
                          <m:t>x</m:t>
                        </m:r>
                        <m:r>
                          <m:rPr>
                            <m:sty m:val="p"/>
                          </m:rPr>
                          <w:rPr>
                            <w:rFonts w:ascii="Cambria Math" w:eastAsia="等线" w:hAnsi="Cambria Math" w:cs="Times New Roman"/>
                            <w:lang w:eastAsia="en-US"/>
                          </w:rPr>
                          <m:t>&gt;</m:t>
                        </m:r>
                        <m:r>
                          <w:rPr>
                            <w:rFonts w:ascii="Cambria Math" w:eastAsia="等线" w:hAnsi="Cambria Math" w:cs="Times New Roman"/>
                            <w:lang w:eastAsia="en-US"/>
                          </w:rPr>
                          <m:t>T</m:t>
                        </m:r>
                      </m:e>
                    </m:mr>
                    <m:mr>
                      <m:e>
                        <m:r>
                          <m:rPr>
                            <m:sty m:val="p"/>
                          </m:rPr>
                          <w:rPr>
                            <w:rFonts w:ascii="Cambria Math" w:eastAsia="等线" w:hAnsi="Cambria Math" w:cs="Times New Roman"/>
                            <w:lang w:eastAsia="en-US"/>
                          </w:rPr>
                          <m:t>0</m:t>
                        </m:r>
                      </m:e>
                      <m:e>
                        <m:d>
                          <m:dPr>
                            <m:begChr m:val="|"/>
                            <m:endChr m:val="|"/>
                            <m:ctrlPr>
                              <w:rPr>
                                <w:rFonts w:ascii="Cambria Math" w:eastAsia="等线" w:hAnsi="Cambria Math" w:cs="Times New Roman"/>
                                <w:lang w:eastAsia="en-US"/>
                              </w:rPr>
                            </m:ctrlPr>
                          </m:dPr>
                          <m:e>
                            <m:r>
                              <w:rPr>
                                <w:rFonts w:ascii="Cambria Math" w:eastAsia="等线" w:hAnsi="Cambria Math" w:cs="Times New Roman"/>
                                <w:lang w:eastAsia="en-US"/>
                              </w:rPr>
                              <m:t>x</m:t>
                            </m:r>
                          </m:e>
                        </m:d>
                        <m:r>
                          <m:rPr>
                            <m:sty m:val="p"/>
                          </m:rPr>
                          <w:rPr>
                            <w:rFonts w:ascii="Cambria Math" w:eastAsia="等线" w:hAnsi="Cambria Math" w:cs="Times New Roman"/>
                            <w:lang w:eastAsia="en-US"/>
                          </w:rPr>
                          <m:t>≤</m:t>
                        </m:r>
                        <m:r>
                          <w:rPr>
                            <w:rFonts w:ascii="Cambria Math" w:eastAsia="等线" w:hAnsi="Cambria Math" w:cs="Times New Roman"/>
                            <w:lang w:eastAsia="en-US"/>
                          </w:rPr>
                          <m:t>T</m:t>
                        </m:r>
                      </m:e>
                    </m:mr>
                    <m:mr>
                      <m:e>
                        <m:r>
                          <w:rPr>
                            <w:rFonts w:ascii="Cambria Math" w:eastAsia="等线" w:hAnsi="Cambria Math" w:cs="Times New Roman"/>
                            <w:lang w:eastAsia="en-US"/>
                          </w:rPr>
                          <m:t>x</m:t>
                        </m:r>
                        <m:r>
                          <m:rPr>
                            <m:sty m:val="p"/>
                          </m:rPr>
                          <w:rPr>
                            <w:rFonts w:ascii="Cambria Math" w:eastAsia="等线" w:hAnsi="Cambria Math" w:cs="Times New Roman"/>
                            <w:lang w:eastAsia="en-US"/>
                          </w:rPr>
                          <m:t>-</m:t>
                        </m:r>
                        <m:f>
                          <m:fPr>
                            <m:ctrlPr>
                              <w:rPr>
                                <w:rFonts w:ascii="Cambria Math" w:eastAsia="等线" w:hAnsi="Cambria Math" w:cs="Times New Roman"/>
                                <w:lang w:eastAsia="en-US"/>
                              </w:rPr>
                            </m:ctrlPr>
                          </m:fPr>
                          <m:num>
                            <m:r>
                              <w:rPr>
                                <w:rFonts w:ascii="Cambria Math" w:eastAsia="等线" w:hAnsi="Cambria Math" w:cs="Times New Roman"/>
                                <w:lang w:eastAsia="en-US"/>
                              </w:rPr>
                              <m:t>x</m:t>
                            </m:r>
                          </m:num>
                          <m:den>
                            <m:r>
                              <m:rPr>
                                <m:sty m:val="p"/>
                              </m:rPr>
                              <w:rPr>
                                <w:rFonts w:ascii="Cambria Math" w:eastAsia="等线" w:hAnsi="Cambria Math" w:cs="Times New Roman"/>
                                <w:lang w:eastAsia="en-US"/>
                              </w:rPr>
                              <m:t>(</m:t>
                            </m:r>
                            <m:r>
                              <w:rPr>
                                <w:rFonts w:ascii="Cambria Math" w:eastAsia="等线" w:hAnsi="Cambria Math" w:cs="Times New Roman"/>
                                <w:lang w:eastAsia="en-US"/>
                              </w:rPr>
                              <m:t>x</m:t>
                            </m:r>
                            <m:r>
                              <m:rPr>
                                <m:sty m:val="p"/>
                              </m:rPr>
                              <w:rPr>
                                <w:rFonts w:ascii="Cambria Math" w:eastAsia="等线" w:hAnsi="Cambria Math" w:cs="Times New Roman"/>
                                <w:lang w:eastAsia="en-US"/>
                              </w:rPr>
                              <m:t>+</m:t>
                            </m:r>
                            <m:r>
                              <w:rPr>
                                <w:rFonts w:ascii="Cambria Math" w:eastAsia="等线" w:hAnsi="Cambria Math" w:cs="Times New Roman"/>
                                <w:lang w:eastAsia="en-US"/>
                              </w:rPr>
                              <m:t>T</m:t>
                            </m:r>
                            <m:sSup>
                              <m:sSupPr>
                                <m:ctrlPr>
                                  <w:rPr>
                                    <w:rFonts w:ascii="Cambria Math" w:eastAsia="等线" w:hAnsi="Cambria Math" w:cs="Times New Roman"/>
                                    <w:lang w:eastAsia="en-US"/>
                                  </w:rPr>
                                </m:ctrlPr>
                              </m:sSupPr>
                              <m:e>
                                <m:r>
                                  <m:rPr>
                                    <m:sty m:val="p"/>
                                  </m:rPr>
                                  <w:rPr>
                                    <w:rFonts w:ascii="Cambria Math" w:eastAsia="等线" w:hAnsi="Cambria Math" w:cs="Times New Roman"/>
                                    <w:lang w:eastAsia="en-US"/>
                                  </w:rPr>
                                  <m:t>)</m:t>
                                </m:r>
                              </m:e>
                              <m:sup>
                                <m:r>
                                  <m:rPr>
                                    <m:sty m:val="p"/>
                                  </m:rPr>
                                  <w:rPr>
                                    <w:rFonts w:ascii="Cambria Math" w:eastAsia="等线" w:hAnsi="Cambria Math" w:cs="Times New Roman"/>
                                    <w:lang w:eastAsia="en-US"/>
                                  </w:rPr>
                                  <m:t>2</m:t>
                                </m:r>
                              </m:sup>
                            </m:sSup>
                            <m:r>
                              <m:rPr>
                                <m:sty m:val="p"/>
                              </m:rPr>
                              <w:rPr>
                                <w:rFonts w:ascii="Cambria Math" w:eastAsia="等线" w:hAnsi="Cambria Math" w:cs="Times New Roman"/>
                                <w:lang w:eastAsia="en-US"/>
                              </w:rPr>
                              <m:t>+1</m:t>
                            </m:r>
                          </m:den>
                        </m:f>
                      </m:e>
                      <m:e>
                        <m:r>
                          <w:rPr>
                            <w:rFonts w:ascii="Cambria Math" w:eastAsia="等线" w:hAnsi="Cambria Math" w:cs="Times New Roman"/>
                            <w:lang w:eastAsia="en-US"/>
                          </w:rPr>
                          <m:t>x</m:t>
                        </m:r>
                        <m:r>
                          <m:rPr>
                            <m:sty m:val="p"/>
                          </m:rPr>
                          <w:rPr>
                            <w:rFonts w:ascii="Cambria Math" w:eastAsia="等线" w:hAnsi="Cambria Math" w:cs="Times New Roman"/>
                            <w:lang w:eastAsia="en-US"/>
                          </w:rPr>
                          <m:t>&lt;-</m:t>
                        </m:r>
                        <m:r>
                          <w:rPr>
                            <w:rFonts w:ascii="Cambria Math" w:eastAsia="等线" w:hAnsi="Cambria Math" w:cs="Times New Roman"/>
                            <w:lang w:eastAsia="en-US"/>
                          </w:rPr>
                          <m:t>T</m:t>
                        </m:r>
                      </m:e>
                    </m:mr>
                  </m:m>
                </m:e>
              </m:d>
              <m:r>
                <w:rPr>
                  <w:rFonts w:ascii="Cambria Math" w:eastAsia="等线" w:hAnsi="Cambria Math" w:cs="Times New Roman"/>
                  <w:lang w:eastAsia="en-US"/>
                </w:rPr>
                <m:t>#(</m:t>
              </m:r>
              <m:r>
                <m:rPr>
                  <m:sty m:val="p"/>
                </m:rPr>
                <w:rPr>
                  <w:rFonts w:ascii="Cambria Math" w:eastAsia="等线" w:hAnsi="Cambria Math" w:cs="Times New Roman"/>
                  <w:lang w:eastAsia="en-US"/>
                </w:rPr>
                <w:fldChar w:fldCharType="begin"/>
              </m:r>
              <m:r>
                <m:rPr>
                  <m:sty m:val="p"/>
                </m:rPr>
                <w:rPr>
                  <w:rFonts w:ascii="Cambria Math" w:eastAsia="等线" w:hAnsi="Cambria Math" w:cs="Times New Roman"/>
                  <w:lang w:eastAsia="en-US"/>
                </w:rPr>
                <m:t xml:space="preserve"> AUTONUM  \* Arabic </m:t>
              </m:r>
              <m:r>
                <m:rPr>
                  <m:sty m:val="p"/>
                </m:rPr>
                <w:rPr>
                  <w:rFonts w:ascii="Cambria Math" w:eastAsia="等线" w:hAnsi="Cambria Math" w:cs="Times New Roman"/>
                  <w:lang w:eastAsia="en-US"/>
                </w:rPr>
                <w:fldChar w:fldCharType="end"/>
              </m:r>
              <m:r>
                <w:rPr>
                  <w:rFonts w:ascii="Cambria Math" w:eastAsia="等线" w:hAnsi="Cambria Math" w:cs="Times New Roman"/>
                  <w:lang w:eastAsia="en-US"/>
                </w:rPr>
                <m:t>)</m:t>
              </m:r>
              <m:ctrlPr>
                <w:rPr>
                  <w:rFonts w:ascii="Cambria Math" w:hAnsi="Cambria Math"/>
                  <w:i/>
                </w:rPr>
              </m:ctrlPr>
            </m:e>
          </m:eqArr>
        </m:oMath>
      </m:oMathPara>
    </w:p>
    <w:p w14:paraId="7AA838A1" w14:textId="77777777" w:rsidR="000D5ACB" w:rsidRDefault="0082189E">
      <w:pPr>
        <w:ind w:firstLine="480"/>
      </w:pPr>
      <w:r>
        <w:t>其中</w:t>
      </w:r>
      <m:oMath>
        <m:r>
          <w:rPr>
            <w:rFonts w:ascii="Cambria Math" w:hAnsi="Cambria Math"/>
          </w:rPr>
          <m:t>N</m:t>
        </m:r>
      </m:oMath>
      <w:r>
        <w:t>为序列长度，</w:t>
      </w:r>
      <m:oMath>
        <m:r>
          <w:rPr>
            <w:rFonts w:ascii="Cambria Math" w:hAnsi="Cambria Math"/>
          </w:rPr>
          <m:t>σ</m:t>
        </m:r>
      </m:oMath>
      <w:r>
        <w:t>为样本标准差。小波变换的次数是一个经验值，次数过少会</w:t>
      </w:r>
      <w:proofErr w:type="gramStart"/>
      <w:r>
        <w:t>导致去噪</w:t>
      </w:r>
      <w:r>
        <w:rPr>
          <w:rFonts w:hint="eastAsia"/>
        </w:rPr>
        <w:t>不足</w:t>
      </w:r>
      <w:proofErr w:type="gramEnd"/>
      <w:r>
        <w:t>，次数过多又会使得序列过度平滑从而丧失过多信息。基于后面的模型预测表现，我们</w:t>
      </w:r>
      <w:r>
        <w:lastRenderedPageBreak/>
        <w:t>对原始序列进行</w:t>
      </w:r>
      <w:r>
        <w:t>2</w:t>
      </w:r>
      <w:r>
        <w:t>次小波变换，小</w:t>
      </w:r>
      <w:proofErr w:type="gramStart"/>
      <w:r>
        <w:t>波去噪效果</w:t>
      </w:r>
      <w:proofErr w:type="gramEnd"/>
      <w:r>
        <w:t>见</w:t>
      </w:r>
      <w:r>
        <w:rPr>
          <w:rFonts w:hint="eastAsia"/>
        </w:rPr>
        <w:t>图</w:t>
      </w:r>
      <w:r>
        <w:rPr>
          <w:rFonts w:hint="eastAsia"/>
        </w:rPr>
        <w:t>12</w:t>
      </w:r>
      <w:r>
        <w:t>。</w:t>
      </w:r>
    </w:p>
    <w:p w14:paraId="229171A6" w14:textId="77777777" w:rsidR="000D5ACB" w:rsidRDefault="0082189E">
      <w:pPr>
        <w:ind w:firstLineChars="0" w:firstLine="0"/>
        <w:jc w:val="center"/>
      </w:pPr>
      <w:bookmarkStart w:id="44" w:name="_Ref77944135"/>
      <w:r>
        <w:rPr>
          <w:noProof/>
        </w:rPr>
        <w:drawing>
          <wp:inline distT="0" distB="0" distL="0" distR="0" wp14:anchorId="7D0113B1" wp14:editId="2D5D6B1C">
            <wp:extent cx="3708400" cy="2759075"/>
            <wp:effectExtent l="0" t="0" r="635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19063" cy="2767349"/>
                    </a:xfrm>
                    <a:prstGeom prst="rect">
                      <a:avLst/>
                    </a:prstGeom>
                    <a:noFill/>
                    <a:ln>
                      <a:noFill/>
                    </a:ln>
                  </pic:spPr>
                </pic:pic>
              </a:graphicData>
            </a:graphic>
          </wp:inline>
        </w:drawing>
      </w:r>
    </w:p>
    <w:p w14:paraId="4A63B170" w14:textId="08D062C1" w:rsidR="00421442" w:rsidRPr="00EE7410" w:rsidRDefault="0082189E" w:rsidP="00EE7410">
      <w:pPr>
        <w:ind w:firstLine="420"/>
        <w:jc w:val="center"/>
        <w:rPr>
          <w:sz w:val="21"/>
          <w:szCs w:val="18"/>
        </w:rPr>
      </w:pPr>
      <w:bookmarkStart w:id="45" w:name="_Ref78460758"/>
      <w:bookmarkStart w:id="46" w:name="_Toc78475943"/>
      <w:r w:rsidRPr="00EE7410">
        <w:rPr>
          <w:rFonts w:hint="eastAsia"/>
          <w:sz w:val="21"/>
          <w:szCs w:val="18"/>
        </w:rPr>
        <w:t>图</w:t>
      </w:r>
      <w:r w:rsidRPr="00EE7410">
        <w:rPr>
          <w:rFonts w:hint="eastAsia"/>
          <w:sz w:val="21"/>
          <w:szCs w:val="18"/>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图</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12</w:t>
      </w:r>
      <w:r w:rsidRPr="00EE7410">
        <w:rPr>
          <w:sz w:val="21"/>
          <w:szCs w:val="18"/>
        </w:rPr>
        <w:fldChar w:fldCharType="end"/>
      </w:r>
      <w:bookmarkEnd w:id="44"/>
      <w:bookmarkEnd w:id="45"/>
      <w:r w:rsidRPr="00EE7410">
        <w:rPr>
          <w:sz w:val="21"/>
          <w:szCs w:val="18"/>
        </w:rPr>
        <w:t xml:space="preserve"> </w:t>
      </w:r>
      <w:r w:rsidRPr="00EE7410">
        <w:rPr>
          <w:rFonts w:hint="eastAsia"/>
          <w:sz w:val="21"/>
          <w:szCs w:val="18"/>
        </w:rPr>
        <w:t>前</w:t>
      </w:r>
      <w:r w:rsidRPr="00EE7410">
        <w:rPr>
          <w:rFonts w:hint="eastAsia"/>
          <w:sz w:val="21"/>
          <w:szCs w:val="18"/>
        </w:rPr>
        <w:t>100</w:t>
      </w:r>
      <w:r w:rsidRPr="00EE7410">
        <w:rPr>
          <w:rFonts w:hint="eastAsia"/>
          <w:sz w:val="21"/>
          <w:szCs w:val="18"/>
        </w:rPr>
        <w:t>天小</w:t>
      </w:r>
      <w:proofErr w:type="gramStart"/>
      <w:r w:rsidRPr="00EE7410">
        <w:rPr>
          <w:rFonts w:hint="eastAsia"/>
          <w:sz w:val="21"/>
          <w:szCs w:val="18"/>
        </w:rPr>
        <w:t>波去噪</w:t>
      </w:r>
      <w:proofErr w:type="gramEnd"/>
      <w:r w:rsidRPr="00EE7410">
        <w:rPr>
          <w:rFonts w:hint="eastAsia"/>
          <w:sz w:val="21"/>
          <w:szCs w:val="18"/>
        </w:rPr>
        <w:t>效果（本图日本为例），其中蓝色线表示原始数据，</w:t>
      </w:r>
    </w:p>
    <w:p w14:paraId="40C1BC34" w14:textId="7EF9A609" w:rsidR="000D5ACB" w:rsidRPr="00EE7410" w:rsidRDefault="0082189E" w:rsidP="00EE7410">
      <w:pPr>
        <w:ind w:firstLine="420"/>
        <w:jc w:val="center"/>
        <w:rPr>
          <w:sz w:val="21"/>
          <w:szCs w:val="18"/>
        </w:rPr>
      </w:pPr>
      <w:r w:rsidRPr="00EE7410">
        <w:rPr>
          <w:rFonts w:hint="eastAsia"/>
          <w:sz w:val="21"/>
          <w:szCs w:val="18"/>
        </w:rPr>
        <w:t>红色线表示</w:t>
      </w:r>
      <w:proofErr w:type="gramStart"/>
      <w:r w:rsidRPr="00EE7410">
        <w:rPr>
          <w:rFonts w:hint="eastAsia"/>
          <w:sz w:val="21"/>
          <w:szCs w:val="18"/>
        </w:rPr>
        <w:t>去噪后</w:t>
      </w:r>
      <w:proofErr w:type="gramEnd"/>
      <w:r w:rsidRPr="00EE7410">
        <w:rPr>
          <w:rFonts w:hint="eastAsia"/>
          <w:sz w:val="21"/>
          <w:szCs w:val="18"/>
        </w:rPr>
        <w:t>的数据</w:t>
      </w:r>
      <w:bookmarkEnd w:id="46"/>
    </w:p>
    <w:p w14:paraId="635DFAFE" w14:textId="77777777" w:rsidR="000D5ACB" w:rsidRDefault="0082189E">
      <w:pPr>
        <w:numPr>
          <w:ilvl w:val="0"/>
          <w:numId w:val="1"/>
        </w:numPr>
        <w:ind w:firstLineChars="0"/>
      </w:pPr>
      <w:r>
        <w:t>数据集分割</w:t>
      </w:r>
    </w:p>
    <w:p w14:paraId="2772D5E4" w14:textId="779A3B0B" w:rsidR="000D5ACB" w:rsidRDefault="0082189E">
      <w:pPr>
        <w:ind w:firstLine="480"/>
      </w:pPr>
      <w:bookmarkStart w:id="47" w:name="_Ref77944096"/>
      <w:r>
        <w:t>我们使用前</w:t>
      </w:r>
      <w:r>
        <w:t>90</w:t>
      </w:r>
      <w:r>
        <w:t>天的疫情数据预测后</w:t>
      </w:r>
      <w:r>
        <w:t>30</w:t>
      </w:r>
      <w:r>
        <w:t>天的感染人数走向，原始数据集中收集的每个国家疫情数据从</w:t>
      </w:r>
      <w:r>
        <w:t>2020</w:t>
      </w:r>
      <w:r>
        <w:t>年</w:t>
      </w:r>
      <w:r>
        <w:t>2</w:t>
      </w:r>
      <w:r>
        <w:t>月</w:t>
      </w:r>
      <w:r>
        <w:t>15</w:t>
      </w:r>
      <w:r>
        <w:t>日到</w:t>
      </w:r>
      <w:r>
        <w:t>2021</w:t>
      </w:r>
      <w:r>
        <w:t>年</w:t>
      </w:r>
      <w:r>
        <w:t>6</w:t>
      </w:r>
      <w:r>
        <w:t>月</w:t>
      </w:r>
      <w:r>
        <w:t>10</w:t>
      </w:r>
      <w:r>
        <w:t>日共</w:t>
      </w:r>
      <w:r>
        <w:t>482</w:t>
      </w:r>
      <w:r>
        <w:t>天，我们将前</w:t>
      </w:r>
      <w:r>
        <w:t>70%</w:t>
      </w:r>
      <w:r>
        <w:rPr>
          <w:rFonts w:hint="eastAsia"/>
        </w:rPr>
        <w:t>作为</w:t>
      </w:r>
      <w:r>
        <w:t>训练集训练模型</w:t>
      </w:r>
      <w:r>
        <w:rPr>
          <w:rFonts w:hint="eastAsia"/>
        </w:rPr>
        <w:t>，</w:t>
      </w:r>
      <w:r>
        <w:t>中间</w:t>
      </w:r>
      <w:r>
        <w:t>10%</w:t>
      </w:r>
      <w:r>
        <w:rPr>
          <w:rFonts w:hint="eastAsia"/>
        </w:rPr>
        <w:t>作为</w:t>
      </w:r>
      <w:r>
        <w:t>验证集寻找最佳参数</w:t>
      </w:r>
      <w:r>
        <w:rPr>
          <w:rFonts w:hint="eastAsia"/>
        </w:rPr>
        <w:t>，</w:t>
      </w:r>
      <w:r>
        <w:t>最后</w:t>
      </w:r>
      <w:r>
        <w:t>20%</w:t>
      </w:r>
      <w:r>
        <w:t>数据</w:t>
      </w:r>
      <w:r>
        <w:rPr>
          <w:rFonts w:hint="eastAsia"/>
        </w:rPr>
        <w:t>作为</w:t>
      </w:r>
      <w:r>
        <w:t>测试集检验模型的预测能力，同时保证未来数据不会出现在历史数据中。使用时间步长为</w:t>
      </w:r>
      <w:r>
        <w:t>120</w:t>
      </w:r>
      <w:r>
        <w:t>的滑动窗口，将前</w:t>
      </w:r>
      <w:r>
        <w:t>90</w:t>
      </w:r>
      <w:r>
        <w:t>天数据作为输入，后</w:t>
      </w:r>
      <w:r>
        <w:t>30</w:t>
      </w:r>
      <w:r>
        <w:t>天数据作为标签构造样本。注意，这里的输入、输出序列长度可任意选取。具体构造方式见</w:t>
      </w:r>
      <w:r>
        <w:fldChar w:fldCharType="begin"/>
      </w:r>
      <w:r>
        <w:instrText xml:space="preserve"> REF _Ref78460778 \h  \* MERGEFORMAT </w:instrText>
      </w:r>
      <w:r>
        <w:fldChar w:fldCharType="separate"/>
      </w:r>
      <w:r w:rsidR="008F7BB7" w:rsidRPr="008F7BB7">
        <w:rPr>
          <w:rFonts w:hint="eastAsia"/>
        </w:rPr>
        <w:t>图</w:t>
      </w:r>
      <w:r w:rsidR="008F7BB7" w:rsidRPr="008F7BB7">
        <w:rPr>
          <w:rFonts w:hint="eastAsia"/>
        </w:rPr>
        <w:t xml:space="preserve"> </w:t>
      </w:r>
      <w:r w:rsidR="008F7BB7" w:rsidRPr="008F7BB7">
        <w:t>13</w:t>
      </w:r>
      <w:r>
        <w:fldChar w:fldCharType="end"/>
      </w:r>
      <w:r>
        <w:rPr>
          <w:rFonts w:hint="eastAsia"/>
        </w:rPr>
        <w:t>。在进行训练时，</w:t>
      </w:r>
      <w:r>
        <w:t>使用根均方误差作为损失函数，在</w:t>
      </w:r>
      <w:r>
        <w:t>python3.6</w:t>
      </w:r>
      <w:r>
        <w:t>、</w:t>
      </w:r>
      <w:r>
        <w:t>pytorch-1.7.1GPU</w:t>
      </w:r>
      <w:proofErr w:type="gramStart"/>
      <w:r>
        <w:t>版环境</w:t>
      </w:r>
      <w:proofErr w:type="gramEnd"/>
      <w:r>
        <w:t>下运行代码，优化算法选用</w:t>
      </w:r>
      <w:r>
        <w:t>Adam</w:t>
      </w:r>
      <w:r>
        <w:t>。</w:t>
      </w:r>
    </w:p>
    <w:p w14:paraId="7B8449B7" w14:textId="77777777" w:rsidR="000D5ACB" w:rsidRDefault="0082189E">
      <w:pPr>
        <w:ind w:firstLineChars="0" w:firstLine="0"/>
        <w:jc w:val="center"/>
      </w:pPr>
      <w:r>
        <w:rPr>
          <w:rFonts w:hint="eastAsia"/>
          <w:noProof/>
        </w:rPr>
        <w:drawing>
          <wp:inline distT="0" distB="0" distL="0" distR="0" wp14:anchorId="73E2DAAC" wp14:editId="60EBFFF4">
            <wp:extent cx="5975985" cy="1715770"/>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983457" cy="1718418"/>
                    </a:xfrm>
                    <a:prstGeom prst="rect">
                      <a:avLst/>
                    </a:prstGeom>
                    <a:noFill/>
                    <a:ln>
                      <a:noFill/>
                    </a:ln>
                  </pic:spPr>
                </pic:pic>
              </a:graphicData>
            </a:graphic>
          </wp:inline>
        </w:drawing>
      </w:r>
    </w:p>
    <w:p w14:paraId="1D0CF309" w14:textId="3B6F8A24" w:rsidR="000D5ACB" w:rsidRDefault="0082189E" w:rsidP="00EE7410">
      <w:pPr>
        <w:ind w:firstLine="420"/>
        <w:jc w:val="center"/>
        <w:rPr>
          <w:sz w:val="21"/>
          <w:szCs w:val="18"/>
        </w:rPr>
      </w:pPr>
      <w:bookmarkStart w:id="48" w:name="_Ref78460778"/>
      <w:bookmarkStart w:id="49" w:name="_Toc78475944"/>
      <w:r w:rsidRPr="00EE7410">
        <w:rPr>
          <w:rFonts w:hint="eastAsia"/>
          <w:sz w:val="21"/>
          <w:szCs w:val="18"/>
        </w:rPr>
        <w:t>图</w:t>
      </w:r>
      <w:r w:rsidRPr="00EE7410">
        <w:rPr>
          <w:rFonts w:hint="eastAsia"/>
          <w:sz w:val="21"/>
          <w:szCs w:val="18"/>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图</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13</w:t>
      </w:r>
      <w:r w:rsidRPr="00EE7410">
        <w:rPr>
          <w:sz w:val="21"/>
          <w:szCs w:val="18"/>
        </w:rPr>
        <w:fldChar w:fldCharType="end"/>
      </w:r>
      <w:bookmarkEnd w:id="47"/>
      <w:bookmarkEnd w:id="48"/>
      <w:r w:rsidRPr="00EE7410">
        <w:rPr>
          <w:sz w:val="21"/>
          <w:szCs w:val="18"/>
        </w:rPr>
        <w:t xml:space="preserve"> </w:t>
      </w:r>
      <w:r w:rsidRPr="00EE7410">
        <w:rPr>
          <w:rFonts w:hint="eastAsia"/>
          <w:sz w:val="21"/>
          <w:szCs w:val="18"/>
        </w:rPr>
        <w:t>训练集和测试集构造方法</w:t>
      </w:r>
      <w:bookmarkEnd w:id="49"/>
    </w:p>
    <w:p w14:paraId="41136D6E" w14:textId="77777777" w:rsidR="00DC0489" w:rsidRPr="00EE7410" w:rsidRDefault="00DC0489" w:rsidP="00EE7410">
      <w:pPr>
        <w:ind w:firstLine="420"/>
        <w:jc w:val="center"/>
        <w:rPr>
          <w:sz w:val="21"/>
          <w:szCs w:val="18"/>
        </w:rPr>
      </w:pPr>
    </w:p>
    <w:p w14:paraId="14D455FF" w14:textId="77777777" w:rsidR="000D5ACB" w:rsidRDefault="0082189E">
      <w:pPr>
        <w:pStyle w:val="2"/>
        <w:ind w:firstLine="562"/>
        <w:rPr>
          <w:rFonts w:hint="default"/>
        </w:rPr>
      </w:pPr>
      <w:bookmarkStart w:id="50" w:name="_Toc78578929"/>
      <w:r>
        <w:rPr>
          <w:rFonts w:hint="default"/>
        </w:rPr>
        <w:lastRenderedPageBreak/>
        <w:t>（三）</w:t>
      </w:r>
      <w:r>
        <w:t>训练结果与分析</w:t>
      </w:r>
      <w:bookmarkEnd w:id="50"/>
    </w:p>
    <w:p w14:paraId="30F3D42E" w14:textId="77000F14" w:rsidR="000D5ACB" w:rsidRDefault="0082189E">
      <w:pPr>
        <w:ind w:firstLine="480"/>
      </w:pPr>
      <w:r>
        <w:t>我们</w:t>
      </w:r>
      <w:r>
        <w:rPr>
          <w:rFonts w:hint="eastAsia"/>
        </w:rPr>
        <w:t>这里</w:t>
      </w:r>
      <w:r>
        <w:t>使用日本、英国的疫情数据用作模型训练及测试展示</w:t>
      </w:r>
      <w:r>
        <w:rPr>
          <w:rFonts w:hint="eastAsia"/>
        </w:rPr>
        <w:t>，模型训练</w:t>
      </w:r>
      <w:r>
        <w:t>效果见</w:t>
      </w:r>
      <w:r>
        <w:rPr>
          <w:rFonts w:hint="eastAsia"/>
        </w:rPr>
        <w:t>图</w:t>
      </w:r>
      <w:r>
        <w:rPr>
          <w:rFonts w:hint="eastAsia"/>
        </w:rPr>
        <w:t>14</w:t>
      </w:r>
      <w:r>
        <w:t>和</w:t>
      </w:r>
      <w:r>
        <w:rPr>
          <w:rFonts w:hint="eastAsia"/>
        </w:rPr>
        <w:t>图</w:t>
      </w:r>
      <w:r>
        <w:rPr>
          <w:rFonts w:hint="eastAsia"/>
        </w:rPr>
        <w:t>15</w:t>
      </w:r>
      <w:r>
        <w:t>，可以看到</w:t>
      </w:r>
      <w:r>
        <w:t>LSTM</w:t>
      </w:r>
      <w:r>
        <w:t>能大致预测出感染人数的走向。由于疾病过程中掺杂过多的政治、文化、气候和生物因素，使得疾病感染人数序列具有显著的</w:t>
      </w:r>
      <w:r>
        <w:rPr>
          <w:rFonts w:hint="eastAsia"/>
        </w:rPr>
        <w:t>波动</w:t>
      </w:r>
      <w:r>
        <w:t>性，即序列的趋势和季节性随时间而变化，使得人工从原始序列中找到内在规律几乎不可能。分析日本在对待疫情方面的政策及最近英国新出现的新冠病毒变种，</w:t>
      </w:r>
      <w:r>
        <w:t>LSTM</w:t>
      </w:r>
      <w:r>
        <w:t>网络可能通过数据捕捉到了日本政府政策的</w:t>
      </w:r>
      <w:r>
        <w:t>“</w:t>
      </w:r>
      <w:r>
        <w:t>周期性</w:t>
      </w:r>
      <w:r>
        <w:t>”</w:t>
      </w:r>
      <w:r>
        <w:t>及新冠病毒变种的传播规律。同时，随着疫情数据的不断更新，我们的模型也能够从新的数据中进一步学习其内在规律，也即有着</w:t>
      </w:r>
      <w:r>
        <w:rPr>
          <w:rFonts w:hint="eastAsia"/>
        </w:rPr>
        <w:t>“</w:t>
      </w:r>
      <w:r>
        <w:t>滚动预测</w:t>
      </w:r>
      <w:r>
        <w:rPr>
          <w:rFonts w:hint="eastAsia"/>
        </w:rPr>
        <w:t>”</w:t>
      </w:r>
      <w:r>
        <w:t>的能力。</w:t>
      </w:r>
    </w:p>
    <w:p w14:paraId="584F5FE2" w14:textId="7A06249C" w:rsidR="008C743E" w:rsidRDefault="008C743E" w:rsidP="008C743E">
      <w:pPr>
        <w:ind w:firstLineChars="0" w:firstLine="0"/>
        <w:jc w:val="center"/>
      </w:pPr>
      <w:r>
        <w:rPr>
          <w:noProof/>
        </w:rPr>
        <w:drawing>
          <wp:inline distT="0" distB="0" distL="0" distR="0" wp14:anchorId="12C0771A" wp14:editId="4B85F6E2">
            <wp:extent cx="5337717" cy="2680652"/>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65936" cy="2694824"/>
                    </a:xfrm>
                    <a:prstGeom prst="rect">
                      <a:avLst/>
                    </a:prstGeom>
                    <a:noFill/>
                    <a:ln>
                      <a:noFill/>
                    </a:ln>
                  </pic:spPr>
                </pic:pic>
              </a:graphicData>
            </a:graphic>
          </wp:inline>
        </w:drawing>
      </w:r>
    </w:p>
    <w:p w14:paraId="7D1E7C69" w14:textId="68C8EB27" w:rsidR="000D5ACB" w:rsidRDefault="0082189E" w:rsidP="00EE7410">
      <w:pPr>
        <w:ind w:firstLine="420"/>
        <w:jc w:val="center"/>
        <w:rPr>
          <w:sz w:val="21"/>
          <w:szCs w:val="18"/>
        </w:rPr>
      </w:pPr>
      <w:bookmarkStart w:id="51" w:name="_Ref77944020"/>
      <w:bookmarkStart w:id="52" w:name="_Toc78475945"/>
      <w:r w:rsidRPr="00EE7410">
        <w:rPr>
          <w:rFonts w:hint="eastAsia"/>
          <w:sz w:val="21"/>
          <w:szCs w:val="18"/>
        </w:rPr>
        <w:t>图</w:t>
      </w:r>
      <w:r w:rsidRPr="00EE7410">
        <w:rPr>
          <w:rFonts w:hint="eastAsia"/>
          <w:sz w:val="21"/>
          <w:szCs w:val="18"/>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图</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14</w:t>
      </w:r>
      <w:r w:rsidRPr="00EE7410">
        <w:rPr>
          <w:sz w:val="21"/>
          <w:szCs w:val="18"/>
        </w:rPr>
        <w:fldChar w:fldCharType="end"/>
      </w:r>
      <w:bookmarkEnd w:id="51"/>
      <w:r w:rsidRPr="00EE7410">
        <w:rPr>
          <w:sz w:val="21"/>
          <w:szCs w:val="18"/>
        </w:rPr>
        <w:t xml:space="preserve"> </w:t>
      </w:r>
      <w:r w:rsidRPr="00EE7410">
        <w:rPr>
          <w:rFonts w:hint="eastAsia"/>
          <w:sz w:val="21"/>
          <w:szCs w:val="18"/>
        </w:rPr>
        <w:t>日本疫情预测结果，其中红色为预测值，蓝色为实际真实值</w:t>
      </w:r>
      <w:bookmarkEnd w:id="52"/>
    </w:p>
    <w:p w14:paraId="7EF21619" w14:textId="77777777" w:rsidR="00B95FCB" w:rsidRPr="00EE7410" w:rsidRDefault="00B95FCB" w:rsidP="00EE7410">
      <w:pPr>
        <w:ind w:firstLine="420"/>
        <w:jc w:val="center"/>
        <w:rPr>
          <w:sz w:val="21"/>
          <w:szCs w:val="18"/>
        </w:rPr>
      </w:pPr>
    </w:p>
    <w:p w14:paraId="1597C3B4" w14:textId="6CD0EB74" w:rsidR="000D5ACB" w:rsidRDefault="008C743E">
      <w:pPr>
        <w:ind w:firstLineChars="0" w:firstLine="0"/>
        <w:jc w:val="center"/>
      </w:pPr>
      <w:r>
        <w:rPr>
          <w:noProof/>
        </w:rPr>
        <w:drawing>
          <wp:inline distT="0" distB="0" distL="0" distR="0" wp14:anchorId="44AE16E2" wp14:editId="274CC11C">
            <wp:extent cx="5315415" cy="26369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57448" cy="2657827"/>
                    </a:xfrm>
                    <a:prstGeom prst="rect">
                      <a:avLst/>
                    </a:prstGeom>
                    <a:noFill/>
                    <a:ln>
                      <a:noFill/>
                    </a:ln>
                  </pic:spPr>
                </pic:pic>
              </a:graphicData>
            </a:graphic>
          </wp:inline>
        </w:drawing>
      </w:r>
    </w:p>
    <w:p w14:paraId="7A3B9818" w14:textId="171FB209" w:rsidR="000D5ACB" w:rsidRPr="00EE7410" w:rsidRDefault="0082189E" w:rsidP="00EE7410">
      <w:pPr>
        <w:ind w:firstLine="420"/>
        <w:jc w:val="center"/>
        <w:rPr>
          <w:sz w:val="21"/>
          <w:szCs w:val="18"/>
        </w:rPr>
      </w:pPr>
      <w:bookmarkStart w:id="53" w:name="_Ref77944024"/>
      <w:bookmarkStart w:id="54" w:name="_Toc78475946"/>
      <w:r w:rsidRPr="00EE7410">
        <w:rPr>
          <w:rFonts w:hint="eastAsia"/>
          <w:sz w:val="21"/>
          <w:szCs w:val="18"/>
        </w:rPr>
        <w:t>图</w:t>
      </w:r>
      <w:r w:rsidRPr="00EE7410">
        <w:rPr>
          <w:rFonts w:hint="eastAsia"/>
          <w:sz w:val="21"/>
          <w:szCs w:val="18"/>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图</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15</w:t>
      </w:r>
      <w:r w:rsidRPr="00EE7410">
        <w:rPr>
          <w:sz w:val="21"/>
          <w:szCs w:val="18"/>
        </w:rPr>
        <w:fldChar w:fldCharType="end"/>
      </w:r>
      <w:bookmarkEnd w:id="53"/>
      <w:r w:rsidRPr="00EE7410">
        <w:rPr>
          <w:sz w:val="21"/>
          <w:szCs w:val="18"/>
        </w:rPr>
        <w:t xml:space="preserve"> </w:t>
      </w:r>
      <w:r w:rsidRPr="00EE7410">
        <w:rPr>
          <w:rFonts w:hint="eastAsia"/>
          <w:sz w:val="21"/>
          <w:szCs w:val="18"/>
        </w:rPr>
        <w:t>英国疫情预测结果，其中红色为预测值，蓝色为实际真实值</w:t>
      </w:r>
      <w:bookmarkEnd w:id="54"/>
    </w:p>
    <w:p w14:paraId="4CF96144" w14:textId="0D1BB85A" w:rsidR="00EB3E1F" w:rsidRDefault="00EB3E1F" w:rsidP="00EB3E1F">
      <w:pPr>
        <w:pStyle w:val="1"/>
        <w:spacing w:before="326"/>
        <w:ind w:firstLine="602"/>
      </w:pPr>
      <w:bookmarkStart w:id="55" w:name="_Toc78578930"/>
      <w:r>
        <w:rPr>
          <w:rFonts w:hint="eastAsia"/>
        </w:rPr>
        <w:lastRenderedPageBreak/>
        <w:t>五、基本再生数估计</w:t>
      </w:r>
      <w:bookmarkEnd w:id="55"/>
    </w:p>
    <w:p w14:paraId="746D095C" w14:textId="77777777" w:rsidR="00802F97" w:rsidRDefault="00802F97" w:rsidP="00802F97">
      <w:pPr>
        <w:ind w:firstLine="480"/>
      </w:pPr>
      <w:r>
        <w:t>基本再生数，亦称基本再生率，符号记作</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是一种流行病学指标，通常解释为患病个体在感染期间所引发的平均感染人数，可用来描述传染病原体的传染性或可传播性。由于传染性是人类行为和病原体生物特征的函数，故在特定场景下的疾病传播，其传染病原体的基本再生数是一个常数。在经典的流行病学模型中（例如</w:t>
      </w:r>
      <w:r>
        <w:t>SI</w:t>
      </w:r>
      <w:r>
        <w:t>、</w:t>
      </w:r>
      <w:r>
        <w:t>SIS</w:t>
      </w:r>
      <w:r>
        <w:t>），传染病原体</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的大小决定了其引发的疫情是否会爆发及爆发的规模</w:t>
      </w:r>
      <w:r>
        <w:rPr>
          <w:rFonts w:hint="eastAsia"/>
        </w:rPr>
        <w:t xml:space="preserve"> [</w:t>
      </w:r>
      <w:r>
        <w:endnoteReference w:id="19"/>
      </w:r>
      <w:r>
        <w:t>,</w:t>
      </w:r>
      <w:r>
        <w:endnoteReference w:id="20"/>
      </w:r>
      <w:r>
        <w:t>]</w:t>
      </w:r>
      <w:r>
        <w:t>。</w:t>
      </w:r>
      <w:r>
        <w:rPr>
          <w:rFonts w:hint="eastAsia"/>
        </w:rPr>
        <w:t>由</w:t>
      </w:r>
      <w:r>
        <w:t>以上可知，基本再生数</w:t>
      </w:r>
      <w:r>
        <w:rPr>
          <w:rFonts w:hint="eastAsia"/>
        </w:rPr>
        <w:t>是</w:t>
      </w:r>
      <w:r>
        <w:t>一个简洁且有效的流行病衡量指标，它能够帮助我们了解流行病的传播潜力并据此</w:t>
      </w:r>
      <w:r>
        <w:rPr>
          <w:rFonts w:hint="eastAsia"/>
        </w:rPr>
        <w:t>给出</w:t>
      </w:r>
      <w:r>
        <w:t>合理的防疫措施。</w:t>
      </w:r>
    </w:p>
    <w:p w14:paraId="160CFEF8" w14:textId="77777777" w:rsidR="00802F97" w:rsidRDefault="00802F97" w:rsidP="00802F97">
      <w:pPr>
        <w:ind w:firstLine="480"/>
      </w:pPr>
      <w:proofErr w:type="gramStart"/>
      <w:r>
        <w:t>以估计</w:t>
      </w:r>
      <w:proofErr w:type="gramEnd"/>
      <w:r>
        <w:t>日本</w:t>
      </w:r>
      <w:r>
        <w:rPr>
          <w:rFonts w:hint="eastAsia"/>
        </w:rPr>
        <w:t>新冠</w:t>
      </w:r>
      <w:r>
        <w:t>疫情的基本再生数为例</w:t>
      </w:r>
      <w:r>
        <w:rPr>
          <w:rFonts w:hint="eastAsia"/>
        </w:rPr>
        <w:t>，</w:t>
      </w:r>
      <w:r>
        <w:t>所用疫情数据从</w:t>
      </w:r>
      <w:r>
        <w:t>2020</w:t>
      </w:r>
      <w:r>
        <w:t>年</w:t>
      </w:r>
      <w:r>
        <w:t>3</w:t>
      </w:r>
      <w:r>
        <w:t>月</w:t>
      </w:r>
      <w:r>
        <w:t>15</w:t>
      </w:r>
      <w:r>
        <w:t>日开始，结合</w:t>
      </w:r>
      <w:r>
        <w:t>4</w:t>
      </w:r>
      <w:r>
        <w:t>月</w:t>
      </w:r>
      <w:r>
        <w:t>7</w:t>
      </w:r>
      <w:r>
        <w:t>日日本政府开始在国内实行紧急状态，我们可以认为</w:t>
      </w:r>
      <w:r>
        <w:t>3</w:t>
      </w:r>
      <w:r>
        <w:t>月</w:t>
      </w:r>
      <w:r>
        <w:t>15</w:t>
      </w:r>
      <w:r>
        <w:t>日到</w:t>
      </w:r>
      <w:r>
        <w:t>4</w:t>
      </w:r>
      <w:r>
        <w:t>月</w:t>
      </w:r>
      <w:r>
        <w:t>9</w:t>
      </w:r>
      <w:r>
        <w:t>日期间病毒在人群中自由传播</w:t>
      </w:r>
      <w:r>
        <w:rPr>
          <w:rFonts w:hint="eastAsia"/>
        </w:rPr>
        <w:t>，</w:t>
      </w:r>
      <w:r>
        <w:t>从而可以用经典的</w:t>
      </w:r>
      <w:r>
        <w:t>SEIR</w:t>
      </w:r>
      <w:r>
        <w:t>模型去建模这</w:t>
      </w:r>
      <w:r>
        <w:t>25</w:t>
      </w:r>
      <w:r>
        <w:t>天内疫情的传播情况</w:t>
      </w:r>
      <w:r>
        <w:rPr>
          <w:rFonts w:hint="eastAsia"/>
        </w:rPr>
        <w:t xml:space="preserve"> [</w:t>
      </w:r>
      <w:r>
        <w:endnoteReference w:id="21"/>
      </w:r>
      <w:r>
        <w:t>]</w:t>
      </w:r>
      <w:r>
        <w:t>。该模型将所有人分为</w:t>
      </w:r>
      <w:r>
        <w:t>4</w:t>
      </w:r>
      <w:r>
        <w:t>种状态：易感者（</w:t>
      </w:r>
      <w:r>
        <w:t>S</w:t>
      </w:r>
      <w:r>
        <w:t>）、暴露者（</w:t>
      </w:r>
      <w:r>
        <w:t>E</w:t>
      </w:r>
      <w:r>
        <w:t>）、感染者（</w:t>
      </w:r>
      <w:r>
        <w:t>I</w:t>
      </w:r>
      <w:r>
        <w:t>）、移除者（</w:t>
      </w:r>
      <w:r>
        <w:t>R</w:t>
      </w:r>
      <w:r>
        <w:t>），其中易感者是不携带抗体且不携带病毒的普通人群</w:t>
      </w:r>
      <w:r>
        <w:rPr>
          <w:rFonts w:hint="eastAsia"/>
        </w:rPr>
        <w:t>；</w:t>
      </w:r>
      <w:r>
        <w:t>暴露者是与感染者接触并携带病毒的群体，暴露者所处的这段时期亦称潜伏期，不</w:t>
      </w:r>
      <w:r>
        <w:rPr>
          <w:rFonts w:hint="eastAsia"/>
        </w:rPr>
        <w:t>具备</w:t>
      </w:r>
      <w:r>
        <w:t>传播病毒的能力</w:t>
      </w:r>
      <w:r>
        <w:rPr>
          <w:rFonts w:hint="eastAsia"/>
        </w:rPr>
        <w:t>；</w:t>
      </w:r>
      <w:r>
        <w:t>感染者是出现显性病理症状并</w:t>
      </w:r>
      <w:r>
        <w:rPr>
          <w:rFonts w:hint="eastAsia"/>
        </w:rPr>
        <w:t>具备</w:t>
      </w:r>
      <w:r>
        <w:t>传播</w:t>
      </w:r>
      <w:r>
        <w:rPr>
          <w:rFonts w:hint="eastAsia"/>
        </w:rPr>
        <w:t>病毒能力</w:t>
      </w:r>
      <w:r>
        <w:t>的群体，即发病群体</w:t>
      </w:r>
      <w:r>
        <w:rPr>
          <w:rFonts w:hint="eastAsia"/>
        </w:rPr>
        <w:t>；</w:t>
      </w:r>
      <w:r>
        <w:t>移除者是最后移除病毒的群体，在现实中包括痊愈并产生抗体和恶化并死亡两种情况，</w:t>
      </w:r>
      <w:r>
        <w:rPr>
          <w:rFonts w:hint="eastAsia"/>
        </w:rPr>
        <w:t>无论</w:t>
      </w:r>
      <w:r>
        <w:t>哪种情况，移除者最后都不可能被再次感染病毒。在平均场假设与总人口不变假设下，描述状态间转移的传播动力学方程为：</w:t>
      </w:r>
    </w:p>
    <w:p w14:paraId="0B9E1CFB" w14:textId="77777777" w:rsidR="00802F97" w:rsidRDefault="00763E3A" w:rsidP="00802F97">
      <w:pPr>
        <w:ind w:firstLineChars="0" w:firstLine="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m:rPr>
                              <m:sty m:val="p"/>
                            </m:rPr>
                            <w:rPr>
                              <w:rFonts w:ascii="Cambria Math" w:hAnsi="Cambria Math"/>
                            </w:rPr>
                            <m:t>dS</m:t>
                          </m:r>
                        </m:num>
                        <m:den>
                          <m:r>
                            <m:rPr>
                              <m:sty m:val="p"/>
                            </m:rPr>
                            <w:rPr>
                              <w:rFonts w:ascii="Cambria Math" w:hAnsi="Cambria Math"/>
                            </w:rPr>
                            <m:t>dt</m:t>
                          </m:r>
                        </m:den>
                      </m:f>
                      <m:r>
                        <m:rPr>
                          <m:sty m:val="p"/>
                        </m:rPr>
                        <w:rPr>
                          <w:rFonts w:ascii="Cambria Math" w:hAnsi="Cambria Math"/>
                        </w:rPr>
                        <m:t> = -β S</m:t>
                      </m:r>
                      <m:d>
                        <m:dPr>
                          <m:ctrlPr>
                            <w:rPr>
                              <w:rFonts w:ascii="Cambria Math" w:hAnsi="Cambria Math"/>
                            </w:rPr>
                          </m:ctrlPr>
                        </m:dPr>
                        <m:e>
                          <m:r>
                            <m:rPr>
                              <m:sty m:val="p"/>
                            </m:rPr>
                            <w:rPr>
                              <w:rFonts w:ascii="Cambria Math" w:hAnsi="Cambria Math"/>
                            </w:rPr>
                            <m:t>t</m:t>
                          </m:r>
                        </m:e>
                      </m:d>
                      <m:r>
                        <m:rPr>
                          <m:sty m:val="p"/>
                        </m:rPr>
                        <w:rPr>
                          <w:rFonts w:ascii="Cambria Math" w:hAnsi="Cambria Math"/>
                        </w:rPr>
                        <m:t> </m:t>
                      </m:r>
                      <m:f>
                        <m:fPr>
                          <m:ctrlPr>
                            <w:rPr>
                              <w:rFonts w:ascii="Cambria Math" w:hAnsi="Cambria Math"/>
                            </w:rPr>
                          </m:ctrlPr>
                        </m:fPr>
                        <m:num>
                          <m:r>
                            <m:rPr>
                              <m:sty m:val="p"/>
                            </m:rPr>
                            <w:rPr>
                              <w:rFonts w:ascii="Cambria Math" w:hAnsi="Cambria Math"/>
                            </w:rPr>
                            <m:t>I</m:t>
                          </m:r>
                          <m:d>
                            <m:dPr>
                              <m:ctrlPr>
                                <w:rPr>
                                  <w:rFonts w:ascii="Cambria Math" w:hAnsi="Cambria Math"/>
                                </w:rPr>
                              </m:ctrlPr>
                            </m:dPr>
                            <m:e>
                              <m:r>
                                <m:rPr>
                                  <m:sty m:val="p"/>
                                </m:rPr>
                                <w:rPr>
                                  <w:rFonts w:ascii="Cambria Math" w:hAnsi="Cambria Math"/>
                                </w:rPr>
                                <m:t>t</m:t>
                              </m:r>
                            </m:e>
                          </m:d>
                        </m:num>
                        <m:den>
                          <m:r>
                            <m:rPr>
                              <m:sty m:val="p"/>
                            </m:rPr>
                            <w:rPr>
                              <w:rFonts w:ascii="Cambria Math" w:hAnsi="Cambria Math"/>
                            </w:rPr>
                            <m:t>N</m:t>
                          </m:r>
                        </m:den>
                      </m:f>
                    </m:e>
                    <m:e>
                      <m:f>
                        <m:fPr>
                          <m:ctrlPr>
                            <w:rPr>
                              <w:rFonts w:ascii="Cambria Math" w:hAnsi="Cambria Math"/>
                            </w:rPr>
                          </m:ctrlPr>
                        </m:fPr>
                        <m:num>
                          <m:r>
                            <w:rPr>
                              <w:rFonts w:ascii="Cambria Math" w:hAnsi="Cambria Math"/>
                            </w:rPr>
                            <m:t>dE</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β</m:t>
                      </m:r>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rPr>
                          </m:ctrlPr>
                        </m:fPr>
                        <m:num>
                          <m:r>
                            <w:rPr>
                              <w:rFonts w:ascii="Cambria Math" w:hAnsi="Cambria Math"/>
                            </w:rPr>
                            <m:t>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m:t>
                      </m:r>
                      <m:r>
                        <m:rPr>
                          <m:sty m:val="p"/>
                        </m:rPr>
                        <w:rPr>
                          <w:rFonts w:ascii="Cambria Math" w:hAnsi="Cambria Math"/>
                        </w:rPr>
                        <m:t>α</m:t>
                      </m:r>
                      <m:r>
                        <w:rPr>
                          <w:rFonts w:ascii="Cambria Math" w:hAnsi="Cambria Math"/>
                        </w:rPr>
                        <m:t>E</m:t>
                      </m:r>
                      <m:d>
                        <m:dPr>
                          <m:ctrlPr>
                            <w:rPr>
                              <w:rFonts w:ascii="Cambria Math" w:hAnsi="Cambria Math"/>
                              <w:i/>
                            </w:rPr>
                          </m:ctrlPr>
                        </m:dPr>
                        <m:e>
                          <m:r>
                            <w:rPr>
                              <w:rFonts w:ascii="Cambria Math" w:hAnsi="Cambria Math"/>
                            </w:rPr>
                            <m:t>t</m:t>
                          </m:r>
                        </m:e>
                      </m:d>
                    </m:e>
                    <m:e>
                      <m:f>
                        <m:fPr>
                          <m:ctrlPr>
                            <w:rPr>
                              <w:rFonts w:ascii="Cambria Math" w:hAnsi="Cambria Math"/>
                            </w:rPr>
                          </m:ctrlPr>
                        </m:fPr>
                        <m:num>
                          <m:r>
                            <w:rPr>
                              <w:rFonts w:ascii="Cambria Math" w:hAnsi="Cambria Math"/>
                            </w:rPr>
                            <m:t>dI</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α</m:t>
                      </m:r>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γ</m:t>
                      </m:r>
                      <m:r>
                        <w:rPr>
                          <w:rFonts w:ascii="Cambria Math" w:hAnsi="Cambria Math"/>
                        </w:rPr>
                        <m:t>I</m:t>
                      </m:r>
                      <m:d>
                        <m:dPr>
                          <m:ctrlPr>
                            <w:rPr>
                              <w:rFonts w:ascii="Cambria Math" w:hAnsi="Cambria Math"/>
                              <w:i/>
                            </w:rPr>
                          </m:ctrlPr>
                        </m:dPr>
                        <m:e>
                          <m:r>
                            <w:rPr>
                              <w:rFonts w:ascii="Cambria Math" w:hAnsi="Cambria Math"/>
                            </w:rPr>
                            <m:t>t</m:t>
                          </m:r>
                        </m:e>
                      </m:d>
                      <m:ctrlPr>
                        <w:rPr>
                          <w:rFonts w:ascii="Cambria Math" w:eastAsia="Cambria Math" w:hAnsi="Cambria Math" w:cs="Cambria Math"/>
                          <w:i/>
                        </w:rPr>
                      </m:ctrlPr>
                    </m:e>
                    <m:e>
                      <m:f>
                        <m:fPr>
                          <m:ctrlPr>
                            <w:rPr>
                              <w:rFonts w:ascii="Cambria Math" w:hAnsi="Cambria Math"/>
                            </w:rPr>
                          </m:ctrlPr>
                        </m:fPr>
                        <m:num>
                          <m:r>
                            <w:rPr>
                              <w:rFonts w:ascii="Cambria Math" w:hAnsi="Cambria Math"/>
                            </w:rPr>
                            <m:t>dR</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γ</m:t>
                      </m:r>
                      <m:r>
                        <w:rPr>
                          <w:rFonts w:ascii="Cambria Math" w:hAnsi="Cambria Math"/>
                        </w:rPr>
                        <m:t>I</m:t>
                      </m:r>
                      <m:d>
                        <m:dPr>
                          <m:ctrlPr>
                            <w:rPr>
                              <w:rFonts w:ascii="Cambria Math" w:hAnsi="Cambria Math"/>
                              <w:i/>
                            </w:rPr>
                          </m:ctrlPr>
                        </m:dPr>
                        <m:e>
                          <m:r>
                            <w:rPr>
                              <w:rFonts w:ascii="Cambria Math" w:hAnsi="Cambria Math"/>
                            </w:rPr>
                            <m:t>t</m:t>
                          </m:r>
                        </m:e>
                      </m:d>
                    </m:e>
                  </m:eqArr>
                </m:e>
              </m:d>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end"/>
                  </m:r>
                </m:e>
              </m:d>
            </m:e>
          </m:eqArr>
        </m:oMath>
      </m:oMathPara>
    </w:p>
    <w:p w14:paraId="4BCA7517" w14:textId="77777777" w:rsidR="00802F97" w:rsidRDefault="00802F97" w:rsidP="00802F97">
      <w:pPr>
        <w:ind w:firstLine="480"/>
      </w:pPr>
      <w:r>
        <w:t>其中</w:t>
      </w:r>
      <m:oMath>
        <m:r>
          <w:rPr>
            <w:rFonts w:ascii="Cambria Math" w:hAnsi="Cambria Math"/>
            <w:szCs w:val="18"/>
          </w:rPr>
          <m:t>β</m:t>
        </m:r>
        <m:r>
          <w:rPr>
            <w:rFonts w:ascii="Cambria Math" w:hAnsi="Cambria Math"/>
            <w:szCs w:val="18"/>
          </w:rPr>
          <m:t>、</m:t>
        </m:r>
        <m:r>
          <w:rPr>
            <w:rFonts w:ascii="Cambria Math" w:hAnsi="Cambria Math"/>
            <w:szCs w:val="18"/>
          </w:rPr>
          <m:t>α</m:t>
        </m:r>
        <m:r>
          <w:rPr>
            <w:rFonts w:ascii="Cambria Math" w:hAnsi="Cambria Math"/>
            <w:szCs w:val="18"/>
          </w:rPr>
          <m:t>、</m:t>
        </m:r>
        <m:r>
          <w:rPr>
            <w:rFonts w:ascii="Cambria Math" w:hAnsi="Cambria Math"/>
            <w:szCs w:val="18"/>
          </w:rPr>
          <m:t>γ</m:t>
        </m:r>
      </m:oMath>
      <w:r>
        <w:t>分别为传播率、发病率和移除率</w:t>
      </w:r>
      <w:r>
        <w:rPr>
          <w:rFonts w:hint="eastAsia"/>
        </w:rPr>
        <w:t>，状态转移过程见图</w:t>
      </w:r>
      <w:r>
        <w:rPr>
          <w:rFonts w:hint="eastAsia"/>
        </w:rPr>
        <w:t>1</w:t>
      </w:r>
      <w:r>
        <w:t>6</w:t>
      </w:r>
      <w:r>
        <w:t>。</w:t>
      </w:r>
    </w:p>
    <w:p w14:paraId="30FADE21" w14:textId="77777777" w:rsidR="00802F97" w:rsidRDefault="00802F97" w:rsidP="00802F97">
      <w:pPr>
        <w:ind w:firstLineChars="0" w:firstLine="0"/>
        <w:jc w:val="center"/>
      </w:pPr>
      <w:r>
        <w:rPr>
          <w:noProof/>
        </w:rPr>
        <w:drawing>
          <wp:inline distT="0" distB="0" distL="0" distR="0" wp14:anchorId="37ACD850" wp14:editId="7CF34D40">
            <wp:extent cx="4558030" cy="47942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761170" cy="501226"/>
                    </a:xfrm>
                    <a:prstGeom prst="rect">
                      <a:avLst/>
                    </a:prstGeom>
                    <a:noFill/>
                    <a:ln>
                      <a:noFill/>
                    </a:ln>
                  </pic:spPr>
                </pic:pic>
              </a:graphicData>
            </a:graphic>
          </wp:inline>
        </w:drawing>
      </w:r>
    </w:p>
    <w:p w14:paraId="23286B9C" w14:textId="2846C29B" w:rsidR="00802F97" w:rsidRDefault="00802F97" w:rsidP="00EE7410">
      <w:pPr>
        <w:ind w:firstLine="420"/>
        <w:jc w:val="center"/>
        <w:rPr>
          <w:sz w:val="21"/>
          <w:szCs w:val="18"/>
        </w:rPr>
      </w:pPr>
      <w:bookmarkStart w:id="56" w:name="_Ref78290510"/>
      <w:bookmarkStart w:id="57" w:name="_Toc78475947"/>
      <w:r w:rsidRPr="00EE7410">
        <w:rPr>
          <w:rFonts w:hint="eastAsia"/>
          <w:sz w:val="21"/>
          <w:szCs w:val="18"/>
        </w:rPr>
        <w:t>图</w:t>
      </w:r>
      <w:r w:rsidRPr="00EE7410">
        <w:rPr>
          <w:rFonts w:hint="eastAsia"/>
          <w:sz w:val="21"/>
          <w:szCs w:val="18"/>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图</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16</w:t>
      </w:r>
      <w:r w:rsidRPr="00EE7410">
        <w:rPr>
          <w:sz w:val="21"/>
          <w:szCs w:val="18"/>
        </w:rPr>
        <w:fldChar w:fldCharType="end"/>
      </w:r>
      <w:bookmarkEnd w:id="56"/>
      <w:r w:rsidRPr="00EE7410">
        <w:rPr>
          <w:sz w:val="21"/>
          <w:szCs w:val="18"/>
        </w:rPr>
        <w:t xml:space="preserve"> </w:t>
      </w:r>
      <w:r w:rsidRPr="00EE7410">
        <w:rPr>
          <w:rFonts w:hint="eastAsia"/>
          <w:sz w:val="21"/>
          <w:szCs w:val="18"/>
        </w:rPr>
        <w:t>传统</w:t>
      </w:r>
      <w:r w:rsidRPr="00EE7410">
        <w:rPr>
          <w:rFonts w:hint="eastAsia"/>
          <w:sz w:val="21"/>
          <w:szCs w:val="18"/>
        </w:rPr>
        <w:t>S</w:t>
      </w:r>
      <w:r w:rsidRPr="00EE7410">
        <w:rPr>
          <w:sz w:val="21"/>
          <w:szCs w:val="18"/>
        </w:rPr>
        <w:t>EIR</w:t>
      </w:r>
      <w:r w:rsidRPr="00EE7410">
        <w:rPr>
          <w:rFonts w:hint="eastAsia"/>
          <w:sz w:val="21"/>
          <w:szCs w:val="18"/>
        </w:rPr>
        <w:t>模型</w:t>
      </w:r>
      <w:bookmarkEnd w:id="57"/>
    </w:p>
    <w:p w14:paraId="3DA48229" w14:textId="77777777" w:rsidR="00B95FCB" w:rsidRPr="00EE7410" w:rsidRDefault="00B95FCB" w:rsidP="00EE7410">
      <w:pPr>
        <w:ind w:firstLine="420"/>
        <w:jc w:val="center"/>
        <w:rPr>
          <w:sz w:val="21"/>
          <w:szCs w:val="18"/>
        </w:rPr>
      </w:pPr>
    </w:p>
    <w:p w14:paraId="60B50E6B" w14:textId="77777777" w:rsidR="00802F97" w:rsidRDefault="00802F97" w:rsidP="00802F97">
      <w:pPr>
        <w:ind w:firstLine="480"/>
      </w:pPr>
      <w:r>
        <w:t>其中</w:t>
      </w:r>
      <m:oMath>
        <m:r>
          <m:rPr>
            <m:sty m:val="p"/>
          </m:rPr>
          <w:rPr>
            <w:rFonts w:ascii="Cambria Math" w:hAnsi="Cambria Math"/>
          </w:rPr>
          <m:t>β</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分别为传播率、发病率和移除率。传播率通常被描述为一个接触过感染者的</w:t>
      </w:r>
      <w:r>
        <w:lastRenderedPageBreak/>
        <w:t>易感者</w:t>
      </w:r>
      <w:r>
        <w:rPr>
          <w:rFonts w:hint="eastAsia"/>
        </w:rPr>
        <w:t>被感染</w:t>
      </w:r>
      <w:r>
        <w:t>的概率，发病率定义为潜伏期的倒数，移除率在这里也被称为恢复率，定义为感染期的倒数，这里取</w:t>
      </w:r>
      <m:oMath>
        <m:r>
          <m:rPr>
            <m:sty m:val="p"/>
          </m:rPr>
          <w:rPr>
            <w:rFonts w:ascii="Cambria Math" w:hAnsi="Cambria Math"/>
          </w:rPr>
          <m:t>α</m:t>
        </m:r>
        <m:r>
          <w:rPr>
            <w:rFonts w:ascii="Cambria Math" w:hAnsi="Cambria Math"/>
          </w:rPr>
          <m:t xml:space="preserve">=0.2 </m:t>
        </m:r>
        <m:r>
          <m:rPr>
            <m:sty m:val="p"/>
          </m:rPr>
          <w:rPr>
            <w:rFonts w:ascii="Cambria Math" w:hAnsi="Cambria Math" w:hint="eastAsia"/>
          </w:rPr>
          <m:t>[</m:t>
        </m:r>
        <m:r>
          <m:rPr>
            <m:sty m:val="p"/>
          </m:rPr>
          <w:rPr>
            <w:rFonts w:ascii="Cambria Math" w:hAnsi="Cambria Math"/>
          </w:rPr>
          <m:t>9]</m:t>
        </m:r>
        <m:r>
          <w:rPr>
            <w:rFonts w:ascii="Cambria Math" w:hAnsi="Cambria Math"/>
          </w:rPr>
          <m:t>、</m:t>
        </m:r>
        <m:r>
          <m:rPr>
            <m:sty m:val="p"/>
          </m:rPr>
          <w:rPr>
            <w:rFonts w:ascii="Cambria Math" w:hAnsi="Cambria Math"/>
          </w:rPr>
          <m:t>γ</m:t>
        </m:r>
        <m:r>
          <w:rPr>
            <w:rFonts w:ascii="Cambria Math" w:hAnsi="Cambria Math"/>
          </w:rPr>
          <m:t xml:space="preserve">=0.1 </m:t>
        </m:r>
        <m:d>
          <m:dPr>
            <m:begChr m:val="["/>
            <m:endChr m:val="]"/>
            <m:ctrlPr>
              <w:rPr>
                <w:rFonts w:ascii="Cambria Math" w:hAnsi="Cambria Math"/>
                <w:i/>
              </w:rPr>
            </m:ctrlPr>
          </m:dPr>
          <m:e>
            <m:r>
              <m:rPr>
                <m:sty m:val="p"/>
              </m:rPr>
              <w:rPr>
                <w:rFonts w:ascii="Cambria Math" w:hAnsi="Cambria Math"/>
              </w:rPr>
              <w:endnoteReference w:id="22"/>
            </m:r>
          </m:e>
        </m:d>
        <m:r>
          <m:rPr>
            <m:sty m:val="p"/>
          </m:rPr>
          <w:rPr>
            <w:rFonts w:ascii="Cambria Math" w:hAnsi="Cambria Math"/>
          </w:rPr>
          <m:t>，</m:t>
        </m:r>
        <m:r>
          <m:rPr>
            <m:sty m:val="p"/>
          </m:rPr>
          <w:rPr>
            <w:rFonts w:ascii="Cambria Math" w:hAnsi="Cambria Math"/>
          </w:rPr>
          <m:t>β</m:t>
        </m:r>
      </m:oMath>
      <w:r>
        <w:t>通过模型拟合实际数据得到，之后我们可根据如下式子计算出基本再生数：</w:t>
      </w:r>
    </w:p>
    <w:p w14:paraId="1CF71B68" w14:textId="6A990588" w:rsidR="00802F97" w:rsidDel="00663447" w:rsidRDefault="00763E3A" w:rsidP="00663447">
      <w:pPr>
        <w:ind w:firstLine="480"/>
        <w:rPr>
          <w:del w:id="58" w:author="Administrator" w:date="2021-09-22T19:32:00Z"/>
        </w:rPr>
        <w:pPrChange w:id="59" w:author="Administrator" w:date="2021-09-22T19:32:00Z">
          <w:pPr>
            <w:ind w:firstLine="480"/>
          </w:pPr>
        </w:pPrChange>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rPr>
                  </m:ctrlPr>
                </m:fPr>
                <m:num>
                  <m:r>
                    <m:rPr>
                      <m:sty m:val="p"/>
                    </m:rPr>
                    <w:rPr>
                      <w:rFonts w:ascii="Cambria Math" w:hAnsi="Cambria Math"/>
                    </w:rPr>
                    <m:t>β</m:t>
                  </m:r>
                  <m:ctrlPr>
                    <w:rPr>
                      <w:rFonts w:ascii="Cambria Math" w:hAnsi="Cambria Math"/>
                      <w:i/>
                    </w:rPr>
                  </m:ctrlPr>
                </m:num>
                <m:den>
                  <m:r>
                    <m:rPr>
                      <m:sty m:val="p"/>
                    </m:rPr>
                    <w:rPr>
                      <w:rFonts w:ascii="Cambria Math" w:hAnsi="Cambria Math"/>
                    </w:rPr>
                    <m:t>γ</m:t>
                  </m:r>
                  <m:ctrlPr>
                    <w:rPr>
                      <w:rFonts w:ascii="Cambria Math" w:hAnsi="Cambria Math"/>
                      <w:i/>
                    </w:rPr>
                  </m:ctrlPr>
                </m:den>
              </m:f>
              <m:r>
                <w:rPr>
                  <w:rFonts w:ascii="Cambria Math" w:hAnsi="Cambria Math"/>
                </w:rPr>
                <m:t>#</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AUTONUM  \* Arabic </m:t>
                  </m:r>
                  <m:r>
                    <m:rPr>
                      <m:sty m:val="p"/>
                    </m:rPr>
                    <w:rPr>
                      <w:rFonts w:ascii="Cambria Math" w:hAnsi="Cambria Math"/>
                    </w:rPr>
                    <w:fldChar w:fldCharType="end"/>
                  </m:r>
                </m:e>
              </m:d>
            </m:e>
          </m:eqArr>
        </m:oMath>
      </m:oMathPara>
    </w:p>
    <w:p w14:paraId="4EE313E9" w14:textId="01A7B39A" w:rsidR="00802F97" w:rsidDel="00663447" w:rsidRDefault="00802F97" w:rsidP="00663447">
      <w:pPr>
        <w:ind w:firstLine="480"/>
        <w:rPr>
          <w:del w:id="60" w:author="Administrator" w:date="2021-09-22T19:32:00Z"/>
        </w:rPr>
        <w:pPrChange w:id="61" w:author="Administrator" w:date="2021-09-22T19:32:00Z">
          <w:pPr>
            <w:ind w:firstLine="480"/>
          </w:pPr>
        </w:pPrChange>
      </w:pPr>
      <w:del w:id="62" w:author="Administrator" w:date="2021-09-22T19:32:00Z">
        <w:r w:rsidDel="00663447">
          <w:delText>基于</w:delText>
        </w:r>
        <w:r w:rsidDel="00663447">
          <w:rPr>
            <w:rFonts w:hint="eastAsia"/>
          </w:rPr>
          <w:delText>论文</w:delText>
        </w:r>
        <w:r w:rsidDel="00663447">
          <w:rPr>
            <w:rFonts w:hint="eastAsia"/>
          </w:rPr>
          <w:delText xml:space="preserve"> </w:delText>
        </w:r>
        <w:r w:rsidDel="00663447">
          <w:delText>[</w:delText>
        </w:r>
        <w:bookmarkStart w:id="63" w:name="_Ref78488446"/>
        <w:r w:rsidDel="00663447">
          <w:endnoteReference w:id="23"/>
        </w:r>
        <w:bookmarkEnd w:id="63"/>
        <w:r w:rsidDel="00663447">
          <w:delText>]</w:delText>
        </w:r>
        <w:r w:rsidDel="00663447">
          <w:delText>，记时刻</w:delText>
        </w:r>
      </w:del>
      <m:oMath>
        <m:r>
          <w:del w:id="66" w:author="Administrator" w:date="2021-09-22T19:32:00Z">
            <w:rPr>
              <w:rFonts w:ascii="Cambria Math" w:hAnsi="Cambria Math"/>
            </w:rPr>
            <m:t>t</m:t>
          </w:del>
        </m:r>
      </m:oMath>
      <w:del w:id="67" w:author="Administrator" w:date="2021-09-22T19:32:00Z">
        <w:r w:rsidDel="00663447">
          <w:delText>新增感染人数的观测量为</w:delText>
        </w:r>
      </w:del>
      <m:oMath>
        <m:r>
          <w:del w:id="68" w:author="Administrator" w:date="2021-09-22T19:32:00Z">
            <m:rPr>
              <m:sty m:val="p"/>
            </m:rPr>
            <w:rPr>
              <w:rFonts w:ascii="Cambria Math" w:hAnsi="Cambria Math" w:hint="eastAsia"/>
            </w:rPr>
            <m:t>△</m:t>
          </w:del>
        </m:r>
        <m:acc>
          <m:accPr>
            <m:ctrlPr>
              <w:del w:id="69" w:author="Administrator" w:date="2021-09-22T19:32:00Z">
                <w:rPr>
                  <w:rFonts w:ascii="Cambria Math" w:hAnsi="Cambria Math"/>
                </w:rPr>
              </w:del>
            </m:ctrlPr>
          </m:accPr>
          <m:e>
            <m:sSub>
              <m:sSubPr>
                <m:ctrlPr>
                  <w:del w:id="70" w:author="Administrator" w:date="2021-09-22T19:32:00Z">
                    <w:rPr>
                      <w:rFonts w:ascii="Cambria Math" w:hAnsi="Cambria Math"/>
                      <w:i/>
                    </w:rPr>
                  </w:del>
                </m:ctrlPr>
              </m:sSubPr>
              <m:e>
                <m:r>
                  <w:del w:id="71" w:author="Administrator" w:date="2021-09-22T19:32:00Z">
                    <w:rPr>
                      <w:rFonts w:ascii="Cambria Math" w:hAnsi="Cambria Math"/>
                    </w:rPr>
                    <m:t>I</m:t>
                  </w:del>
                </m:r>
                <m:ctrlPr>
                  <w:del w:id="72" w:author="Administrator" w:date="2021-09-22T19:32:00Z">
                    <w:rPr>
                      <w:rFonts w:ascii="Cambria Math" w:hAnsi="Cambria Math"/>
                    </w:rPr>
                  </w:del>
                </m:ctrlPr>
              </m:e>
              <m:sub>
                <m:r>
                  <w:del w:id="73" w:author="Administrator" w:date="2021-09-22T19:32:00Z">
                    <w:rPr>
                      <w:rFonts w:ascii="Cambria Math" w:hAnsi="Cambria Math"/>
                    </w:rPr>
                    <m:t>s</m:t>
                  </w:del>
                </m:r>
              </m:sub>
            </m:sSub>
          </m:e>
        </m:acc>
        <m:d>
          <m:dPr>
            <m:ctrlPr>
              <w:del w:id="74" w:author="Administrator" w:date="2021-09-22T19:32:00Z">
                <w:rPr>
                  <w:rFonts w:ascii="Cambria Math" w:hAnsi="Cambria Math"/>
                  <w:i/>
                </w:rPr>
              </w:del>
            </m:ctrlPr>
          </m:dPr>
          <m:e>
            <m:r>
              <w:del w:id="75" w:author="Administrator" w:date="2021-09-22T19:32:00Z">
                <w:rPr>
                  <w:rFonts w:ascii="Cambria Math" w:hAnsi="Cambria Math"/>
                </w:rPr>
                <m:t>t</m:t>
              </w:del>
            </m:r>
          </m:e>
        </m:d>
      </m:oMath>
      <w:del w:id="76" w:author="Administrator" w:date="2021-09-22T19:32:00Z">
        <w:r w:rsidDel="00663447">
          <w:delText>，下标</w:delText>
        </w:r>
      </w:del>
      <m:oMath>
        <m:r>
          <w:del w:id="77" w:author="Administrator" w:date="2021-09-22T19:32:00Z">
            <w:rPr>
              <w:rFonts w:ascii="Cambria Math" w:hAnsi="Cambria Math"/>
            </w:rPr>
            <m:t>s</m:t>
          </w:del>
        </m:r>
      </m:oMath>
      <w:del w:id="78" w:author="Administrator" w:date="2021-09-22T19:32:00Z">
        <w:r w:rsidR="00F53884" w:rsidDel="00663447">
          <w:rPr>
            <w:rFonts w:hint="eastAsia"/>
          </w:rPr>
          <w:delText>表示</w:delText>
        </w:r>
        <w:r w:rsidDel="00663447">
          <w:delText>该量是一个随机变量，对应的样本值记为</w:delText>
        </w:r>
      </w:del>
      <m:oMath>
        <m:r>
          <w:del w:id="79" w:author="Administrator" w:date="2021-09-22T19:32:00Z">
            <m:rPr>
              <m:sty m:val="p"/>
            </m:rPr>
            <w:rPr>
              <w:rFonts w:ascii="Cambria Math" w:hAnsi="Cambria Math" w:hint="eastAsia"/>
            </w:rPr>
            <m:t>△</m:t>
          </w:del>
        </m:r>
        <m:acc>
          <m:accPr>
            <m:ctrlPr>
              <w:del w:id="80" w:author="Administrator" w:date="2021-09-22T19:32:00Z">
                <w:rPr>
                  <w:rFonts w:ascii="Cambria Math" w:hAnsi="Cambria Math"/>
                </w:rPr>
              </w:del>
            </m:ctrlPr>
          </m:accPr>
          <m:e>
            <m:r>
              <w:del w:id="81" w:author="Administrator" w:date="2021-09-22T19:32:00Z">
                <w:rPr>
                  <w:rFonts w:ascii="Cambria Math" w:hAnsi="Cambria Math"/>
                </w:rPr>
                <m:t>I</m:t>
              </w:del>
            </m:r>
          </m:e>
        </m:acc>
        <m:d>
          <m:dPr>
            <m:ctrlPr>
              <w:del w:id="82" w:author="Administrator" w:date="2021-09-22T19:32:00Z">
                <w:rPr>
                  <w:rFonts w:ascii="Cambria Math" w:hAnsi="Cambria Math"/>
                  <w:i/>
                </w:rPr>
              </w:del>
            </m:ctrlPr>
          </m:dPr>
          <m:e>
            <m:r>
              <w:del w:id="83" w:author="Administrator" w:date="2021-09-22T19:32:00Z">
                <w:rPr>
                  <w:rFonts w:ascii="Cambria Math" w:hAnsi="Cambria Math"/>
                </w:rPr>
                <m:t>t</m:t>
              </w:del>
            </m:r>
          </m:e>
        </m:d>
      </m:oMath>
      <w:del w:id="84" w:author="Administrator" w:date="2021-09-22T19:32:00Z">
        <w:r w:rsidDel="00663447">
          <w:delText>。使用</w:delText>
        </w:r>
        <w:r w:rsidDel="00663447">
          <w:delText>SEIR</w:delText>
        </w:r>
        <w:r w:rsidDel="00663447">
          <w:delText>模型可计算得到时刻</w:delText>
        </w:r>
      </w:del>
      <m:oMath>
        <m:r>
          <w:del w:id="85" w:author="Administrator" w:date="2021-09-22T19:32:00Z">
            <w:rPr>
              <w:rFonts w:ascii="Cambria Math" w:hAnsi="Cambria Math"/>
            </w:rPr>
            <m:t>t</m:t>
          </w:del>
        </m:r>
      </m:oMath>
      <w:del w:id="86" w:author="Administrator" w:date="2021-09-22T19:32:00Z">
        <w:r w:rsidDel="00663447">
          <w:delText>新增感染人数的理论值</w:delText>
        </w:r>
      </w:del>
      <m:oMath>
        <m:r>
          <w:del w:id="87" w:author="Administrator" w:date="2021-09-22T19:32:00Z">
            <m:rPr>
              <m:sty m:val="p"/>
            </m:rPr>
            <w:rPr>
              <w:rFonts w:ascii="Cambria Math" w:hAnsi="Cambria Math" w:hint="eastAsia"/>
            </w:rPr>
            <m:t>△</m:t>
          </w:del>
        </m:r>
        <m:r>
          <w:del w:id="88" w:author="Administrator" w:date="2021-09-22T19:32:00Z">
            <w:rPr>
              <w:rFonts w:ascii="Cambria Math" w:hAnsi="Cambria Math"/>
            </w:rPr>
            <m:t>I</m:t>
          </w:del>
        </m:r>
        <m:d>
          <m:dPr>
            <m:ctrlPr>
              <w:del w:id="89" w:author="Administrator" w:date="2021-09-22T19:32:00Z">
                <w:rPr>
                  <w:rFonts w:ascii="Cambria Math" w:hAnsi="Cambria Math"/>
                  <w:i/>
                </w:rPr>
              </w:del>
            </m:ctrlPr>
          </m:dPr>
          <m:e>
            <m:r>
              <w:del w:id="90" w:author="Administrator" w:date="2021-09-22T19:32:00Z">
                <w:rPr>
                  <w:rFonts w:ascii="Cambria Math" w:hAnsi="Cambria Math"/>
                </w:rPr>
                <m:t>t</m:t>
              </w:del>
            </m:r>
          </m:e>
        </m:d>
      </m:oMath>
      <w:del w:id="91" w:author="Administrator" w:date="2021-09-22T19:32:00Z">
        <w:r w:rsidDel="00663447">
          <w:delText>，观测量与理论值的关系可表示为：</w:delText>
        </w:r>
      </w:del>
    </w:p>
    <w:p w14:paraId="787FB525" w14:textId="6D50FF03" w:rsidR="00802F97" w:rsidDel="00663447" w:rsidRDefault="00763E3A" w:rsidP="00663447">
      <w:pPr>
        <w:ind w:firstLine="480"/>
        <w:rPr>
          <w:del w:id="92" w:author="Administrator" w:date="2021-09-22T19:32:00Z"/>
        </w:rPr>
        <w:pPrChange w:id="93" w:author="Administrator" w:date="2021-09-22T19:32:00Z">
          <w:pPr>
            <w:ind w:firstLine="480"/>
          </w:pPr>
        </w:pPrChange>
      </w:pPr>
      <m:oMathPara>
        <m:oMathParaPr>
          <m:jc m:val="center"/>
        </m:oMathParaPr>
        <m:oMath>
          <m:eqArr>
            <m:eqArrPr>
              <m:maxDist m:val="1"/>
              <m:ctrlPr>
                <w:del w:id="94" w:author="Administrator" w:date="2021-09-22T19:32:00Z">
                  <w:rPr>
                    <w:rFonts w:ascii="Cambria Math" w:hAnsi="Cambria Math"/>
                    <w:i/>
                  </w:rPr>
                </w:del>
              </m:ctrlPr>
            </m:eqArrPr>
            <m:e>
              <m:r>
                <w:del w:id="95" w:author="Administrator" w:date="2021-09-22T19:32:00Z">
                  <m:rPr>
                    <m:sty m:val="p"/>
                  </m:rPr>
                  <w:rPr>
                    <w:rFonts w:ascii="Cambria Math" w:hAnsi="Cambria Math" w:hint="eastAsia"/>
                  </w:rPr>
                  <m:t>△</m:t>
                </w:del>
              </m:r>
              <m:acc>
                <m:accPr>
                  <m:ctrlPr>
                    <w:del w:id="96" w:author="Administrator" w:date="2021-09-22T19:32:00Z">
                      <w:rPr>
                        <w:rFonts w:ascii="Cambria Math" w:hAnsi="Cambria Math"/>
                      </w:rPr>
                    </w:del>
                  </m:ctrlPr>
                </m:accPr>
                <m:e>
                  <m:sSub>
                    <m:sSubPr>
                      <m:ctrlPr>
                        <w:del w:id="97" w:author="Administrator" w:date="2021-09-22T19:32:00Z">
                          <w:rPr>
                            <w:rFonts w:ascii="Cambria Math" w:hAnsi="Cambria Math"/>
                            <w:i/>
                          </w:rPr>
                        </w:del>
                      </m:ctrlPr>
                    </m:sSubPr>
                    <m:e>
                      <m:r>
                        <w:del w:id="98" w:author="Administrator" w:date="2021-09-22T19:32:00Z">
                          <w:rPr>
                            <w:rFonts w:ascii="Cambria Math" w:hAnsi="Cambria Math"/>
                          </w:rPr>
                          <m:t>I</m:t>
                        </w:del>
                      </m:r>
                      <m:ctrlPr>
                        <w:del w:id="99" w:author="Administrator" w:date="2021-09-22T19:32:00Z">
                          <w:rPr>
                            <w:rFonts w:ascii="Cambria Math" w:hAnsi="Cambria Math"/>
                          </w:rPr>
                        </w:del>
                      </m:ctrlPr>
                    </m:e>
                    <m:sub>
                      <m:r>
                        <w:del w:id="100" w:author="Administrator" w:date="2021-09-22T19:32:00Z">
                          <w:rPr>
                            <w:rFonts w:ascii="Cambria Math" w:hAnsi="Cambria Math"/>
                          </w:rPr>
                          <m:t>s</m:t>
                        </w:del>
                      </m:r>
                    </m:sub>
                  </m:sSub>
                </m:e>
              </m:acc>
              <m:d>
                <m:dPr>
                  <m:ctrlPr>
                    <w:del w:id="101" w:author="Administrator" w:date="2021-09-22T19:32:00Z">
                      <w:rPr>
                        <w:rFonts w:ascii="Cambria Math" w:hAnsi="Cambria Math"/>
                        <w:i/>
                      </w:rPr>
                    </w:del>
                  </m:ctrlPr>
                </m:dPr>
                <m:e>
                  <m:r>
                    <w:del w:id="102" w:author="Administrator" w:date="2021-09-22T19:32:00Z">
                      <w:rPr>
                        <w:rFonts w:ascii="Cambria Math" w:hAnsi="Cambria Math"/>
                      </w:rPr>
                      <m:t>t</m:t>
                    </w:del>
                  </m:r>
                </m:e>
              </m:d>
              <m:r>
                <w:del w:id="103" w:author="Administrator" w:date="2021-09-22T19:32:00Z">
                  <w:rPr>
                    <w:rFonts w:ascii="Cambria Math" w:hAnsi="Cambria Math"/>
                  </w:rPr>
                  <m:t>=</m:t>
                </w:del>
              </m:r>
              <m:r>
                <w:del w:id="104" w:author="Administrator" w:date="2021-09-22T19:32:00Z">
                  <m:rPr>
                    <m:sty m:val="p"/>
                  </m:rPr>
                  <w:rPr>
                    <w:rFonts w:ascii="Cambria Math" w:hAnsi="Cambria Math" w:hint="eastAsia"/>
                  </w:rPr>
                  <m:t>△</m:t>
                </w:del>
              </m:r>
              <m:r>
                <w:del w:id="105" w:author="Administrator" w:date="2021-09-22T19:32:00Z">
                  <w:rPr>
                    <w:rFonts w:ascii="Cambria Math" w:hAnsi="Cambria Math"/>
                  </w:rPr>
                  <m:t>I</m:t>
                </w:del>
              </m:r>
              <m:d>
                <m:dPr>
                  <m:ctrlPr>
                    <w:del w:id="106" w:author="Administrator" w:date="2021-09-22T19:32:00Z">
                      <w:rPr>
                        <w:rFonts w:ascii="Cambria Math" w:hAnsi="Cambria Math"/>
                        <w:i/>
                      </w:rPr>
                    </w:del>
                  </m:ctrlPr>
                </m:dPr>
                <m:e>
                  <m:r>
                    <w:del w:id="107" w:author="Administrator" w:date="2021-09-22T19:32:00Z">
                      <w:rPr>
                        <w:rFonts w:ascii="Cambria Math" w:hAnsi="Cambria Math"/>
                      </w:rPr>
                      <m:t>t</m:t>
                    </w:del>
                  </m:r>
                </m:e>
              </m:d>
              <m:r>
                <w:del w:id="108" w:author="Administrator" w:date="2021-09-22T19:32:00Z">
                  <w:rPr>
                    <w:rFonts w:ascii="Cambria Math" w:hAnsi="Cambria Math"/>
                  </w:rPr>
                  <m:t>+</m:t>
                </w:del>
              </m:r>
              <m:rad>
                <m:radPr>
                  <m:degHide m:val="1"/>
                  <m:ctrlPr>
                    <w:del w:id="109" w:author="Administrator" w:date="2021-09-22T19:32:00Z">
                      <w:rPr>
                        <w:rFonts w:ascii="Cambria Math" w:hAnsi="Cambria Math"/>
                      </w:rPr>
                    </w:del>
                  </m:ctrlPr>
                </m:radPr>
                <m:deg>
                  <m:ctrlPr>
                    <w:del w:id="110" w:author="Administrator" w:date="2021-09-22T19:32:00Z">
                      <w:rPr>
                        <w:rFonts w:ascii="Cambria Math" w:hAnsi="Cambria Math" w:hint="eastAsia"/>
                      </w:rPr>
                    </w:del>
                  </m:ctrlPr>
                </m:deg>
                <m:e>
                  <m:r>
                    <w:del w:id="111" w:author="Administrator" w:date="2021-09-22T19:32:00Z">
                      <m:rPr>
                        <m:sty m:val="p"/>
                      </m:rPr>
                      <w:rPr>
                        <w:rFonts w:ascii="Cambria Math" w:hAnsi="Cambria Math" w:hint="eastAsia"/>
                      </w:rPr>
                      <m:t>△</m:t>
                    </w:del>
                  </m:r>
                  <m:r>
                    <w:del w:id="112" w:author="Administrator" w:date="2021-09-22T19:32:00Z">
                      <w:rPr>
                        <w:rFonts w:ascii="Cambria Math" w:hAnsi="Cambria Math"/>
                      </w:rPr>
                      <m:t>I</m:t>
                    </w:del>
                  </m:r>
                  <m:d>
                    <m:dPr>
                      <m:ctrlPr>
                        <w:del w:id="113" w:author="Administrator" w:date="2021-09-22T19:32:00Z">
                          <w:rPr>
                            <w:rFonts w:ascii="Cambria Math" w:hAnsi="Cambria Math"/>
                            <w:i/>
                          </w:rPr>
                        </w:del>
                      </m:ctrlPr>
                    </m:dPr>
                    <m:e>
                      <m:r>
                        <w:del w:id="114" w:author="Administrator" w:date="2021-09-22T19:32:00Z">
                          <w:rPr>
                            <w:rFonts w:ascii="Cambria Math" w:hAnsi="Cambria Math"/>
                          </w:rPr>
                          <m:t>t</m:t>
                        </w:del>
                      </m:r>
                    </m:e>
                  </m:d>
                </m:e>
              </m:rad>
              <m:sSub>
                <m:sSubPr>
                  <m:ctrlPr>
                    <w:del w:id="115" w:author="Administrator" w:date="2021-09-22T19:32:00Z">
                      <w:rPr>
                        <w:rFonts w:ascii="Cambria Math" w:hAnsi="Cambria Math"/>
                        <w:i/>
                      </w:rPr>
                    </w:del>
                  </m:ctrlPr>
                </m:sSubPr>
                <m:e>
                  <m:r>
                    <w:del w:id="116" w:author="Administrator" w:date="2021-09-22T19:32:00Z">
                      <m:rPr>
                        <m:sty m:val="p"/>
                      </m:rPr>
                      <w:rPr>
                        <w:rFonts w:ascii="Cambria Math" w:hAnsi="Cambria Math"/>
                      </w:rPr>
                      <m:t>ε</m:t>
                    </w:del>
                  </m:r>
                  <m:ctrlPr>
                    <w:del w:id="117" w:author="Administrator" w:date="2021-09-22T19:32:00Z">
                      <w:rPr>
                        <w:rFonts w:ascii="Cambria Math" w:hAnsi="Cambria Math"/>
                      </w:rPr>
                    </w:del>
                  </m:ctrlPr>
                </m:e>
                <m:sub>
                  <m:r>
                    <w:del w:id="118" w:author="Administrator" w:date="2021-09-22T19:32:00Z">
                      <w:rPr>
                        <w:rFonts w:ascii="Cambria Math" w:hAnsi="Cambria Math"/>
                      </w:rPr>
                      <m:t>s</m:t>
                    </w:del>
                  </m:r>
                </m:sub>
              </m:sSub>
              <m:d>
                <m:dPr>
                  <m:ctrlPr>
                    <w:del w:id="119" w:author="Administrator" w:date="2021-09-22T19:32:00Z">
                      <w:rPr>
                        <w:rFonts w:ascii="Cambria Math" w:hAnsi="Cambria Math"/>
                        <w:i/>
                      </w:rPr>
                    </w:del>
                  </m:ctrlPr>
                </m:dPr>
                <m:e>
                  <m:r>
                    <w:del w:id="120" w:author="Administrator" w:date="2021-09-22T19:32:00Z">
                      <w:rPr>
                        <w:rFonts w:ascii="Cambria Math" w:hAnsi="Cambria Math"/>
                      </w:rPr>
                      <m:t>t</m:t>
                    </w:del>
                  </m:r>
                </m:e>
              </m:d>
              <m:r>
                <w:del w:id="121" w:author="Administrator" w:date="2021-09-22T19:32:00Z">
                  <w:rPr>
                    <w:rFonts w:ascii="Cambria Math" w:hAnsi="Cambria Math"/>
                  </w:rPr>
                  <m:t>#</m:t>
                </w:del>
              </m:r>
              <m:d>
                <m:dPr>
                  <m:ctrlPr>
                    <w:del w:id="122" w:author="Administrator" w:date="2021-09-22T19:32:00Z">
                      <w:rPr>
                        <w:rFonts w:ascii="Cambria Math" w:hAnsi="Cambria Math"/>
                        <w:i/>
                      </w:rPr>
                    </w:del>
                  </m:ctrlPr>
                </m:dPr>
                <m:e>
                  <m:r>
                    <w:del w:id="123" w:author="Administrator" w:date="2021-09-22T19:32:00Z">
                      <m:rPr>
                        <m:sty m:val="p"/>
                      </m:rPr>
                      <w:rPr>
                        <w:rFonts w:ascii="Cambria Math" w:hAnsi="Cambria Math"/>
                      </w:rPr>
                      <w:fldChar w:fldCharType="begin"/>
                    </w:del>
                  </m:r>
                  <m:r>
                    <w:del w:id="124" w:author="Administrator" w:date="2021-09-22T19:32:00Z">
                      <m:rPr>
                        <m:sty m:val="p"/>
                      </m:rPr>
                      <w:rPr>
                        <w:rFonts w:ascii="Cambria Math" w:hAnsi="Cambria Math"/>
                      </w:rPr>
                      <m:t xml:space="preserve"> AUTONUM  \* Arabic </m:t>
                    </w:del>
                  </m:r>
                  <m:r>
                    <w:del w:id="125" w:author="Administrator" w:date="2021-09-22T19:32:00Z">
                      <m:rPr>
                        <m:sty m:val="p"/>
                      </m:rPr>
                      <w:rPr>
                        <w:rFonts w:ascii="Cambria Math" w:hAnsi="Cambria Math"/>
                      </w:rPr>
                      <w:fldChar w:fldCharType="end"/>
                    </w:del>
                  </m:r>
                </m:e>
              </m:d>
            </m:e>
          </m:eqArr>
        </m:oMath>
      </m:oMathPara>
    </w:p>
    <w:p w14:paraId="56555509" w14:textId="1EAFC642" w:rsidR="00802F97" w:rsidDel="00663447" w:rsidRDefault="00802F97" w:rsidP="00663447">
      <w:pPr>
        <w:ind w:firstLine="480"/>
        <w:rPr>
          <w:del w:id="126" w:author="Administrator" w:date="2021-09-22T19:32:00Z"/>
        </w:rPr>
        <w:pPrChange w:id="127" w:author="Administrator" w:date="2021-09-22T19:32:00Z">
          <w:pPr>
            <w:ind w:firstLine="480"/>
          </w:pPr>
        </w:pPrChange>
      </w:pPr>
      <w:del w:id="128" w:author="Administrator" w:date="2021-09-22T19:32:00Z">
        <w:r w:rsidDel="00663447">
          <w:delText>其中</w:delText>
        </w:r>
      </w:del>
      <m:oMath>
        <m:sSub>
          <m:sSubPr>
            <m:ctrlPr>
              <w:del w:id="129" w:author="Administrator" w:date="2021-09-22T19:32:00Z">
                <w:rPr>
                  <w:rFonts w:ascii="Cambria Math" w:hAnsi="Cambria Math"/>
                  <w:i/>
                </w:rPr>
              </w:del>
            </m:ctrlPr>
          </m:sSubPr>
          <m:e>
            <m:r>
              <w:del w:id="130" w:author="Administrator" w:date="2021-09-22T19:32:00Z">
                <m:rPr>
                  <m:sty m:val="p"/>
                </m:rPr>
                <w:rPr>
                  <w:rFonts w:ascii="Cambria Math" w:hAnsi="Cambria Math"/>
                </w:rPr>
                <m:t>ε</m:t>
              </w:del>
            </m:r>
            <m:ctrlPr>
              <w:del w:id="131" w:author="Administrator" w:date="2021-09-22T19:32:00Z">
                <w:rPr>
                  <w:rFonts w:ascii="Cambria Math" w:hAnsi="Cambria Math"/>
                </w:rPr>
              </w:del>
            </m:ctrlPr>
          </m:e>
          <m:sub>
            <m:r>
              <w:del w:id="132" w:author="Administrator" w:date="2021-09-22T19:32:00Z">
                <w:rPr>
                  <w:rFonts w:ascii="Cambria Math" w:hAnsi="Cambria Math"/>
                </w:rPr>
                <m:t>s</m:t>
              </w:del>
            </m:r>
          </m:sub>
        </m:sSub>
        <m:d>
          <m:dPr>
            <m:ctrlPr>
              <w:del w:id="133" w:author="Administrator" w:date="2021-09-22T19:32:00Z">
                <w:rPr>
                  <w:rFonts w:ascii="Cambria Math" w:hAnsi="Cambria Math"/>
                  <w:i/>
                </w:rPr>
              </w:del>
            </m:ctrlPr>
          </m:dPr>
          <m:e>
            <m:r>
              <w:del w:id="134" w:author="Administrator" w:date="2021-09-22T19:32:00Z">
                <w:rPr>
                  <w:rFonts w:ascii="Cambria Math" w:hAnsi="Cambria Math"/>
                </w:rPr>
                <m:t>t</m:t>
              </w:del>
            </m:r>
          </m:e>
        </m:d>
        <m:r>
          <w:del w:id="135" w:author="Administrator" w:date="2021-09-22T19:32:00Z">
            <m:rPr>
              <m:sty m:val="p"/>
            </m:rPr>
            <w:rPr>
              <w:rFonts w:ascii="Cambria Math" w:hAnsi="Cambria Math" w:cs="Cambria Math"/>
            </w:rPr>
            <m:t>∼</m:t>
          </w:del>
        </m:r>
        <m:r>
          <w:del w:id="136" w:author="Administrator" w:date="2021-09-22T19:32:00Z">
            <w:rPr>
              <w:rFonts w:ascii="Cambria Math" w:hAnsi="Cambria Math"/>
            </w:rPr>
            <m:t>N</m:t>
          </w:del>
        </m:r>
        <m:d>
          <m:dPr>
            <m:ctrlPr>
              <w:del w:id="137" w:author="Administrator" w:date="2021-09-22T19:32:00Z">
                <w:rPr>
                  <w:rFonts w:ascii="Cambria Math" w:hAnsi="Cambria Math"/>
                  <w:i/>
                </w:rPr>
              </w:del>
            </m:ctrlPr>
          </m:dPr>
          <m:e>
            <m:r>
              <w:del w:id="138" w:author="Administrator" w:date="2021-09-22T19:32:00Z">
                <w:rPr>
                  <w:rFonts w:ascii="Cambria Math" w:hAnsi="Cambria Math"/>
                </w:rPr>
                <m:t>0,1</m:t>
              </w:del>
            </m:r>
          </m:e>
        </m:d>
      </m:oMath>
      <w:del w:id="139" w:author="Administrator" w:date="2021-09-22T19:32:00Z">
        <w:r w:rsidDel="00663447">
          <w:delText>服从标准正态分布，</w:delText>
        </w:r>
      </w:del>
      <m:oMath>
        <m:rad>
          <m:radPr>
            <m:degHide m:val="1"/>
            <m:ctrlPr>
              <w:del w:id="140" w:author="Administrator" w:date="2021-09-22T19:32:00Z">
                <w:rPr>
                  <w:rFonts w:ascii="Cambria Math" w:hAnsi="Cambria Math"/>
                </w:rPr>
              </w:del>
            </m:ctrlPr>
          </m:radPr>
          <m:deg>
            <m:ctrlPr>
              <w:del w:id="141" w:author="Administrator" w:date="2021-09-22T19:32:00Z">
                <w:rPr>
                  <w:rFonts w:ascii="Cambria Math" w:hAnsi="Cambria Math" w:hint="eastAsia"/>
                </w:rPr>
              </w:del>
            </m:ctrlPr>
          </m:deg>
          <m:e>
            <m:r>
              <w:del w:id="142" w:author="Administrator" w:date="2021-09-22T19:32:00Z">
                <m:rPr>
                  <m:sty m:val="p"/>
                </m:rPr>
                <w:rPr>
                  <w:rFonts w:ascii="Cambria Math" w:hAnsi="Cambria Math" w:hint="eastAsia"/>
                </w:rPr>
                <m:t>△</m:t>
              </w:del>
            </m:r>
            <m:r>
              <w:del w:id="143" w:author="Administrator" w:date="2021-09-22T19:32:00Z">
                <w:rPr>
                  <w:rFonts w:ascii="Cambria Math" w:hAnsi="Cambria Math"/>
                </w:rPr>
                <m:t>I</m:t>
              </w:del>
            </m:r>
            <m:d>
              <m:dPr>
                <m:ctrlPr>
                  <w:del w:id="144" w:author="Administrator" w:date="2021-09-22T19:32:00Z">
                    <w:rPr>
                      <w:rFonts w:ascii="Cambria Math" w:hAnsi="Cambria Math"/>
                      <w:i/>
                    </w:rPr>
                  </w:del>
                </m:ctrlPr>
              </m:dPr>
              <m:e>
                <m:r>
                  <w:del w:id="145" w:author="Administrator" w:date="2021-09-22T19:32:00Z">
                    <w:rPr>
                      <w:rFonts w:ascii="Cambria Math" w:hAnsi="Cambria Math"/>
                    </w:rPr>
                    <m:t>t</m:t>
                  </w:del>
                </m:r>
              </m:e>
            </m:d>
          </m:e>
        </m:rad>
        <m:sSub>
          <m:sSubPr>
            <m:ctrlPr>
              <w:del w:id="146" w:author="Administrator" w:date="2021-09-22T19:32:00Z">
                <w:rPr>
                  <w:rFonts w:ascii="Cambria Math" w:hAnsi="Cambria Math"/>
                  <w:i/>
                </w:rPr>
              </w:del>
            </m:ctrlPr>
          </m:sSubPr>
          <m:e>
            <m:r>
              <w:del w:id="147" w:author="Administrator" w:date="2021-09-22T19:32:00Z">
                <m:rPr>
                  <m:sty m:val="p"/>
                </m:rPr>
                <w:rPr>
                  <w:rFonts w:ascii="Cambria Math" w:hAnsi="Cambria Math"/>
                </w:rPr>
                <m:t>ε</m:t>
              </w:del>
            </m:r>
            <m:ctrlPr>
              <w:del w:id="148" w:author="Administrator" w:date="2021-09-22T19:32:00Z">
                <w:rPr>
                  <w:rFonts w:ascii="Cambria Math" w:hAnsi="Cambria Math"/>
                </w:rPr>
              </w:del>
            </m:ctrlPr>
          </m:e>
          <m:sub>
            <m:r>
              <w:del w:id="149" w:author="Administrator" w:date="2021-09-22T19:32:00Z">
                <w:rPr>
                  <w:rFonts w:ascii="Cambria Math" w:hAnsi="Cambria Math"/>
                </w:rPr>
                <m:t>s</m:t>
              </w:del>
            </m:r>
          </m:sub>
        </m:sSub>
        <m:d>
          <m:dPr>
            <m:ctrlPr>
              <w:del w:id="150" w:author="Administrator" w:date="2021-09-22T19:32:00Z">
                <w:rPr>
                  <w:rFonts w:ascii="Cambria Math" w:hAnsi="Cambria Math"/>
                  <w:i/>
                </w:rPr>
              </w:del>
            </m:ctrlPr>
          </m:dPr>
          <m:e>
            <m:r>
              <w:del w:id="151" w:author="Administrator" w:date="2021-09-22T19:32:00Z">
                <w:rPr>
                  <w:rFonts w:ascii="Cambria Math" w:hAnsi="Cambria Math"/>
                </w:rPr>
                <m:t>t</m:t>
              </w:del>
            </m:r>
          </m:e>
        </m:d>
      </m:oMath>
      <w:del w:id="152" w:author="Administrator" w:date="2021-09-22T19:32:00Z">
        <w:r w:rsidDel="00663447">
          <w:delText>表示观测所附加的泊松噪声</w:delText>
        </w:r>
        <w:r w:rsidDel="00663447">
          <w:rPr>
            <w:rFonts w:hint="eastAsia"/>
          </w:rPr>
          <w:delText xml:space="preserve"> [</w:delText>
        </w:r>
        <w:r w:rsidDel="00663447">
          <w:fldChar w:fldCharType="begin"/>
        </w:r>
        <w:r w:rsidDel="00663447">
          <w:delInstrText xml:space="preserve"> NOTEREF _Ref78488446 \h </w:delInstrText>
        </w:r>
        <w:r w:rsidDel="00663447">
          <w:fldChar w:fldCharType="separate"/>
        </w:r>
        <w:r w:rsidR="008F7BB7" w:rsidDel="00663447">
          <w:delText>23</w:delText>
        </w:r>
        <w:r w:rsidDel="00663447">
          <w:fldChar w:fldCharType="end"/>
        </w:r>
        <w:r w:rsidDel="00663447">
          <w:delText>]</w:delText>
        </w:r>
        <w:r w:rsidDel="00663447">
          <w:delText>。同理，记时刻</w:delText>
        </w:r>
      </w:del>
      <m:oMath>
        <m:r>
          <w:del w:id="153" w:author="Administrator" w:date="2021-09-22T19:32:00Z">
            <w:rPr>
              <w:rFonts w:ascii="Cambria Math" w:hAnsi="Cambria Math"/>
            </w:rPr>
            <m:t>t</m:t>
          </w:del>
        </m:r>
      </m:oMath>
      <w:del w:id="154" w:author="Administrator" w:date="2021-09-22T19:32:00Z">
        <w:r w:rsidDel="00663447">
          <w:delText>累计感染人数的观测量为</w:delText>
        </w:r>
      </w:del>
      <m:oMath>
        <m:acc>
          <m:accPr>
            <m:ctrlPr>
              <w:del w:id="155" w:author="Administrator" w:date="2021-09-22T19:32:00Z">
                <w:rPr>
                  <w:rFonts w:ascii="Cambria Math" w:hAnsi="Cambria Math"/>
                </w:rPr>
              </w:del>
            </m:ctrlPr>
          </m:accPr>
          <m:e>
            <m:sSub>
              <m:sSubPr>
                <m:ctrlPr>
                  <w:del w:id="156" w:author="Administrator" w:date="2021-09-22T19:32:00Z">
                    <w:rPr>
                      <w:rFonts w:ascii="Cambria Math" w:hAnsi="Cambria Math"/>
                      <w:i/>
                    </w:rPr>
                  </w:del>
                </m:ctrlPr>
              </m:sSubPr>
              <m:e>
                <m:r>
                  <w:del w:id="157" w:author="Administrator" w:date="2021-09-22T19:32:00Z">
                    <w:rPr>
                      <w:rFonts w:ascii="Cambria Math" w:hAnsi="Cambria Math"/>
                    </w:rPr>
                    <m:t>C</m:t>
                  </w:del>
                </m:r>
                <m:ctrlPr>
                  <w:del w:id="158" w:author="Administrator" w:date="2021-09-22T19:32:00Z">
                    <w:rPr>
                      <w:rFonts w:ascii="Cambria Math" w:hAnsi="Cambria Math"/>
                    </w:rPr>
                  </w:del>
                </m:ctrlPr>
              </m:e>
              <m:sub>
                <m:r>
                  <w:del w:id="159" w:author="Administrator" w:date="2021-09-22T19:32:00Z">
                    <w:rPr>
                      <w:rFonts w:ascii="Cambria Math" w:hAnsi="Cambria Math"/>
                    </w:rPr>
                    <m:t>s</m:t>
                  </w:del>
                </m:r>
              </m:sub>
            </m:sSub>
          </m:e>
        </m:acc>
        <m:d>
          <m:dPr>
            <m:ctrlPr>
              <w:del w:id="160" w:author="Administrator" w:date="2021-09-22T19:32:00Z">
                <w:rPr>
                  <w:rFonts w:ascii="Cambria Math" w:hAnsi="Cambria Math"/>
                  <w:i/>
                </w:rPr>
              </w:del>
            </m:ctrlPr>
          </m:dPr>
          <m:e>
            <m:r>
              <w:del w:id="161" w:author="Administrator" w:date="2021-09-22T19:32:00Z">
                <w:rPr>
                  <w:rFonts w:ascii="Cambria Math" w:hAnsi="Cambria Math"/>
                </w:rPr>
                <m:t>t</m:t>
              </w:del>
            </m:r>
          </m:e>
        </m:d>
        <m:r>
          <w:del w:id="162" w:author="Administrator" w:date="2021-09-22T19:32:00Z">
            <w:rPr>
              <w:rFonts w:ascii="Cambria Math" w:hAnsi="Cambria Math" w:hint="eastAsia"/>
            </w:rPr>
            <m:t>，</m:t>
          </w:del>
        </m:r>
        <m:acc>
          <m:accPr>
            <m:ctrlPr>
              <w:del w:id="163" w:author="Administrator" w:date="2021-09-22T19:32:00Z">
                <w:rPr>
                  <w:rFonts w:ascii="Cambria Math" w:hAnsi="Cambria Math"/>
                </w:rPr>
              </w:del>
            </m:ctrlPr>
          </m:accPr>
          <m:e>
            <m:r>
              <w:del w:id="164" w:author="Administrator" w:date="2021-09-22T19:32:00Z">
                <w:rPr>
                  <w:rFonts w:ascii="Cambria Math" w:hAnsi="Cambria Math"/>
                </w:rPr>
                <m:t>C</m:t>
              </w:del>
            </m:r>
          </m:e>
        </m:acc>
        <m:d>
          <m:dPr>
            <m:ctrlPr>
              <w:del w:id="165" w:author="Administrator" w:date="2021-09-22T19:32:00Z">
                <w:rPr>
                  <w:rFonts w:ascii="Cambria Math" w:hAnsi="Cambria Math"/>
                  <w:i/>
                </w:rPr>
              </w:del>
            </m:ctrlPr>
          </m:dPr>
          <m:e>
            <m:r>
              <w:del w:id="166" w:author="Administrator" w:date="2021-09-22T19:32:00Z">
                <w:rPr>
                  <w:rFonts w:ascii="Cambria Math" w:hAnsi="Cambria Math"/>
                </w:rPr>
                <m:t>t</m:t>
              </w:del>
            </m:r>
          </m:e>
        </m:d>
      </m:oMath>
      <w:del w:id="167" w:author="Administrator" w:date="2021-09-22T19:32:00Z">
        <w:r w:rsidDel="00663447">
          <w:delText>是对应的样本值，显然该时刻累计感染人数应该等于之前所有时刻的新增感染人数之和，即有：</w:delText>
        </w:r>
      </w:del>
    </w:p>
    <w:p w14:paraId="22AC1935" w14:textId="523B5CB0" w:rsidR="00802F97" w:rsidDel="00663447" w:rsidRDefault="00763E3A" w:rsidP="00663447">
      <w:pPr>
        <w:ind w:firstLine="480"/>
        <w:rPr>
          <w:del w:id="168" w:author="Administrator" w:date="2021-09-22T19:32:00Z"/>
        </w:rPr>
        <w:pPrChange w:id="169" w:author="Administrator" w:date="2021-09-22T19:32:00Z">
          <w:pPr>
            <w:ind w:firstLine="480"/>
          </w:pPr>
        </w:pPrChange>
      </w:pPr>
      <m:oMathPara>
        <m:oMathParaPr>
          <m:jc m:val="center"/>
        </m:oMathParaPr>
        <m:oMath>
          <m:eqArr>
            <m:eqArrPr>
              <m:maxDist m:val="1"/>
              <m:ctrlPr>
                <w:del w:id="170" w:author="Administrator" w:date="2021-09-22T19:32:00Z">
                  <w:rPr>
                    <w:rFonts w:ascii="Cambria Math" w:hAnsi="Cambria Math"/>
                    <w:i/>
                  </w:rPr>
                </w:del>
              </m:ctrlPr>
            </m:eqArrPr>
            <m:e>
              <m:acc>
                <m:accPr>
                  <m:ctrlPr>
                    <w:del w:id="171" w:author="Administrator" w:date="2021-09-22T19:32:00Z">
                      <w:rPr>
                        <w:rFonts w:ascii="Cambria Math" w:hAnsi="Cambria Math"/>
                      </w:rPr>
                    </w:del>
                  </m:ctrlPr>
                </m:accPr>
                <m:e>
                  <m:sSub>
                    <m:sSubPr>
                      <m:ctrlPr>
                        <w:del w:id="172" w:author="Administrator" w:date="2021-09-22T19:32:00Z">
                          <w:rPr>
                            <w:rFonts w:ascii="Cambria Math" w:hAnsi="Cambria Math"/>
                            <w:i/>
                          </w:rPr>
                        </w:del>
                      </m:ctrlPr>
                    </m:sSubPr>
                    <m:e>
                      <m:r>
                        <w:del w:id="173" w:author="Administrator" w:date="2021-09-22T19:32:00Z">
                          <w:rPr>
                            <w:rFonts w:ascii="Cambria Math" w:hAnsi="Cambria Math"/>
                          </w:rPr>
                          <m:t>C</m:t>
                        </w:del>
                      </m:r>
                      <m:ctrlPr>
                        <w:del w:id="174" w:author="Administrator" w:date="2021-09-22T19:32:00Z">
                          <w:rPr>
                            <w:rFonts w:ascii="Cambria Math" w:hAnsi="Cambria Math"/>
                          </w:rPr>
                        </w:del>
                      </m:ctrlPr>
                    </m:e>
                    <m:sub>
                      <m:r>
                        <w:del w:id="175" w:author="Administrator" w:date="2021-09-22T19:32:00Z">
                          <w:rPr>
                            <w:rFonts w:ascii="Cambria Math" w:hAnsi="Cambria Math"/>
                          </w:rPr>
                          <m:t>s</m:t>
                        </w:del>
                      </m:r>
                    </m:sub>
                  </m:sSub>
                </m:e>
              </m:acc>
              <m:d>
                <m:dPr>
                  <m:ctrlPr>
                    <w:del w:id="176" w:author="Administrator" w:date="2021-09-22T19:32:00Z">
                      <w:rPr>
                        <w:rFonts w:ascii="Cambria Math" w:hAnsi="Cambria Math"/>
                        <w:i/>
                      </w:rPr>
                    </w:del>
                  </m:ctrlPr>
                </m:dPr>
                <m:e>
                  <m:r>
                    <w:del w:id="177" w:author="Administrator" w:date="2021-09-22T19:32:00Z">
                      <w:rPr>
                        <w:rFonts w:ascii="Cambria Math" w:hAnsi="Cambria Math"/>
                      </w:rPr>
                      <m:t>t</m:t>
                    </w:del>
                  </m:r>
                </m:e>
              </m:d>
              <m:r>
                <w:del w:id="178" w:author="Administrator" w:date="2021-09-22T19:32:00Z">
                  <w:rPr>
                    <w:rFonts w:ascii="Cambria Math" w:hAnsi="Cambria Math"/>
                  </w:rPr>
                  <m:t>=</m:t>
                </w:del>
              </m:r>
              <m:nary>
                <m:naryPr>
                  <m:chr m:val="∑"/>
                  <m:ctrlPr>
                    <w:del w:id="179" w:author="Administrator" w:date="2021-09-22T19:32:00Z">
                      <w:rPr>
                        <w:rFonts w:ascii="Cambria Math" w:hAnsi="Cambria Math"/>
                      </w:rPr>
                    </w:del>
                  </m:ctrlPr>
                </m:naryPr>
                <m:sub>
                  <m:r>
                    <w:del w:id="180" w:author="Administrator" w:date="2021-09-22T19:32:00Z">
                      <m:rPr>
                        <m:sty m:val="p"/>
                      </m:rPr>
                      <w:rPr>
                        <w:rFonts w:ascii="Cambria Math" w:hAnsi="Cambria Math"/>
                      </w:rPr>
                      <m:t>τ</m:t>
                    </w:del>
                  </m:r>
                  <m:r>
                    <w:del w:id="181" w:author="Administrator" w:date="2021-09-22T19:32:00Z">
                      <w:rPr>
                        <w:rFonts w:ascii="Cambria Math" w:hAnsi="Cambria Math"/>
                      </w:rPr>
                      <m:t>=1</m:t>
                    </w:del>
                  </m:r>
                  <m:ctrlPr>
                    <w:del w:id="182" w:author="Administrator" w:date="2021-09-22T19:32:00Z">
                      <w:rPr>
                        <w:rFonts w:ascii="Cambria Math" w:hAnsi="Cambria Math"/>
                        <w:i/>
                      </w:rPr>
                    </w:del>
                  </m:ctrlPr>
                </m:sub>
                <m:sup>
                  <m:r>
                    <w:del w:id="183" w:author="Administrator" w:date="2021-09-22T19:32:00Z">
                      <w:rPr>
                        <w:rFonts w:ascii="Cambria Math" w:hAnsi="Cambria Math"/>
                      </w:rPr>
                      <m:t>t</m:t>
                    </w:del>
                  </m:r>
                  <m:ctrlPr>
                    <w:del w:id="184" w:author="Administrator" w:date="2021-09-22T19:32:00Z">
                      <w:rPr>
                        <w:rFonts w:ascii="Cambria Math" w:hAnsi="Cambria Math"/>
                        <w:i/>
                      </w:rPr>
                    </w:del>
                  </m:ctrlPr>
                </m:sup>
                <m:e>
                  <m:r>
                    <w:del w:id="185" w:author="Administrator" w:date="2021-09-22T19:32:00Z">
                      <w:rPr>
                        <w:rFonts w:ascii="Cambria Math" w:hAnsi="Cambria Math"/>
                      </w:rPr>
                      <m:t xml:space="preserve"> </m:t>
                    </w:del>
                  </m:r>
                  <m:ctrlPr>
                    <w:del w:id="186" w:author="Administrator" w:date="2021-09-22T19:32:00Z">
                      <w:rPr>
                        <w:rFonts w:ascii="Cambria Math" w:hAnsi="Cambria Math"/>
                        <w:i/>
                      </w:rPr>
                    </w:del>
                  </m:ctrlPr>
                </m:e>
              </m:nary>
              <m:r>
                <w:del w:id="187" w:author="Administrator" w:date="2021-09-22T19:32:00Z">
                  <m:rPr>
                    <m:sty m:val="p"/>
                  </m:rPr>
                  <w:rPr>
                    <w:rFonts w:ascii="Cambria Math" w:hAnsi="Cambria Math" w:hint="eastAsia"/>
                  </w:rPr>
                  <m:t>△</m:t>
                </w:del>
              </m:r>
              <m:acc>
                <m:accPr>
                  <m:ctrlPr>
                    <w:del w:id="188" w:author="Administrator" w:date="2021-09-22T19:32:00Z">
                      <w:rPr>
                        <w:rFonts w:ascii="Cambria Math" w:hAnsi="Cambria Math"/>
                      </w:rPr>
                    </w:del>
                  </m:ctrlPr>
                </m:accPr>
                <m:e>
                  <m:sSub>
                    <m:sSubPr>
                      <m:ctrlPr>
                        <w:del w:id="189" w:author="Administrator" w:date="2021-09-22T19:32:00Z">
                          <w:rPr>
                            <w:rFonts w:ascii="Cambria Math" w:hAnsi="Cambria Math"/>
                            <w:i/>
                          </w:rPr>
                        </w:del>
                      </m:ctrlPr>
                    </m:sSubPr>
                    <m:e>
                      <m:r>
                        <w:del w:id="190" w:author="Administrator" w:date="2021-09-22T19:32:00Z">
                          <w:rPr>
                            <w:rFonts w:ascii="Cambria Math" w:hAnsi="Cambria Math"/>
                          </w:rPr>
                          <m:t>I</m:t>
                        </w:del>
                      </m:r>
                      <m:ctrlPr>
                        <w:del w:id="191" w:author="Administrator" w:date="2021-09-22T19:32:00Z">
                          <w:rPr>
                            <w:rFonts w:ascii="Cambria Math" w:hAnsi="Cambria Math"/>
                          </w:rPr>
                        </w:del>
                      </m:ctrlPr>
                    </m:e>
                    <m:sub>
                      <m:r>
                        <w:del w:id="192" w:author="Administrator" w:date="2021-09-22T19:32:00Z">
                          <w:rPr>
                            <w:rFonts w:ascii="Cambria Math" w:hAnsi="Cambria Math"/>
                          </w:rPr>
                          <m:t>s</m:t>
                        </w:del>
                      </m:r>
                    </m:sub>
                  </m:sSub>
                </m:e>
              </m:acc>
              <m:d>
                <m:dPr>
                  <m:ctrlPr>
                    <w:del w:id="193" w:author="Administrator" w:date="2021-09-22T19:32:00Z">
                      <w:rPr>
                        <w:rFonts w:ascii="Cambria Math" w:hAnsi="Cambria Math"/>
                        <w:i/>
                      </w:rPr>
                    </w:del>
                  </m:ctrlPr>
                </m:dPr>
                <m:e>
                  <m:r>
                    <w:del w:id="194" w:author="Administrator" w:date="2021-09-22T19:32:00Z">
                      <m:rPr>
                        <m:sty m:val="p"/>
                      </m:rPr>
                      <w:rPr>
                        <w:rFonts w:ascii="Cambria Math" w:hAnsi="Cambria Math"/>
                      </w:rPr>
                      <m:t>τ</m:t>
                    </w:del>
                  </m:r>
                </m:e>
              </m:d>
              <m:r>
                <w:del w:id="195" w:author="Administrator" w:date="2021-09-22T19:32:00Z">
                  <w:rPr>
                    <w:rFonts w:ascii="Cambria Math" w:hAnsi="Cambria Math"/>
                  </w:rPr>
                  <m:t>#</m:t>
                </w:del>
              </m:r>
              <m:d>
                <m:dPr>
                  <m:ctrlPr>
                    <w:del w:id="196" w:author="Administrator" w:date="2021-09-22T19:32:00Z">
                      <w:rPr>
                        <w:rFonts w:ascii="Cambria Math" w:hAnsi="Cambria Math"/>
                        <w:i/>
                      </w:rPr>
                    </w:del>
                  </m:ctrlPr>
                </m:dPr>
                <m:e>
                  <m:r>
                    <w:del w:id="197" w:author="Administrator" w:date="2021-09-22T19:32:00Z">
                      <m:rPr>
                        <m:sty m:val="p"/>
                      </m:rPr>
                      <w:rPr>
                        <w:rFonts w:ascii="Cambria Math" w:hAnsi="Cambria Math"/>
                      </w:rPr>
                      <w:fldChar w:fldCharType="begin"/>
                    </w:del>
                  </m:r>
                  <m:r>
                    <w:del w:id="198" w:author="Administrator" w:date="2021-09-22T19:32:00Z">
                      <m:rPr>
                        <m:sty m:val="p"/>
                      </m:rPr>
                      <w:rPr>
                        <w:rFonts w:ascii="Cambria Math" w:hAnsi="Cambria Math"/>
                      </w:rPr>
                      <m:t xml:space="preserve"> AUTONUM  \* Arabic </m:t>
                    </w:del>
                  </m:r>
                  <m:r>
                    <w:del w:id="199" w:author="Administrator" w:date="2021-09-22T19:32:00Z">
                      <m:rPr>
                        <m:sty m:val="p"/>
                      </m:rPr>
                      <w:rPr>
                        <w:rFonts w:ascii="Cambria Math" w:hAnsi="Cambria Math"/>
                      </w:rPr>
                      <w:fldChar w:fldCharType="end"/>
                    </w:del>
                  </m:r>
                </m:e>
              </m:d>
            </m:e>
          </m:eqArr>
        </m:oMath>
      </m:oMathPara>
    </w:p>
    <w:p w14:paraId="3F4FBF0D" w14:textId="73B34808" w:rsidR="00802F97" w:rsidDel="00663447" w:rsidRDefault="00802F97" w:rsidP="00663447">
      <w:pPr>
        <w:ind w:firstLine="480"/>
        <w:rPr>
          <w:del w:id="200" w:author="Administrator" w:date="2021-09-22T19:32:00Z"/>
        </w:rPr>
        <w:pPrChange w:id="201" w:author="Administrator" w:date="2021-09-22T19:32:00Z">
          <w:pPr>
            <w:ind w:firstLine="480"/>
          </w:pPr>
        </w:pPrChange>
      </w:pPr>
      <w:del w:id="202" w:author="Administrator" w:date="2021-09-22T19:32:00Z">
        <w:r w:rsidDel="00663447">
          <w:delText>联立式</w:delText>
        </w:r>
        <w:r w:rsidDel="00663447">
          <w:delText>(6)</w:delText>
        </w:r>
        <w:r w:rsidDel="00663447">
          <w:rPr>
            <w:rFonts w:hint="eastAsia"/>
          </w:rPr>
          <w:delText>、</w:delText>
        </w:r>
        <w:r w:rsidDel="00663447">
          <w:rPr>
            <w:rFonts w:hint="eastAsia"/>
          </w:rPr>
          <w:delText>(</w:delText>
        </w:r>
        <w:r w:rsidDel="00663447">
          <w:delText>7)</w:delText>
        </w:r>
        <w:r w:rsidDel="00663447">
          <w:delText>我们有：</w:delText>
        </w:r>
      </w:del>
    </w:p>
    <w:p w14:paraId="7161236C" w14:textId="4CE7DF41" w:rsidR="00802F97" w:rsidDel="00663447" w:rsidRDefault="00763E3A" w:rsidP="00663447">
      <w:pPr>
        <w:ind w:firstLine="480"/>
        <w:rPr>
          <w:del w:id="203" w:author="Administrator" w:date="2021-09-22T19:32:00Z"/>
        </w:rPr>
        <w:pPrChange w:id="204" w:author="Administrator" w:date="2021-09-22T19:32:00Z">
          <w:pPr>
            <w:ind w:firstLine="480"/>
          </w:pPr>
        </w:pPrChange>
      </w:pPr>
      <m:oMathPara>
        <m:oMathParaPr>
          <m:jc m:val="center"/>
        </m:oMathParaPr>
        <m:oMath>
          <m:eqArr>
            <m:eqArrPr>
              <m:maxDist m:val="1"/>
              <m:ctrlPr>
                <w:del w:id="205" w:author="Administrator" w:date="2021-09-22T19:32:00Z">
                  <w:rPr>
                    <w:rFonts w:ascii="Cambria Math" w:hAnsi="Cambria Math"/>
                    <w:i/>
                  </w:rPr>
                </w:del>
              </m:ctrlPr>
            </m:eqArrPr>
            <m:e>
              <m:acc>
                <m:accPr>
                  <m:ctrlPr>
                    <w:del w:id="206" w:author="Administrator" w:date="2021-09-22T19:32:00Z">
                      <w:rPr>
                        <w:rFonts w:ascii="Cambria Math" w:hAnsi="Cambria Math"/>
                      </w:rPr>
                    </w:del>
                  </m:ctrlPr>
                </m:accPr>
                <m:e>
                  <m:sSub>
                    <m:sSubPr>
                      <m:ctrlPr>
                        <w:del w:id="207" w:author="Administrator" w:date="2021-09-22T19:32:00Z">
                          <w:rPr>
                            <w:rFonts w:ascii="Cambria Math" w:hAnsi="Cambria Math"/>
                            <w:i/>
                          </w:rPr>
                        </w:del>
                      </m:ctrlPr>
                    </m:sSubPr>
                    <m:e>
                      <m:r>
                        <w:del w:id="208" w:author="Administrator" w:date="2021-09-22T19:32:00Z">
                          <w:rPr>
                            <w:rFonts w:ascii="Cambria Math" w:hAnsi="Cambria Math"/>
                          </w:rPr>
                          <m:t>C</m:t>
                        </w:del>
                      </m:r>
                      <m:ctrlPr>
                        <w:del w:id="209" w:author="Administrator" w:date="2021-09-22T19:32:00Z">
                          <w:rPr>
                            <w:rFonts w:ascii="Cambria Math" w:hAnsi="Cambria Math"/>
                          </w:rPr>
                        </w:del>
                      </m:ctrlPr>
                    </m:e>
                    <m:sub>
                      <m:r>
                        <w:del w:id="210" w:author="Administrator" w:date="2021-09-22T19:32:00Z">
                          <w:rPr>
                            <w:rFonts w:ascii="Cambria Math" w:hAnsi="Cambria Math"/>
                          </w:rPr>
                          <m:t>s</m:t>
                        </w:del>
                      </m:r>
                    </m:sub>
                  </m:sSub>
                </m:e>
              </m:acc>
              <m:d>
                <m:dPr>
                  <m:ctrlPr>
                    <w:del w:id="211" w:author="Administrator" w:date="2021-09-22T19:32:00Z">
                      <w:rPr>
                        <w:rFonts w:ascii="Cambria Math" w:hAnsi="Cambria Math"/>
                        <w:i/>
                      </w:rPr>
                    </w:del>
                  </m:ctrlPr>
                </m:dPr>
                <m:e>
                  <m:r>
                    <w:del w:id="212" w:author="Administrator" w:date="2021-09-22T19:32:00Z">
                      <w:rPr>
                        <w:rFonts w:ascii="Cambria Math" w:hAnsi="Cambria Math"/>
                      </w:rPr>
                      <m:t>t</m:t>
                    </w:del>
                  </m:r>
                </m:e>
              </m:d>
              <m:r>
                <w:del w:id="213" w:author="Administrator" w:date="2021-09-22T19:32:00Z">
                  <w:rPr>
                    <w:rFonts w:ascii="Cambria Math" w:hAnsi="Cambria Math"/>
                  </w:rPr>
                  <m:t>=</m:t>
                </w:del>
              </m:r>
              <m:nary>
                <m:naryPr>
                  <m:chr m:val="∑"/>
                  <m:ctrlPr>
                    <w:del w:id="214" w:author="Administrator" w:date="2021-09-22T19:32:00Z">
                      <w:rPr>
                        <w:rFonts w:ascii="Cambria Math" w:hAnsi="Cambria Math"/>
                      </w:rPr>
                    </w:del>
                  </m:ctrlPr>
                </m:naryPr>
                <m:sub>
                  <m:r>
                    <w:del w:id="215" w:author="Administrator" w:date="2021-09-22T19:32:00Z">
                      <m:rPr>
                        <m:sty m:val="p"/>
                      </m:rPr>
                      <w:rPr>
                        <w:rFonts w:ascii="Cambria Math" w:hAnsi="Cambria Math"/>
                      </w:rPr>
                      <m:t>τ</m:t>
                    </w:del>
                  </m:r>
                  <m:r>
                    <w:del w:id="216" w:author="Administrator" w:date="2021-09-22T19:32:00Z">
                      <w:rPr>
                        <w:rFonts w:ascii="Cambria Math" w:hAnsi="Cambria Math"/>
                      </w:rPr>
                      <m:t>=1</m:t>
                    </w:del>
                  </m:r>
                  <m:ctrlPr>
                    <w:del w:id="217" w:author="Administrator" w:date="2021-09-22T19:32:00Z">
                      <w:rPr>
                        <w:rFonts w:ascii="Cambria Math" w:hAnsi="Cambria Math"/>
                        <w:i/>
                      </w:rPr>
                    </w:del>
                  </m:ctrlPr>
                </m:sub>
                <m:sup>
                  <m:r>
                    <w:del w:id="218" w:author="Administrator" w:date="2021-09-22T19:32:00Z">
                      <w:rPr>
                        <w:rFonts w:ascii="Cambria Math" w:hAnsi="Cambria Math"/>
                      </w:rPr>
                      <m:t>t</m:t>
                    </w:del>
                  </m:r>
                  <m:ctrlPr>
                    <w:del w:id="219" w:author="Administrator" w:date="2021-09-22T19:32:00Z">
                      <w:rPr>
                        <w:rFonts w:ascii="Cambria Math" w:hAnsi="Cambria Math"/>
                        <w:i/>
                      </w:rPr>
                    </w:del>
                  </m:ctrlPr>
                </m:sup>
                <m:e>
                  <m:r>
                    <w:del w:id="220" w:author="Administrator" w:date="2021-09-22T19:32:00Z">
                      <w:rPr>
                        <w:rFonts w:ascii="Cambria Math" w:hAnsi="Cambria Math"/>
                      </w:rPr>
                      <m:t xml:space="preserve"> </m:t>
                    </w:del>
                  </m:r>
                  <m:ctrlPr>
                    <w:del w:id="221" w:author="Administrator" w:date="2021-09-22T19:32:00Z">
                      <w:rPr>
                        <w:rFonts w:ascii="Cambria Math" w:hAnsi="Cambria Math"/>
                        <w:i/>
                      </w:rPr>
                    </w:del>
                  </m:ctrlPr>
                </m:e>
              </m:nary>
              <m:r>
                <w:del w:id="222" w:author="Administrator" w:date="2021-09-22T19:32:00Z">
                  <m:rPr>
                    <m:sty m:val="p"/>
                  </m:rPr>
                  <w:rPr>
                    <w:rFonts w:ascii="Cambria Math" w:hAnsi="Cambria Math" w:hint="eastAsia"/>
                  </w:rPr>
                  <m:t>△</m:t>
                </w:del>
              </m:r>
              <m:r>
                <w:del w:id="223" w:author="Administrator" w:date="2021-09-22T19:32:00Z">
                  <w:rPr>
                    <w:rFonts w:ascii="Cambria Math" w:hAnsi="Cambria Math"/>
                  </w:rPr>
                  <m:t>I</m:t>
                </w:del>
              </m:r>
              <m:d>
                <m:dPr>
                  <m:ctrlPr>
                    <w:del w:id="224" w:author="Administrator" w:date="2021-09-22T19:32:00Z">
                      <w:rPr>
                        <w:rFonts w:ascii="Cambria Math" w:hAnsi="Cambria Math"/>
                        <w:i/>
                      </w:rPr>
                    </w:del>
                  </m:ctrlPr>
                </m:dPr>
                <m:e>
                  <m:r>
                    <w:del w:id="225" w:author="Administrator" w:date="2021-09-22T19:32:00Z">
                      <m:rPr>
                        <m:sty m:val="p"/>
                      </m:rPr>
                      <w:rPr>
                        <w:rFonts w:ascii="Cambria Math" w:hAnsi="Cambria Math"/>
                      </w:rPr>
                      <m:t>τ</m:t>
                    </w:del>
                  </m:r>
                </m:e>
              </m:d>
              <m:r>
                <w:del w:id="226" w:author="Administrator" w:date="2021-09-22T19:32:00Z">
                  <w:rPr>
                    <w:rFonts w:ascii="Cambria Math" w:hAnsi="Cambria Math"/>
                  </w:rPr>
                  <m:t>+</m:t>
                </w:del>
              </m:r>
              <m:nary>
                <m:naryPr>
                  <m:chr m:val="∑"/>
                  <m:ctrlPr>
                    <w:del w:id="227" w:author="Administrator" w:date="2021-09-22T19:32:00Z">
                      <w:rPr>
                        <w:rFonts w:ascii="Cambria Math" w:hAnsi="Cambria Math"/>
                      </w:rPr>
                    </w:del>
                  </m:ctrlPr>
                </m:naryPr>
                <m:sub>
                  <m:r>
                    <w:del w:id="228" w:author="Administrator" w:date="2021-09-22T19:32:00Z">
                      <m:rPr>
                        <m:sty m:val="p"/>
                      </m:rPr>
                      <w:rPr>
                        <w:rFonts w:ascii="Cambria Math" w:hAnsi="Cambria Math"/>
                      </w:rPr>
                      <m:t>τ</m:t>
                    </w:del>
                  </m:r>
                  <m:r>
                    <w:del w:id="229" w:author="Administrator" w:date="2021-09-22T19:32:00Z">
                      <w:rPr>
                        <w:rFonts w:ascii="Cambria Math" w:hAnsi="Cambria Math"/>
                      </w:rPr>
                      <m:t>=1</m:t>
                    </w:del>
                  </m:r>
                  <m:ctrlPr>
                    <w:del w:id="230" w:author="Administrator" w:date="2021-09-22T19:32:00Z">
                      <w:rPr>
                        <w:rFonts w:ascii="Cambria Math" w:hAnsi="Cambria Math"/>
                        <w:i/>
                      </w:rPr>
                    </w:del>
                  </m:ctrlPr>
                </m:sub>
                <m:sup>
                  <m:r>
                    <w:del w:id="231" w:author="Administrator" w:date="2021-09-22T19:32:00Z">
                      <w:rPr>
                        <w:rFonts w:ascii="Cambria Math" w:hAnsi="Cambria Math"/>
                      </w:rPr>
                      <m:t>t</m:t>
                    </w:del>
                  </m:r>
                  <m:ctrlPr>
                    <w:del w:id="232" w:author="Administrator" w:date="2021-09-22T19:32:00Z">
                      <w:rPr>
                        <w:rFonts w:ascii="Cambria Math" w:hAnsi="Cambria Math"/>
                        <w:i/>
                      </w:rPr>
                    </w:del>
                  </m:ctrlPr>
                </m:sup>
                <m:e>
                  <m:rad>
                    <m:radPr>
                      <m:degHide m:val="1"/>
                      <m:ctrlPr>
                        <w:del w:id="233" w:author="Administrator" w:date="2021-09-22T19:32:00Z">
                          <w:rPr>
                            <w:rFonts w:ascii="Cambria Math" w:hAnsi="Cambria Math"/>
                          </w:rPr>
                        </w:del>
                      </m:ctrlPr>
                    </m:radPr>
                    <m:deg>
                      <m:ctrlPr>
                        <w:del w:id="234" w:author="Administrator" w:date="2021-09-22T19:32:00Z">
                          <w:rPr>
                            <w:rFonts w:ascii="Cambria Math" w:hAnsi="Cambria Math" w:hint="eastAsia"/>
                          </w:rPr>
                        </w:del>
                      </m:ctrlPr>
                    </m:deg>
                    <m:e>
                      <m:r>
                        <w:del w:id="235" w:author="Administrator" w:date="2021-09-22T19:32:00Z">
                          <m:rPr>
                            <m:sty m:val="p"/>
                          </m:rPr>
                          <w:rPr>
                            <w:rFonts w:ascii="Cambria Math" w:hAnsi="Cambria Math" w:hint="eastAsia"/>
                          </w:rPr>
                          <m:t>△</m:t>
                        </w:del>
                      </m:r>
                      <m:r>
                        <w:del w:id="236" w:author="Administrator" w:date="2021-09-22T19:32:00Z">
                          <w:rPr>
                            <w:rFonts w:ascii="Cambria Math" w:hAnsi="Cambria Math"/>
                          </w:rPr>
                          <m:t>I</m:t>
                        </w:del>
                      </m:r>
                      <m:d>
                        <m:dPr>
                          <m:ctrlPr>
                            <w:del w:id="237" w:author="Administrator" w:date="2021-09-22T19:32:00Z">
                              <w:rPr>
                                <w:rFonts w:ascii="Cambria Math" w:hAnsi="Cambria Math"/>
                                <w:i/>
                              </w:rPr>
                            </w:del>
                          </m:ctrlPr>
                        </m:dPr>
                        <m:e>
                          <m:r>
                            <w:del w:id="238" w:author="Administrator" w:date="2021-09-22T19:32:00Z">
                              <m:rPr>
                                <m:sty m:val="p"/>
                              </m:rPr>
                              <w:rPr>
                                <w:rFonts w:ascii="Cambria Math" w:hAnsi="Cambria Math"/>
                              </w:rPr>
                              <m:t>τ</m:t>
                            </w:del>
                          </m:r>
                        </m:e>
                      </m:d>
                    </m:e>
                  </m:rad>
                  <m:ctrlPr>
                    <w:del w:id="239" w:author="Administrator" w:date="2021-09-22T19:32:00Z">
                      <w:rPr>
                        <w:rFonts w:ascii="Cambria Math" w:hAnsi="Cambria Math"/>
                        <w:i/>
                      </w:rPr>
                    </w:del>
                  </m:ctrlPr>
                </m:e>
              </m:nary>
              <m:sSub>
                <m:sSubPr>
                  <m:ctrlPr>
                    <w:del w:id="240" w:author="Administrator" w:date="2021-09-22T19:32:00Z">
                      <w:rPr>
                        <w:rFonts w:ascii="Cambria Math" w:hAnsi="Cambria Math"/>
                        <w:i/>
                      </w:rPr>
                    </w:del>
                  </m:ctrlPr>
                </m:sSubPr>
                <m:e>
                  <m:r>
                    <w:del w:id="241" w:author="Administrator" w:date="2021-09-22T19:32:00Z">
                      <m:rPr>
                        <m:sty m:val="p"/>
                      </m:rPr>
                      <w:rPr>
                        <w:rFonts w:ascii="Cambria Math" w:hAnsi="Cambria Math"/>
                      </w:rPr>
                      <m:t>ε</m:t>
                    </w:del>
                  </m:r>
                  <m:ctrlPr>
                    <w:del w:id="242" w:author="Administrator" w:date="2021-09-22T19:32:00Z">
                      <w:rPr>
                        <w:rFonts w:ascii="Cambria Math" w:hAnsi="Cambria Math"/>
                      </w:rPr>
                    </w:del>
                  </m:ctrlPr>
                </m:e>
                <m:sub>
                  <m:r>
                    <w:del w:id="243" w:author="Administrator" w:date="2021-09-22T19:32:00Z">
                      <w:rPr>
                        <w:rFonts w:ascii="Cambria Math" w:hAnsi="Cambria Math"/>
                      </w:rPr>
                      <m:t>s</m:t>
                    </w:del>
                  </m:r>
                </m:sub>
              </m:sSub>
              <m:d>
                <m:dPr>
                  <m:ctrlPr>
                    <w:del w:id="244" w:author="Administrator" w:date="2021-09-22T19:32:00Z">
                      <w:rPr>
                        <w:rFonts w:ascii="Cambria Math" w:hAnsi="Cambria Math"/>
                        <w:i/>
                      </w:rPr>
                    </w:del>
                  </m:ctrlPr>
                </m:dPr>
                <m:e>
                  <m:r>
                    <w:del w:id="245" w:author="Administrator" w:date="2021-09-22T19:32:00Z">
                      <m:rPr>
                        <m:sty m:val="p"/>
                      </m:rPr>
                      <w:rPr>
                        <w:rFonts w:ascii="Cambria Math" w:hAnsi="Cambria Math"/>
                      </w:rPr>
                      <m:t>τ</m:t>
                    </w:del>
                  </m:r>
                </m:e>
              </m:d>
              <m:r>
                <w:del w:id="246" w:author="Administrator" w:date="2021-09-22T19:32:00Z">
                  <w:rPr>
                    <w:rFonts w:ascii="Cambria Math" w:hAnsi="Cambria Math"/>
                  </w:rPr>
                  <m:t>#</m:t>
                </w:del>
              </m:r>
              <m:d>
                <m:dPr>
                  <m:ctrlPr>
                    <w:del w:id="247" w:author="Administrator" w:date="2021-09-22T19:32:00Z">
                      <w:rPr>
                        <w:rFonts w:ascii="Cambria Math" w:hAnsi="Cambria Math"/>
                        <w:i/>
                      </w:rPr>
                    </w:del>
                  </m:ctrlPr>
                </m:dPr>
                <m:e>
                  <m:r>
                    <w:del w:id="248" w:author="Administrator" w:date="2021-09-22T19:32:00Z">
                      <m:rPr>
                        <m:sty m:val="p"/>
                      </m:rPr>
                      <w:rPr>
                        <w:rFonts w:ascii="Cambria Math" w:hAnsi="Cambria Math"/>
                      </w:rPr>
                      <w:fldChar w:fldCharType="begin"/>
                    </w:del>
                  </m:r>
                  <m:r>
                    <w:del w:id="249" w:author="Administrator" w:date="2021-09-22T19:32:00Z">
                      <m:rPr>
                        <m:sty m:val="p"/>
                      </m:rPr>
                      <w:rPr>
                        <w:rFonts w:ascii="Cambria Math" w:hAnsi="Cambria Math"/>
                      </w:rPr>
                      <m:t xml:space="preserve"> AUTONUM  \* Arabic </m:t>
                    </w:del>
                  </m:r>
                  <m:r>
                    <w:del w:id="250" w:author="Administrator" w:date="2021-09-22T19:32:00Z">
                      <m:rPr>
                        <m:sty m:val="p"/>
                      </m:rPr>
                      <w:rPr>
                        <w:rFonts w:ascii="Cambria Math" w:hAnsi="Cambria Math"/>
                      </w:rPr>
                      <w:fldChar w:fldCharType="end"/>
                    </w:del>
                  </m:r>
                </m:e>
              </m:d>
            </m:e>
          </m:eqArr>
        </m:oMath>
      </m:oMathPara>
    </w:p>
    <w:p w14:paraId="3698CDF0" w14:textId="4D2994F3" w:rsidR="00802F97" w:rsidDel="00663447" w:rsidRDefault="00802F97" w:rsidP="00663447">
      <w:pPr>
        <w:ind w:firstLine="480"/>
        <w:rPr>
          <w:del w:id="251" w:author="Administrator" w:date="2021-09-22T19:32:00Z"/>
        </w:rPr>
        <w:pPrChange w:id="252" w:author="Administrator" w:date="2021-09-22T19:32:00Z">
          <w:pPr>
            <w:ind w:firstLine="480"/>
          </w:pPr>
        </w:pPrChange>
      </w:pPr>
      <w:del w:id="253" w:author="Administrator" w:date="2021-09-22T19:32:00Z">
        <w:r w:rsidDel="00663447">
          <w:delText>记</w:delText>
        </w:r>
      </w:del>
      <m:oMath>
        <m:r>
          <w:del w:id="254" w:author="Administrator" w:date="2021-09-22T19:32:00Z">
            <w:rPr>
              <w:rFonts w:ascii="Cambria Math" w:hAnsi="Cambria Math"/>
            </w:rPr>
            <m:t>C</m:t>
          </w:del>
        </m:r>
        <m:d>
          <m:dPr>
            <m:ctrlPr>
              <w:del w:id="255" w:author="Administrator" w:date="2021-09-22T19:32:00Z">
                <w:rPr>
                  <w:rFonts w:ascii="Cambria Math" w:hAnsi="Cambria Math"/>
                  <w:i/>
                </w:rPr>
              </w:del>
            </m:ctrlPr>
          </m:dPr>
          <m:e>
            <m:r>
              <w:del w:id="256" w:author="Administrator" w:date="2021-09-22T19:32:00Z">
                <w:rPr>
                  <w:rFonts w:ascii="Cambria Math" w:hAnsi="Cambria Math"/>
                </w:rPr>
                <m:t>t</m:t>
              </w:del>
            </m:r>
          </m:e>
        </m:d>
        <m:r>
          <w:del w:id="257" w:author="Administrator" w:date="2021-09-22T19:32:00Z">
            <w:rPr>
              <w:rFonts w:ascii="Cambria Math" w:hAnsi="Cambria Math"/>
            </w:rPr>
            <m:t>=</m:t>
          </w:del>
        </m:r>
        <m:nary>
          <m:naryPr>
            <m:chr m:val="∑"/>
            <m:limLoc m:val="undOvr"/>
            <m:grow m:val="1"/>
            <m:ctrlPr>
              <w:del w:id="258" w:author="Administrator" w:date="2021-09-22T19:32:00Z">
                <w:rPr>
                  <w:rFonts w:ascii="Cambria Math" w:hAnsi="Cambria Math"/>
                </w:rPr>
              </w:del>
            </m:ctrlPr>
          </m:naryPr>
          <m:sub>
            <m:r>
              <w:del w:id="259" w:author="Administrator" w:date="2021-09-22T19:32:00Z">
                <w:rPr>
                  <w:rFonts w:ascii="Cambria Math" w:hAnsi="Cambria Math"/>
                </w:rPr>
                <m:t>τ=1</m:t>
              </w:del>
            </m:r>
          </m:sub>
          <m:sup>
            <m:r>
              <w:del w:id="260" w:author="Administrator" w:date="2021-09-22T19:32:00Z">
                <w:rPr>
                  <w:rFonts w:ascii="Cambria Math" w:hAnsi="Cambria Math"/>
                </w:rPr>
                <m:t>t</m:t>
              </w:del>
            </m:r>
          </m:sup>
          <m:e>
            <m:r>
              <w:del w:id="261" w:author="Administrator" w:date="2021-09-22T19:32:00Z">
                <w:rPr>
                  <w:rFonts w:ascii="Cambria Math" w:hAnsi="Cambria Math"/>
                </w:rPr>
                <m:t> </m:t>
              </w:del>
            </m:r>
          </m:e>
        </m:nary>
        <m:r>
          <w:del w:id="262" w:author="Administrator" w:date="2021-09-22T19:32:00Z">
            <m:rPr>
              <m:sty m:val="p"/>
            </m:rPr>
            <w:rPr>
              <w:rFonts w:ascii="Cambria Math" w:hAnsi="Cambria Math"/>
            </w:rPr>
            <m:t>△</m:t>
          </w:del>
        </m:r>
        <m:r>
          <w:del w:id="263" w:author="Administrator" w:date="2021-09-22T19:32:00Z">
            <w:rPr>
              <w:rFonts w:ascii="Cambria Math" w:hAnsi="Cambria Math"/>
            </w:rPr>
            <m:t>I</m:t>
          </w:del>
        </m:r>
        <m:d>
          <m:dPr>
            <m:ctrlPr>
              <w:del w:id="264" w:author="Administrator" w:date="2021-09-22T19:32:00Z">
                <w:rPr>
                  <w:rFonts w:ascii="Cambria Math" w:hAnsi="Cambria Math"/>
                  <w:i/>
                </w:rPr>
              </w:del>
            </m:ctrlPr>
          </m:dPr>
          <m:e>
            <m:r>
              <w:del w:id="265" w:author="Administrator" w:date="2021-09-22T19:32:00Z">
                <w:rPr>
                  <w:rFonts w:ascii="Cambria Math" w:hAnsi="Cambria Math"/>
                </w:rPr>
                <m:t>τ</m:t>
              </w:del>
            </m:r>
          </m:e>
        </m:d>
        <m:r>
          <w:del w:id="266" w:author="Administrator" w:date="2021-09-22T19:32:00Z">
            <m:rPr>
              <m:sty m:val="p"/>
            </m:rPr>
            <w:rPr>
              <w:rFonts w:ascii="Cambria Math" w:hAnsi="Cambria Math" w:hint="eastAsia"/>
            </w:rPr>
            <m:t>，</m:t>
          </w:del>
        </m:r>
      </m:oMath>
      <w:del w:id="267" w:author="Administrator" w:date="2021-09-22T19:32:00Z">
        <w:r w:rsidDel="00663447">
          <w:delText>显然</w:delText>
        </w:r>
      </w:del>
      <m:oMath>
        <m:r>
          <w:del w:id="268" w:author="Administrator" w:date="2021-09-22T19:32:00Z">
            <w:rPr>
              <w:rFonts w:ascii="Cambria Math" w:hAnsi="Cambria Math"/>
            </w:rPr>
            <m:t>C</m:t>
          </w:del>
        </m:r>
        <m:d>
          <m:dPr>
            <m:ctrlPr>
              <w:del w:id="269" w:author="Administrator" w:date="2021-09-22T19:32:00Z">
                <w:rPr>
                  <w:rFonts w:ascii="Cambria Math" w:hAnsi="Cambria Math"/>
                  <w:i/>
                </w:rPr>
              </w:del>
            </m:ctrlPr>
          </m:dPr>
          <m:e>
            <m:r>
              <w:del w:id="270" w:author="Administrator" w:date="2021-09-22T19:32:00Z">
                <w:rPr>
                  <w:rFonts w:ascii="Cambria Math" w:hAnsi="Cambria Math"/>
                </w:rPr>
                <m:t>t</m:t>
              </w:del>
            </m:r>
          </m:e>
        </m:d>
      </m:oMath>
      <w:del w:id="271" w:author="Administrator" w:date="2021-09-22T19:32:00Z">
        <w:r w:rsidDel="00663447">
          <w:delText>是通过</w:delText>
        </w:r>
        <w:r w:rsidDel="00663447">
          <w:delText>SEIR</w:delText>
        </w:r>
        <w:r w:rsidDel="00663447">
          <w:delText>模型计算得到的累计感染人数的理论值，其微分方程项为：</w:delText>
        </w:r>
      </w:del>
    </w:p>
    <w:p w14:paraId="1F2132A7" w14:textId="26384679" w:rsidR="00802F97" w:rsidDel="00663447" w:rsidRDefault="00763E3A" w:rsidP="00663447">
      <w:pPr>
        <w:ind w:firstLine="480"/>
        <w:rPr>
          <w:del w:id="272" w:author="Administrator" w:date="2021-09-22T19:32:00Z"/>
        </w:rPr>
        <w:pPrChange w:id="273" w:author="Administrator" w:date="2021-09-22T19:32:00Z">
          <w:pPr>
            <w:ind w:firstLine="480"/>
          </w:pPr>
        </w:pPrChange>
      </w:pPr>
      <m:oMathPara>
        <m:oMath>
          <m:eqArr>
            <m:eqArrPr>
              <m:maxDist m:val="1"/>
              <m:ctrlPr>
                <w:del w:id="274" w:author="Administrator" w:date="2021-09-22T19:32:00Z">
                  <w:rPr>
                    <w:rFonts w:ascii="Cambria Math" w:hAnsi="Cambria Math"/>
                    <w:i/>
                  </w:rPr>
                </w:del>
              </m:ctrlPr>
            </m:eqArrPr>
            <m:e>
              <m:f>
                <m:fPr>
                  <m:ctrlPr>
                    <w:del w:id="275" w:author="Administrator" w:date="2021-09-22T19:32:00Z">
                      <w:rPr>
                        <w:rFonts w:ascii="Cambria Math" w:hAnsi="Cambria Math"/>
                      </w:rPr>
                    </w:del>
                  </m:ctrlPr>
                </m:fPr>
                <m:num>
                  <m:r>
                    <w:del w:id="276" w:author="Administrator" w:date="2021-09-22T19:32:00Z">
                      <w:rPr>
                        <w:rFonts w:ascii="Cambria Math" w:hAnsi="Cambria Math"/>
                      </w:rPr>
                      <m:t>dC</m:t>
                    </w:del>
                  </m:r>
                  <m:ctrlPr>
                    <w:del w:id="277" w:author="Administrator" w:date="2021-09-22T19:32:00Z">
                      <w:rPr>
                        <w:rFonts w:ascii="Cambria Math" w:hAnsi="Cambria Math"/>
                        <w:i/>
                      </w:rPr>
                    </w:del>
                  </m:ctrlPr>
                </m:num>
                <m:den>
                  <m:r>
                    <w:del w:id="278" w:author="Administrator" w:date="2021-09-22T19:32:00Z">
                      <w:rPr>
                        <w:rFonts w:ascii="Cambria Math" w:hAnsi="Cambria Math"/>
                      </w:rPr>
                      <m:t>dt</m:t>
                    </w:del>
                  </m:r>
                  <m:ctrlPr>
                    <w:del w:id="279" w:author="Administrator" w:date="2021-09-22T19:32:00Z">
                      <w:rPr>
                        <w:rFonts w:ascii="Cambria Math" w:hAnsi="Cambria Math"/>
                        <w:i/>
                      </w:rPr>
                    </w:del>
                  </m:ctrlPr>
                </m:den>
              </m:f>
              <m:r>
                <w:del w:id="280" w:author="Administrator" w:date="2021-09-22T19:32:00Z">
                  <w:rPr>
                    <w:rFonts w:ascii="Cambria Math" w:hAnsi="Cambria Math"/>
                  </w:rPr>
                  <m:t>=</m:t>
                </w:del>
              </m:r>
              <m:r>
                <w:del w:id="281" w:author="Administrator" w:date="2021-09-22T19:32:00Z">
                  <m:rPr>
                    <m:sty m:val="p"/>
                  </m:rPr>
                  <w:rPr>
                    <w:rFonts w:ascii="Cambria Math" w:hAnsi="Cambria Math"/>
                  </w:rPr>
                  <m:t>α</m:t>
                </w:del>
              </m:r>
              <m:r>
                <w:del w:id="282" w:author="Administrator" w:date="2021-09-22T19:32:00Z">
                  <w:rPr>
                    <w:rFonts w:ascii="Cambria Math" w:hAnsi="Cambria Math"/>
                  </w:rPr>
                  <m:t>E</m:t>
                </w:del>
              </m:r>
              <m:d>
                <m:dPr>
                  <m:ctrlPr>
                    <w:del w:id="283" w:author="Administrator" w:date="2021-09-22T19:32:00Z">
                      <w:rPr>
                        <w:rFonts w:ascii="Cambria Math" w:hAnsi="Cambria Math"/>
                        <w:i/>
                      </w:rPr>
                    </w:del>
                  </m:ctrlPr>
                </m:dPr>
                <m:e>
                  <m:r>
                    <w:del w:id="284" w:author="Administrator" w:date="2021-09-22T19:32:00Z">
                      <w:rPr>
                        <w:rFonts w:ascii="Cambria Math" w:hAnsi="Cambria Math"/>
                      </w:rPr>
                      <m:t>t</m:t>
                    </w:del>
                  </m:r>
                </m:e>
              </m:d>
              <m:r>
                <w:del w:id="285" w:author="Administrator" w:date="2021-09-22T19:32:00Z">
                  <w:rPr>
                    <w:rFonts w:ascii="Cambria Math" w:hAnsi="Cambria Math"/>
                  </w:rPr>
                  <m:t>#</m:t>
                </w:del>
              </m:r>
              <m:d>
                <m:dPr>
                  <m:ctrlPr>
                    <w:del w:id="286" w:author="Administrator" w:date="2021-09-22T19:32:00Z">
                      <w:rPr>
                        <w:rFonts w:ascii="Cambria Math" w:hAnsi="Cambria Math"/>
                        <w:i/>
                      </w:rPr>
                    </w:del>
                  </m:ctrlPr>
                </m:dPr>
                <m:e>
                  <m:r>
                    <w:del w:id="287" w:author="Administrator" w:date="2021-09-22T19:32:00Z">
                      <m:rPr>
                        <m:sty m:val="p"/>
                      </m:rPr>
                      <w:rPr>
                        <w:rFonts w:ascii="Cambria Math" w:hAnsi="Cambria Math"/>
                      </w:rPr>
                      <w:fldChar w:fldCharType="begin"/>
                    </w:del>
                  </m:r>
                  <m:r>
                    <w:del w:id="288" w:author="Administrator" w:date="2021-09-22T19:32:00Z">
                      <m:rPr>
                        <m:sty m:val="p"/>
                      </m:rPr>
                      <w:rPr>
                        <w:rFonts w:ascii="Cambria Math" w:hAnsi="Cambria Math"/>
                      </w:rPr>
                      <m:t xml:space="preserve"> AUTONUM  \* Arabic </m:t>
                    </w:del>
                  </m:r>
                  <m:r>
                    <w:del w:id="289" w:author="Administrator" w:date="2021-09-22T19:32:00Z">
                      <m:rPr>
                        <m:sty m:val="p"/>
                      </m:rPr>
                      <w:rPr>
                        <w:rFonts w:ascii="Cambria Math" w:hAnsi="Cambria Math"/>
                      </w:rPr>
                      <w:fldChar w:fldCharType="end"/>
                    </w:del>
                  </m:r>
                </m:e>
              </m:d>
            </m:e>
          </m:eqArr>
        </m:oMath>
      </m:oMathPara>
    </w:p>
    <w:p w14:paraId="57A0E890" w14:textId="737811A6" w:rsidR="00802F97" w:rsidDel="00663447" w:rsidRDefault="00802F97" w:rsidP="00663447">
      <w:pPr>
        <w:ind w:firstLine="480"/>
        <w:rPr>
          <w:del w:id="290" w:author="Administrator" w:date="2021-09-22T19:32:00Z"/>
        </w:rPr>
        <w:pPrChange w:id="291" w:author="Administrator" w:date="2021-09-22T19:32:00Z">
          <w:pPr>
            <w:ind w:firstLine="480"/>
          </w:pPr>
        </w:pPrChange>
      </w:pPr>
      <w:del w:id="292" w:author="Administrator" w:date="2021-09-22T19:32:00Z">
        <w:r w:rsidDel="00663447">
          <w:delText>同时令</w:delText>
        </w:r>
      </w:del>
      <m:oMath>
        <m:sSub>
          <m:sSubPr>
            <m:ctrlPr>
              <w:del w:id="293" w:author="Administrator" w:date="2021-09-22T19:32:00Z">
                <w:rPr>
                  <w:rFonts w:ascii="Cambria Math" w:hAnsi="Cambria Math"/>
                  <w:i/>
                </w:rPr>
              </w:del>
            </m:ctrlPr>
          </m:sSubPr>
          <m:e>
            <m:r>
              <w:del w:id="294" w:author="Administrator" w:date="2021-09-22T19:32:00Z">
                <w:rPr>
                  <w:rFonts w:ascii="Cambria Math" w:hAnsi="Cambria Math"/>
                </w:rPr>
                <m:t>Y</m:t>
              </w:del>
            </m:r>
          </m:e>
          <m:sub>
            <m:r>
              <w:del w:id="295" w:author="Administrator" w:date="2021-09-22T19:32:00Z">
                <w:rPr>
                  <w:rFonts w:ascii="Cambria Math" w:hAnsi="Cambria Math"/>
                </w:rPr>
                <m:t>s</m:t>
              </w:del>
            </m:r>
          </m:sub>
        </m:sSub>
        <m:d>
          <m:dPr>
            <m:ctrlPr>
              <w:del w:id="296" w:author="Administrator" w:date="2021-09-22T19:32:00Z">
                <w:rPr>
                  <w:rFonts w:ascii="Cambria Math" w:hAnsi="Cambria Math"/>
                  <w:i/>
                </w:rPr>
              </w:del>
            </m:ctrlPr>
          </m:dPr>
          <m:e>
            <m:r>
              <w:del w:id="297" w:author="Administrator" w:date="2021-09-22T19:32:00Z">
                <w:rPr>
                  <w:rFonts w:ascii="Cambria Math" w:hAnsi="Cambria Math"/>
                </w:rPr>
                <m:t>t</m:t>
              </w:del>
            </m:r>
          </m:e>
        </m:d>
        <m:r>
          <w:del w:id="298" w:author="Administrator" w:date="2021-09-22T19:32:00Z">
            <w:rPr>
              <w:rFonts w:ascii="Cambria Math" w:hAnsi="Cambria Math"/>
            </w:rPr>
            <m:t>=</m:t>
          </w:del>
        </m:r>
        <m:nary>
          <m:naryPr>
            <m:chr m:val="∑"/>
            <m:ctrlPr>
              <w:del w:id="299" w:author="Administrator" w:date="2021-09-22T19:32:00Z">
                <w:rPr>
                  <w:rFonts w:ascii="Cambria Math" w:hAnsi="Cambria Math"/>
                </w:rPr>
              </w:del>
            </m:ctrlPr>
          </m:naryPr>
          <m:sub>
            <m:r>
              <w:del w:id="300" w:author="Administrator" w:date="2021-09-22T19:32:00Z">
                <m:rPr>
                  <m:sty m:val="p"/>
                </m:rPr>
                <w:rPr>
                  <w:rFonts w:ascii="Cambria Math" w:hAnsi="Cambria Math"/>
                </w:rPr>
                <m:t>τ</m:t>
              </w:del>
            </m:r>
            <m:r>
              <w:del w:id="301" w:author="Administrator" w:date="2021-09-22T19:32:00Z">
                <w:rPr>
                  <w:rFonts w:ascii="Cambria Math" w:hAnsi="Cambria Math"/>
                </w:rPr>
                <m:t>=1</m:t>
              </w:del>
            </m:r>
            <m:ctrlPr>
              <w:del w:id="302" w:author="Administrator" w:date="2021-09-22T19:32:00Z">
                <w:rPr>
                  <w:rFonts w:ascii="Cambria Math" w:hAnsi="Cambria Math"/>
                  <w:i/>
                </w:rPr>
              </w:del>
            </m:ctrlPr>
          </m:sub>
          <m:sup>
            <m:r>
              <w:del w:id="303" w:author="Administrator" w:date="2021-09-22T19:32:00Z">
                <w:rPr>
                  <w:rFonts w:ascii="Cambria Math" w:hAnsi="Cambria Math"/>
                </w:rPr>
                <m:t>t</m:t>
              </w:del>
            </m:r>
            <m:ctrlPr>
              <w:del w:id="304" w:author="Administrator" w:date="2021-09-22T19:32:00Z">
                <w:rPr>
                  <w:rFonts w:ascii="Cambria Math" w:hAnsi="Cambria Math"/>
                  <w:i/>
                </w:rPr>
              </w:del>
            </m:ctrlPr>
          </m:sup>
          <m:e>
            <m:rad>
              <m:radPr>
                <m:degHide m:val="1"/>
                <m:ctrlPr>
                  <w:del w:id="305" w:author="Administrator" w:date="2021-09-22T19:32:00Z">
                    <w:rPr>
                      <w:rFonts w:ascii="Cambria Math" w:hAnsi="Cambria Math"/>
                    </w:rPr>
                  </w:del>
                </m:ctrlPr>
              </m:radPr>
              <m:deg>
                <m:ctrlPr>
                  <w:del w:id="306" w:author="Administrator" w:date="2021-09-22T19:32:00Z">
                    <w:rPr>
                      <w:rFonts w:ascii="Cambria Math" w:hAnsi="Cambria Math" w:hint="eastAsia"/>
                    </w:rPr>
                  </w:del>
                </m:ctrlPr>
              </m:deg>
              <m:e>
                <m:r>
                  <w:del w:id="307" w:author="Administrator" w:date="2021-09-22T19:32:00Z">
                    <m:rPr>
                      <m:sty m:val="p"/>
                    </m:rPr>
                    <w:rPr>
                      <w:rFonts w:ascii="Cambria Math" w:hAnsi="Cambria Math" w:hint="eastAsia"/>
                    </w:rPr>
                    <m:t>△</m:t>
                  </w:del>
                </m:r>
                <m:r>
                  <w:del w:id="308" w:author="Administrator" w:date="2021-09-22T19:32:00Z">
                    <w:rPr>
                      <w:rFonts w:ascii="Cambria Math" w:hAnsi="Cambria Math"/>
                    </w:rPr>
                    <m:t>I</m:t>
                  </w:del>
                </m:r>
                <m:d>
                  <m:dPr>
                    <m:ctrlPr>
                      <w:del w:id="309" w:author="Administrator" w:date="2021-09-22T19:32:00Z">
                        <w:rPr>
                          <w:rFonts w:ascii="Cambria Math" w:hAnsi="Cambria Math"/>
                          <w:i/>
                        </w:rPr>
                      </w:del>
                    </m:ctrlPr>
                  </m:dPr>
                  <m:e>
                    <m:r>
                      <w:del w:id="310" w:author="Administrator" w:date="2021-09-22T19:32:00Z">
                        <w:rPr>
                          <w:rFonts w:ascii="Cambria Math" w:hAnsi="Cambria Math"/>
                        </w:rPr>
                        <m:t>t</m:t>
                      </w:del>
                    </m:r>
                  </m:e>
                </m:d>
              </m:e>
            </m:rad>
            <m:ctrlPr>
              <w:del w:id="311" w:author="Administrator" w:date="2021-09-22T19:32:00Z">
                <w:rPr>
                  <w:rFonts w:ascii="Cambria Math" w:hAnsi="Cambria Math"/>
                  <w:i/>
                </w:rPr>
              </w:del>
            </m:ctrlPr>
          </m:e>
        </m:nary>
        <m:sSub>
          <m:sSubPr>
            <m:ctrlPr>
              <w:del w:id="312" w:author="Administrator" w:date="2021-09-22T19:32:00Z">
                <w:rPr>
                  <w:rFonts w:ascii="Cambria Math" w:hAnsi="Cambria Math"/>
                  <w:i/>
                </w:rPr>
              </w:del>
            </m:ctrlPr>
          </m:sSubPr>
          <m:e>
            <m:r>
              <w:del w:id="313" w:author="Administrator" w:date="2021-09-22T19:32:00Z">
                <m:rPr>
                  <m:sty m:val="p"/>
                </m:rPr>
                <w:rPr>
                  <w:rFonts w:ascii="Cambria Math" w:hAnsi="Cambria Math"/>
                </w:rPr>
                <m:t>ε</m:t>
              </w:del>
            </m:r>
            <m:ctrlPr>
              <w:del w:id="314" w:author="Administrator" w:date="2021-09-22T19:32:00Z">
                <w:rPr>
                  <w:rFonts w:ascii="Cambria Math" w:hAnsi="Cambria Math"/>
                </w:rPr>
              </w:del>
            </m:ctrlPr>
          </m:e>
          <m:sub>
            <m:r>
              <w:del w:id="315" w:author="Administrator" w:date="2021-09-22T19:32:00Z">
                <w:rPr>
                  <w:rFonts w:ascii="Cambria Math" w:hAnsi="Cambria Math"/>
                </w:rPr>
                <m:t>s</m:t>
              </w:del>
            </m:r>
          </m:sub>
        </m:sSub>
        <m:d>
          <m:dPr>
            <m:ctrlPr>
              <w:del w:id="316" w:author="Administrator" w:date="2021-09-22T19:32:00Z">
                <w:rPr>
                  <w:rFonts w:ascii="Cambria Math" w:hAnsi="Cambria Math"/>
                  <w:i/>
                </w:rPr>
              </w:del>
            </m:ctrlPr>
          </m:dPr>
          <m:e>
            <m:r>
              <w:del w:id="317" w:author="Administrator" w:date="2021-09-22T19:32:00Z">
                <w:rPr>
                  <w:rFonts w:ascii="Cambria Math" w:hAnsi="Cambria Math"/>
                </w:rPr>
                <m:t>t</m:t>
              </w:del>
            </m:r>
          </m:e>
        </m:d>
      </m:oMath>
      <w:del w:id="318" w:author="Administrator" w:date="2021-09-22T19:32:00Z">
        <w:r w:rsidDel="00663447">
          <w:delText>，显然</w:delText>
        </w:r>
      </w:del>
      <m:oMath>
        <m:sSub>
          <m:sSubPr>
            <m:ctrlPr>
              <w:del w:id="319" w:author="Administrator" w:date="2021-09-22T19:32:00Z">
                <w:rPr>
                  <w:rFonts w:ascii="Cambria Math" w:hAnsi="Cambria Math"/>
                  <w:i/>
                </w:rPr>
              </w:del>
            </m:ctrlPr>
          </m:sSubPr>
          <m:e>
            <m:r>
              <w:del w:id="320" w:author="Administrator" w:date="2021-09-22T19:32:00Z">
                <w:rPr>
                  <w:rFonts w:ascii="Cambria Math" w:hAnsi="Cambria Math"/>
                </w:rPr>
                <m:t>Y</m:t>
              </w:del>
            </m:r>
          </m:e>
          <m:sub>
            <m:r>
              <w:del w:id="321" w:author="Administrator" w:date="2021-09-22T19:32:00Z">
                <w:rPr>
                  <w:rFonts w:ascii="Cambria Math" w:hAnsi="Cambria Math"/>
                </w:rPr>
                <m:t>s</m:t>
              </w:del>
            </m:r>
          </m:sub>
        </m:sSub>
        <m:d>
          <m:dPr>
            <m:ctrlPr>
              <w:del w:id="322" w:author="Administrator" w:date="2021-09-22T19:32:00Z">
                <w:rPr>
                  <w:rFonts w:ascii="Cambria Math" w:hAnsi="Cambria Math"/>
                  <w:i/>
                </w:rPr>
              </w:del>
            </m:ctrlPr>
          </m:dPr>
          <m:e>
            <m:r>
              <w:del w:id="323" w:author="Administrator" w:date="2021-09-22T19:32:00Z">
                <w:rPr>
                  <w:rFonts w:ascii="Cambria Math" w:hAnsi="Cambria Math"/>
                </w:rPr>
                <m:t>t</m:t>
              </w:del>
            </m:r>
          </m:e>
        </m:d>
        <m:r>
          <w:del w:id="324" w:author="Administrator" w:date="2021-09-22T19:32:00Z">
            <m:rPr>
              <m:sty m:val="p"/>
            </m:rPr>
            <w:rPr>
              <w:rFonts w:ascii="Cambria Math" w:hAnsi="Cambria Math" w:cs="Cambria Math"/>
            </w:rPr>
            <m:t>∼</m:t>
          </w:del>
        </m:r>
        <m:r>
          <w:del w:id="325" w:author="Administrator" w:date="2021-09-22T19:32:00Z">
            <w:rPr>
              <w:rFonts w:ascii="Cambria Math" w:hAnsi="Cambria Math"/>
            </w:rPr>
            <m:t>N</m:t>
          </w:del>
        </m:r>
        <m:d>
          <m:dPr>
            <m:ctrlPr>
              <w:del w:id="326" w:author="Administrator" w:date="2021-09-22T19:32:00Z">
                <w:rPr>
                  <w:rFonts w:ascii="Cambria Math" w:hAnsi="Cambria Math"/>
                  <w:i/>
                </w:rPr>
              </w:del>
            </m:ctrlPr>
          </m:dPr>
          <m:e>
            <m:r>
              <w:del w:id="327" w:author="Administrator" w:date="2021-09-22T19:32:00Z">
                <w:rPr>
                  <w:rFonts w:ascii="Cambria Math" w:hAnsi="Cambria Math"/>
                </w:rPr>
                <m:t>0,C</m:t>
              </w:del>
            </m:r>
            <m:d>
              <m:dPr>
                <m:ctrlPr>
                  <w:del w:id="328" w:author="Administrator" w:date="2021-09-22T19:32:00Z">
                    <w:rPr>
                      <w:rFonts w:ascii="Cambria Math" w:hAnsi="Cambria Math"/>
                      <w:i/>
                    </w:rPr>
                  </w:del>
                </m:ctrlPr>
              </m:dPr>
              <m:e>
                <m:r>
                  <w:del w:id="329" w:author="Administrator" w:date="2021-09-22T19:32:00Z">
                    <w:rPr>
                      <w:rFonts w:ascii="Cambria Math" w:hAnsi="Cambria Math"/>
                    </w:rPr>
                    <m:t>t</m:t>
                  </w:del>
                </m:r>
              </m:e>
            </m:d>
          </m:e>
        </m:d>
      </m:oMath>
      <w:del w:id="330" w:author="Administrator" w:date="2021-09-22T19:32:00Z">
        <w:r w:rsidDel="00663447">
          <w:rPr>
            <w:rFonts w:hint="eastAsia"/>
          </w:rPr>
          <w:delText>，</w:delText>
        </w:r>
        <w:r w:rsidRPr="001522C2" w:rsidDel="00663447">
          <w:rPr>
            <w:rFonts w:hint="eastAsia"/>
            <w:iCs/>
          </w:rPr>
          <w:delText>表示观测的累加噪声</w:delText>
        </w:r>
        <w:r w:rsidDel="00663447">
          <w:delText>。由此我们可以得到式</w:delText>
        </w:r>
        <w:r w:rsidDel="00663447">
          <w:delText>(10)</w:delText>
        </w:r>
        <w:r w:rsidDel="00663447">
          <w:delText>：</w:delText>
        </w:r>
      </w:del>
    </w:p>
    <w:p w14:paraId="5306C97B" w14:textId="4FAE3E4E" w:rsidR="00802F97" w:rsidRDefault="00763E3A" w:rsidP="00663447">
      <w:pPr>
        <w:ind w:firstLine="480"/>
      </w:pPr>
      <m:oMathPara>
        <m:oMathParaPr>
          <m:jc m:val="center"/>
        </m:oMathParaPr>
        <m:oMath>
          <m:eqArr>
            <m:eqArrPr>
              <m:maxDist m:val="1"/>
              <m:ctrlPr>
                <w:del w:id="331" w:author="Administrator" w:date="2021-09-22T19:32:00Z">
                  <w:rPr>
                    <w:rFonts w:ascii="Cambria Math" w:hAnsi="Cambria Math"/>
                    <w:i/>
                  </w:rPr>
                </w:del>
              </m:ctrlPr>
            </m:eqArrPr>
            <m:e>
              <m:acc>
                <m:accPr>
                  <m:ctrlPr>
                    <w:del w:id="332" w:author="Administrator" w:date="2021-09-22T19:32:00Z">
                      <w:rPr>
                        <w:rFonts w:ascii="Cambria Math" w:hAnsi="Cambria Math"/>
                      </w:rPr>
                    </w:del>
                  </m:ctrlPr>
                </m:accPr>
                <m:e>
                  <m:sSub>
                    <m:sSubPr>
                      <m:ctrlPr>
                        <w:del w:id="333" w:author="Administrator" w:date="2021-09-22T19:32:00Z">
                          <w:rPr>
                            <w:rFonts w:ascii="Cambria Math" w:hAnsi="Cambria Math"/>
                            <w:i/>
                          </w:rPr>
                        </w:del>
                      </m:ctrlPr>
                    </m:sSubPr>
                    <m:e>
                      <m:r>
                        <w:del w:id="334" w:author="Administrator" w:date="2021-09-22T19:32:00Z">
                          <w:rPr>
                            <w:rFonts w:ascii="Cambria Math" w:hAnsi="Cambria Math"/>
                          </w:rPr>
                          <m:t>C</m:t>
                        </w:del>
                      </m:r>
                      <m:ctrlPr>
                        <w:del w:id="335" w:author="Administrator" w:date="2021-09-22T19:32:00Z">
                          <w:rPr>
                            <w:rFonts w:ascii="Cambria Math" w:hAnsi="Cambria Math"/>
                          </w:rPr>
                        </w:del>
                      </m:ctrlPr>
                    </m:e>
                    <m:sub>
                      <m:r>
                        <w:del w:id="336" w:author="Administrator" w:date="2021-09-22T19:32:00Z">
                          <w:rPr>
                            <w:rFonts w:ascii="Cambria Math" w:hAnsi="Cambria Math"/>
                          </w:rPr>
                          <m:t>s</m:t>
                        </w:del>
                      </m:r>
                    </m:sub>
                  </m:sSub>
                </m:e>
              </m:acc>
              <m:d>
                <m:dPr>
                  <m:ctrlPr>
                    <w:del w:id="337" w:author="Administrator" w:date="2021-09-22T19:32:00Z">
                      <w:rPr>
                        <w:rFonts w:ascii="Cambria Math" w:hAnsi="Cambria Math"/>
                        <w:i/>
                      </w:rPr>
                    </w:del>
                  </m:ctrlPr>
                </m:dPr>
                <m:e>
                  <m:r>
                    <w:del w:id="338" w:author="Administrator" w:date="2021-09-22T19:32:00Z">
                      <w:rPr>
                        <w:rFonts w:ascii="Cambria Math" w:hAnsi="Cambria Math"/>
                      </w:rPr>
                      <m:t>t</m:t>
                    </w:del>
                  </m:r>
                </m:e>
              </m:d>
              <m:r>
                <w:del w:id="339" w:author="Administrator" w:date="2021-09-22T19:32:00Z">
                  <w:rPr>
                    <w:rFonts w:ascii="Cambria Math" w:hAnsi="Cambria Math"/>
                  </w:rPr>
                  <m:t>=C</m:t>
                </w:del>
              </m:r>
              <m:d>
                <m:dPr>
                  <m:ctrlPr>
                    <w:del w:id="340" w:author="Administrator" w:date="2021-09-22T19:32:00Z">
                      <w:rPr>
                        <w:rFonts w:ascii="Cambria Math" w:hAnsi="Cambria Math"/>
                        <w:i/>
                      </w:rPr>
                    </w:del>
                  </m:ctrlPr>
                </m:dPr>
                <m:e>
                  <m:r>
                    <w:del w:id="341" w:author="Administrator" w:date="2021-09-22T19:32:00Z">
                      <w:rPr>
                        <w:rFonts w:ascii="Cambria Math" w:hAnsi="Cambria Math"/>
                      </w:rPr>
                      <m:t>t</m:t>
                    </w:del>
                  </m:r>
                </m:e>
              </m:d>
              <m:r>
                <w:del w:id="342" w:author="Administrator" w:date="2021-09-22T19:32:00Z">
                  <w:rPr>
                    <w:rFonts w:ascii="Cambria Math" w:hAnsi="Cambria Math"/>
                  </w:rPr>
                  <m:t>+</m:t>
                </w:del>
              </m:r>
              <m:sSub>
                <m:sSubPr>
                  <m:ctrlPr>
                    <w:del w:id="343" w:author="Administrator" w:date="2021-09-22T19:32:00Z">
                      <w:rPr>
                        <w:rFonts w:ascii="Cambria Math" w:hAnsi="Cambria Math"/>
                        <w:i/>
                      </w:rPr>
                    </w:del>
                  </m:ctrlPr>
                </m:sSubPr>
                <m:e>
                  <m:r>
                    <w:del w:id="344" w:author="Administrator" w:date="2021-09-22T19:32:00Z">
                      <w:rPr>
                        <w:rFonts w:ascii="Cambria Math" w:hAnsi="Cambria Math"/>
                      </w:rPr>
                      <m:t>Y</m:t>
                    </w:del>
                  </m:r>
                </m:e>
                <m:sub>
                  <m:r>
                    <w:del w:id="345" w:author="Administrator" w:date="2021-09-22T19:32:00Z">
                      <w:rPr>
                        <w:rFonts w:ascii="Cambria Math" w:hAnsi="Cambria Math"/>
                      </w:rPr>
                      <m:t>s</m:t>
                    </w:del>
                  </m:r>
                </m:sub>
              </m:sSub>
              <m:d>
                <m:dPr>
                  <m:ctrlPr>
                    <w:del w:id="346" w:author="Administrator" w:date="2021-09-22T19:32:00Z">
                      <w:rPr>
                        <w:rFonts w:ascii="Cambria Math" w:hAnsi="Cambria Math"/>
                        <w:i/>
                      </w:rPr>
                    </w:del>
                  </m:ctrlPr>
                </m:dPr>
                <m:e>
                  <m:r>
                    <w:del w:id="347" w:author="Administrator" w:date="2021-09-22T19:32:00Z">
                      <w:rPr>
                        <w:rFonts w:ascii="Cambria Math" w:hAnsi="Cambria Math"/>
                      </w:rPr>
                      <m:t>t</m:t>
                    </w:del>
                  </m:r>
                </m:e>
              </m:d>
              <m:r>
                <w:del w:id="348" w:author="Administrator" w:date="2021-09-22T19:32:00Z">
                  <w:rPr>
                    <w:rFonts w:ascii="Cambria Math" w:hAnsi="Cambria Math"/>
                  </w:rPr>
                  <m:t>#</m:t>
                </w:del>
              </m:r>
              <m:d>
                <m:dPr>
                  <m:ctrlPr>
                    <w:del w:id="349" w:author="Administrator" w:date="2021-09-22T19:32:00Z">
                      <w:rPr>
                        <w:rFonts w:ascii="Cambria Math" w:hAnsi="Cambria Math"/>
                        <w:i/>
                      </w:rPr>
                    </w:del>
                  </m:ctrlPr>
                </m:dPr>
                <m:e>
                  <m:r>
                    <w:del w:id="350" w:author="Administrator" w:date="2021-09-22T19:32:00Z">
                      <m:rPr>
                        <m:sty m:val="p"/>
                      </m:rPr>
                      <w:rPr>
                        <w:rFonts w:ascii="Cambria Math" w:hAnsi="Cambria Math"/>
                      </w:rPr>
                      <w:fldChar w:fldCharType="begin"/>
                    </w:del>
                  </m:r>
                  <m:r>
                    <w:del w:id="351" w:author="Administrator" w:date="2021-09-22T19:32:00Z">
                      <m:rPr>
                        <m:sty m:val="p"/>
                      </m:rPr>
                      <w:rPr>
                        <w:rFonts w:ascii="Cambria Math" w:hAnsi="Cambria Math"/>
                      </w:rPr>
                      <m:t xml:space="preserve"> AUTONUM  \* Arabic </m:t>
                    </w:del>
                  </m:r>
                  <m:r>
                    <w:del w:id="352" w:author="Administrator" w:date="2021-09-22T19:32:00Z">
                      <m:rPr>
                        <m:sty m:val="p"/>
                      </m:rPr>
                      <w:rPr>
                        <w:rFonts w:ascii="Cambria Math" w:hAnsi="Cambria Math"/>
                      </w:rPr>
                      <w:fldChar w:fldCharType="end"/>
                    </w:del>
                  </m:r>
                </m:e>
              </m:d>
            </m:e>
          </m:eqArr>
        </m:oMath>
      </m:oMathPara>
    </w:p>
    <w:p w14:paraId="466C6679" w14:textId="5575CD34" w:rsidR="00802F97" w:rsidRDefault="00802F97" w:rsidP="00663447">
      <w:pPr>
        <w:ind w:firstLineChars="0" w:firstLine="0"/>
        <w:pPrChange w:id="353" w:author="Administrator" w:date="2021-09-22T19:40:00Z">
          <w:pPr>
            <w:ind w:firstLine="480"/>
          </w:pPr>
        </w:pPrChange>
      </w:pPr>
      <w:del w:id="354" w:author="Administrator" w:date="2021-09-22T19:40:00Z">
        <w:r w:rsidDel="00663447">
          <w:delText>基于</w:delText>
        </w:r>
      </w:del>
      <w:del w:id="355" w:author="Administrator" w:date="2021-09-22T19:32:00Z">
        <w:r w:rsidDel="00663447">
          <w:delText>式</w:delText>
        </w:r>
        <w:r w:rsidDel="00663447">
          <w:delText>(10)</w:delText>
        </w:r>
      </w:del>
      <w:del w:id="356" w:author="Administrator" w:date="2021-09-22T19:40:00Z">
        <w:r w:rsidDel="00663447">
          <w:delText>我们可以</w:delText>
        </w:r>
      </w:del>
      <w:r>
        <w:t>构造优化目标：</w:t>
      </w:r>
    </w:p>
    <w:p w14:paraId="47A41449" w14:textId="40F41AAA" w:rsidR="00802F97" w:rsidRDefault="00763E3A" w:rsidP="00802F97">
      <w:pPr>
        <w:ind w:firstLine="480"/>
      </w:pPr>
      <m:oMathPara>
        <m:oMathParaPr>
          <m:jc m:val="center"/>
        </m:oMathParaPr>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β</m:t>
                  </m:r>
                </m:e>
                <m:sub>
                  <m:r>
                    <w:rPr>
                      <w:rFonts w:ascii="Cambria Math" w:hAnsi="Cambria Math"/>
                    </w:rPr>
                    <m:t>s</m:t>
                  </m:r>
                </m:sub>
                <m:sup>
                  <m:r>
                    <m:rPr>
                      <m:sty m:val="p"/>
                    </m:rPr>
                    <w:rPr>
                      <w:rFonts w:ascii="Cambria Math" w:hAnsi="Cambria Math"/>
                    </w:rPr>
                    <m:t>*</m:t>
                  </m:r>
                </m:sup>
              </m:sSubSup>
              <m:r>
                <m:rPr>
                  <m:sty m:val="p"/>
                </m:rPr>
                <w:rPr>
                  <w:rFonts w:ascii="Cambria Math" w:hAnsi="Cambria Math"/>
                </w:rPr>
                <m:t>=</m:t>
              </m:r>
              <m:limLow>
                <m:limLowPr>
                  <m:ctrlPr>
                    <w:rPr>
                      <w:rFonts w:ascii="Cambria Math" w:hAnsi="Cambria Math"/>
                    </w:rPr>
                  </m:ctrlPr>
                </m:limLowPr>
                <m:e>
                  <m:r>
                    <m:rPr>
                      <m:sty m:val="p"/>
                    </m:rPr>
                    <w:rPr>
                      <w:rFonts w:ascii="Cambria Math" w:hAnsi="Cambria Math"/>
                    </w:rPr>
                    <m:t>argmin</m:t>
                  </m:r>
                </m:e>
                <m:lim>
                  <m:r>
                    <m:rPr>
                      <m:sty m:val="p"/>
                    </m:rPr>
                    <w:rPr>
                      <w:rFonts w:ascii="Cambria Math" w:hAnsi="Cambria Math"/>
                    </w:rPr>
                    <m:t>0&lt;</m:t>
                  </m:r>
                  <m:r>
                    <w:rPr>
                      <w:rFonts w:ascii="Cambria Math" w:hAnsi="Cambria Math"/>
                    </w:rPr>
                    <m:t>β</m:t>
                  </m:r>
                  <m:r>
                    <m:rPr>
                      <m:sty m:val="p"/>
                    </m:rPr>
                    <w:rPr>
                      <w:rFonts w:ascii="Cambria Math" w:hAnsi="Cambria Math"/>
                    </w:rPr>
                    <m:t>&lt;1</m:t>
                  </m:r>
                </m:lim>
              </m:limLow>
              <m:sSub>
                <m:sSubPr>
                  <m:ctrlPr>
                    <w:rPr>
                      <w:rFonts w:ascii="Cambria Math" w:hAnsi="Cambria Math"/>
                    </w:rPr>
                  </m:ctrlPr>
                </m:sSubPr>
                <m:e>
                  <m:r>
                    <w:rPr>
                      <w:rFonts w:ascii="Cambria Math" w:hAnsi="Cambria Math"/>
                    </w:rPr>
                    <m:t>J</m:t>
                  </m:r>
                </m:e>
                <m:sub>
                  <m:r>
                    <w:rPr>
                      <w:rFonts w:ascii="Cambria Math" w:hAnsi="Cambria Math"/>
                    </w:rPr>
                    <m:t>s</m:t>
                  </m:r>
                </m:sub>
              </m:sSub>
              <m:d>
                <m:dPr>
                  <m:ctrlPr>
                    <w:rPr>
                      <w:rFonts w:ascii="Cambria Math" w:hAnsi="Cambria Math"/>
                    </w:rPr>
                  </m:ctrlPr>
                </m:dPr>
                <m:e>
                  <m:r>
                    <w:rPr>
                      <w:rFonts w:ascii="Cambria Math" w:hAnsi="Cambria Math"/>
                    </w:rPr>
                    <m:t>β</m:t>
                  </m:r>
                </m:e>
              </m:d>
              <m:r>
                <w:rPr>
                  <w:rFonts w:ascii="Cambria Math" w:hAnsi="Cambria Math"/>
                </w:rPr>
                <m:t>#</m:t>
              </m:r>
              <m:d>
                <m:dPr>
                  <m:ctrlPr>
                    <w:rPr>
                      <w:rFonts w:ascii="Cambria Math" w:hAnsi="Cambria Math"/>
                      <w:i/>
                    </w:rPr>
                  </m:ctrlPr>
                </m:dPr>
                <m:e>
                  <m:r>
                    <w:del w:id="357" w:author="Administrator" w:date="2021-09-22T19:44:00Z">
                      <m:rPr>
                        <m:sty m:val="p"/>
                      </m:rPr>
                      <w:rPr>
                        <w:rFonts w:ascii="Cambria Math" w:hAnsi="Cambria Math"/>
                      </w:rPr>
                      <w:fldChar w:fldCharType="begin"/>
                    </w:del>
                  </m:r>
                  <m:r>
                    <w:del w:id="358" w:author="Administrator" w:date="2021-09-22T19:44:00Z">
                      <m:rPr>
                        <m:sty m:val="p"/>
                      </m:rPr>
                      <w:rPr>
                        <w:rFonts w:ascii="Cambria Math" w:hAnsi="Cambria Math"/>
                      </w:rPr>
                      <m:t xml:space="preserve"> AUTONUM  \* Arabic </m:t>
                    </w:del>
                  </m:r>
                  <m:r>
                    <w:del w:id="359" w:author="Administrator" w:date="2021-09-22T19:44:00Z">
                      <m:rPr>
                        <m:sty m:val="p"/>
                      </m:rPr>
                      <w:rPr>
                        <w:rFonts w:ascii="Cambria Math" w:hAnsi="Cambria Math"/>
                      </w:rPr>
                      <w:fldChar w:fldCharType="end"/>
                    </w:del>
                  </m:r>
                  <m:r>
                    <w:ins w:id="360" w:author="Administrator" w:date="2021-09-22T19:44:00Z">
                      <m:rPr>
                        <m:sty m:val="p"/>
                      </m:rPr>
                      <w:rPr>
                        <w:rFonts w:ascii="Cambria Math" w:hAnsi="Cambria Math"/>
                      </w:rPr>
                      <m:t>6</m:t>
                    </w:ins>
                  </m:r>
                </m:e>
              </m:d>
            </m:e>
          </m:eqArr>
        </m:oMath>
      </m:oMathPara>
    </w:p>
    <w:p w14:paraId="7CAB16AC" w14:textId="77777777" w:rsidR="00802F97" w:rsidRDefault="00802F97" w:rsidP="00663447">
      <w:pPr>
        <w:ind w:firstLineChars="0" w:firstLine="0"/>
        <w:pPrChange w:id="361" w:author="Administrator" w:date="2021-09-22T19:40:00Z">
          <w:pPr>
            <w:ind w:firstLine="480"/>
          </w:pPr>
        </w:pPrChange>
      </w:pPr>
      <w:r>
        <w:t>其中</w:t>
      </w:r>
    </w:p>
    <w:p w14:paraId="4A91C2BD" w14:textId="7D5159BF" w:rsidR="00802F97" w:rsidRDefault="00763E3A" w:rsidP="00802F97">
      <w:pPr>
        <w:ind w:firstLine="480"/>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J</m:t>
                  </m:r>
                </m:e>
                <m:sub>
                  <m:r>
                    <w:rPr>
                      <w:rFonts w:ascii="Cambria Math" w:hAnsi="Cambria Math"/>
                    </w:rPr>
                    <m:t>s</m:t>
                  </m:r>
                </m:sub>
              </m:sSub>
              <m:d>
                <m:dPr>
                  <m:ctrlPr>
                    <w:rPr>
                      <w:rFonts w:ascii="Cambria Math" w:hAnsi="Cambria Math"/>
                      <w:i/>
                    </w:rPr>
                  </m:ctrlPr>
                </m:dPr>
                <m:e>
                  <m:r>
                    <m:rPr>
                      <m:sty m:val="p"/>
                    </m:rP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25</m:t>
                  </m:r>
                  <m:ctrlPr>
                    <w:rPr>
                      <w:rFonts w:ascii="Cambria Math" w:hAnsi="Cambria Math"/>
                      <w:i/>
                    </w:rPr>
                  </m:ctrlP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s</m:t>
                                  </m:r>
                                </m:sub>
                              </m:sSub>
                            </m:e>
                          </m:acc>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e>
                      </m:d>
                    </m:e>
                    <m:sup>
                      <m:r>
                        <w:rPr>
                          <w:rFonts w:ascii="Cambria Math" w:hAnsi="Cambria Math"/>
                        </w:rPr>
                        <m:t>2</m:t>
                      </m:r>
                    </m:sup>
                  </m:sSup>
                  <m:ctrlPr>
                    <w:rPr>
                      <w:rFonts w:ascii="Cambria Math" w:hAnsi="Cambria Math"/>
                      <w:i/>
                    </w:rPr>
                  </m:ctrlPr>
                </m:e>
              </m:nary>
              <m:r>
                <w:rPr>
                  <w:rFonts w:ascii="Cambria Math" w:hAnsi="Cambria Math"/>
                </w:rPr>
                <m:t>#</m:t>
              </m:r>
              <m:d>
                <m:dPr>
                  <m:ctrlPr>
                    <w:rPr>
                      <w:rFonts w:ascii="Cambria Math" w:hAnsi="Cambria Math"/>
                      <w:i/>
                    </w:rPr>
                  </m:ctrlPr>
                </m:dPr>
                <m:e>
                  <m:r>
                    <w:del w:id="362" w:author="Administrator" w:date="2021-09-22T19:44:00Z">
                      <m:rPr>
                        <m:sty m:val="p"/>
                      </m:rPr>
                      <w:rPr>
                        <w:rFonts w:ascii="Cambria Math" w:hAnsi="Cambria Math"/>
                      </w:rPr>
                      <w:fldChar w:fldCharType="begin"/>
                    </w:del>
                  </m:r>
                  <m:r>
                    <w:del w:id="363" w:author="Administrator" w:date="2021-09-22T19:44:00Z">
                      <m:rPr>
                        <m:sty m:val="p"/>
                      </m:rPr>
                      <w:rPr>
                        <w:rFonts w:ascii="Cambria Math" w:hAnsi="Cambria Math"/>
                      </w:rPr>
                      <m:t xml:space="preserve"> AUTONUM  \* Arabic </m:t>
                    </w:del>
                  </m:r>
                  <m:r>
                    <w:del w:id="364" w:author="Administrator" w:date="2021-09-22T19:44:00Z">
                      <m:rPr>
                        <m:sty m:val="p"/>
                      </m:rPr>
                      <w:rPr>
                        <w:rFonts w:ascii="Cambria Math" w:hAnsi="Cambria Math"/>
                      </w:rPr>
                      <w:fldChar w:fldCharType="end"/>
                    </w:del>
                  </m:r>
                  <m:r>
                    <w:ins w:id="365" w:author="Administrator" w:date="2021-09-22T19:44:00Z">
                      <m:rPr>
                        <m:sty m:val="p"/>
                      </m:rPr>
                      <w:rPr>
                        <w:rFonts w:ascii="Cambria Math" w:hAnsi="Cambria Math"/>
                      </w:rPr>
                      <m:t>7</m:t>
                    </w:ins>
                  </m:r>
                </m:e>
              </m:d>
            </m:e>
          </m:eqArr>
        </m:oMath>
      </m:oMathPara>
    </w:p>
    <w:p w14:paraId="54E8A90C" w14:textId="4EA019D5" w:rsidR="00802F97" w:rsidRDefault="00763E3A" w:rsidP="00663447">
      <w:pPr>
        <w:ind w:firstLineChars="0" w:firstLine="0"/>
        <w:pPrChange w:id="366" w:author="Administrator" w:date="2021-09-22T19:40:00Z">
          <w:pPr>
            <w:ind w:firstLine="480"/>
          </w:pPr>
        </w:pPrChange>
      </w:pPr>
      <m:oMath>
        <m:sSubSup>
          <m:sSubSupPr>
            <m:ctrlPr>
              <w:rPr>
                <w:rFonts w:ascii="Cambria Math" w:hAnsi="Cambria Math"/>
                <w:i/>
              </w:rPr>
            </m:ctrlPr>
          </m:sSubSupPr>
          <m:e>
            <m:r>
              <m:rPr>
                <m:sty m:val="p"/>
              </m:rPr>
              <w:rPr>
                <w:rFonts w:ascii="Cambria Math" w:hAnsi="Cambria Math"/>
              </w:rPr>
              <m:t>β</m:t>
            </m:r>
            <m:ctrlPr>
              <w:rPr>
                <w:rFonts w:ascii="Cambria Math" w:hAnsi="Cambria Math"/>
              </w:rPr>
            </m:ctrlPr>
          </m:e>
          <m:sub>
            <m:r>
              <w:rPr>
                <w:rFonts w:ascii="Cambria Math" w:hAnsi="Cambria Math"/>
              </w:rPr>
              <m:t>s</m:t>
            </m:r>
          </m:sub>
          <m:sup>
            <m:r>
              <w:rPr>
                <w:rFonts w:ascii="Cambria Math" w:hAnsi="Cambria Math"/>
              </w:rPr>
              <m:t>*</m:t>
            </m:r>
          </m:sup>
        </m:sSubSup>
      </m:oMath>
      <w:r w:rsidR="00802F97">
        <w:t>是参数</w:t>
      </w:r>
      <m:oMath>
        <m:r>
          <m:rPr>
            <m:sty m:val="p"/>
          </m:rPr>
          <w:rPr>
            <w:rFonts w:ascii="Cambria Math" w:hAnsi="Cambria Math"/>
          </w:rPr>
          <m:t>β</m:t>
        </m:r>
      </m:oMath>
      <w:r w:rsidR="00802F97">
        <w:t>的估计量</w:t>
      </w:r>
      <w:r w:rsidR="00802F97">
        <w:rPr>
          <w:rFonts w:hint="eastAsia"/>
        </w:rPr>
        <w:t>，且</w:t>
      </w:r>
      <w:r w:rsidR="00802F97">
        <w:t>估计量</w:t>
      </w:r>
      <m:oMath>
        <m:sSubSup>
          <m:sSubSupPr>
            <m:ctrlPr>
              <w:rPr>
                <w:rFonts w:ascii="Cambria Math" w:hAnsi="Cambria Math"/>
                <w:i/>
              </w:rPr>
            </m:ctrlPr>
          </m:sSubSupPr>
          <m:e>
            <m:r>
              <m:rPr>
                <m:sty m:val="p"/>
              </m:rPr>
              <w:rPr>
                <w:rFonts w:ascii="Cambria Math" w:hAnsi="Cambria Math"/>
              </w:rPr>
              <m:t>β</m:t>
            </m:r>
            <m:ctrlPr>
              <w:rPr>
                <w:rFonts w:ascii="Cambria Math" w:hAnsi="Cambria Math"/>
              </w:rPr>
            </m:ctrlPr>
          </m:e>
          <m:sub>
            <m:r>
              <w:rPr>
                <w:rFonts w:ascii="Cambria Math" w:hAnsi="Cambria Math"/>
              </w:rPr>
              <m:t>s</m:t>
            </m:r>
          </m:sub>
          <m:sup>
            <m:r>
              <w:rPr>
                <w:rFonts w:ascii="Cambria Math" w:hAnsi="Cambria Math"/>
              </w:rPr>
              <m:t>*</m:t>
            </m:r>
          </m:sup>
        </m:sSubSup>
      </m:oMath>
      <w:r w:rsidR="00802F97">
        <w:t>服从正态分布</w:t>
      </w:r>
      <w:r w:rsidR="00802F97">
        <w:rPr>
          <w:rFonts w:hint="eastAsia"/>
        </w:rPr>
        <w:t xml:space="preserve"> [</w:t>
      </w:r>
      <w:r w:rsidR="00802F97">
        <w:endnoteReference w:id="24"/>
      </w:r>
      <w:r w:rsidR="00802F97">
        <w:t>]</w:t>
      </w:r>
      <w:ins w:id="367" w:author="Administrator" w:date="2021-09-22T19:35:00Z">
        <w:r w:rsidR="00663447">
          <w:rPr>
            <w:rFonts w:hint="eastAsia"/>
          </w:rPr>
          <w:t>；</w:t>
        </w:r>
      </w:ins>
      <m:oMath>
        <m:acc>
          <m:accPr>
            <m:ctrlPr>
              <w:ins w:id="368" w:author="Administrator" w:date="2021-09-22T19:36:00Z">
                <w:rPr>
                  <w:rFonts w:ascii="Cambria Math" w:hAnsi="Cambria Math"/>
                </w:rPr>
              </w:ins>
            </m:ctrlPr>
          </m:accPr>
          <m:e>
            <m:sSub>
              <m:sSubPr>
                <m:ctrlPr>
                  <w:ins w:id="369" w:author="Administrator" w:date="2021-09-22T19:36:00Z">
                    <w:rPr>
                      <w:rFonts w:ascii="Cambria Math" w:hAnsi="Cambria Math"/>
                      <w:i/>
                    </w:rPr>
                  </w:ins>
                </m:ctrlPr>
              </m:sSubPr>
              <m:e>
                <m:r>
                  <w:ins w:id="370" w:author="Administrator" w:date="2021-09-22T19:36:00Z">
                    <w:rPr>
                      <w:rFonts w:ascii="Cambria Math" w:hAnsi="Cambria Math"/>
                    </w:rPr>
                    <m:t>C</m:t>
                  </w:ins>
                </m:r>
                <m:ctrlPr>
                  <w:ins w:id="371" w:author="Administrator" w:date="2021-09-22T19:36:00Z">
                    <w:rPr>
                      <w:rFonts w:ascii="Cambria Math" w:hAnsi="Cambria Math"/>
                    </w:rPr>
                  </w:ins>
                </m:ctrlPr>
              </m:e>
              <m:sub>
                <m:r>
                  <w:ins w:id="372" w:author="Administrator" w:date="2021-09-22T19:36:00Z">
                    <w:rPr>
                      <w:rFonts w:ascii="Cambria Math" w:hAnsi="Cambria Math"/>
                    </w:rPr>
                    <m:t>s</m:t>
                  </w:ins>
                </m:r>
              </m:sub>
            </m:sSub>
          </m:e>
        </m:acc>
        <m:d>
          <m:dPr>
            <m:ctrlPr>
              <w:ins w:id="373" w:author="Administrator" w:date="2021-09-22T19:36:00Z">
                <w:rPr>
                  <w:rFonts w:ascii="Cambria Math" w:hAnsi="Cambria Math"/>
                  <w:i/>
                </w:rPr>
              </w:ins>
            </m:ctrlPr>
          </m:dPr>
          <m:e>
            <m:r>
              <w:ins w:id="374" w:author="Administrator" w:date="2021-09-22T19:36:00Z">
                <w:rPr>
                  <w:rFonts w:ascii="Cambria Math" w:hAnsi="Cambria Math"/>
                </w:rPr>
                <m:t>t</m:t>
              </w:ins>
            </m:r>
          </m:e>
        </m:d>
      </m:oMath>
      <w:ins w:id="375" w:author="Administrator" w:date="2021-09-22T19:36:00Z">
        <w:r w:rsidR="00663447">
          <w:rPr>
            <w:rFonts w:hint="eastAsia"/>
          </w:rPr>
          <w:t>、</w:t>
        </w:r>
      </w:ins>
      <m:oMath>
        <m:r>
          <w:ins w:id="376" w:author="Administrator" w:date="2021-09-22T19:36:00Z">
            <w:rPr>
              <w:rFonts w:ascii="Cambria Math" w:hAnsi="Cambria Math"/>
            </w:rPr>
            <m:t>C</m:t>
          </w:ins>
        </m:r>
        <m:d>
          <m:dPr>
            <m:ctrlPr>
              <w:ins w:id="377" w:author="Administrator" w:date="2021-09-22T19:36:00Z">
                <w:rPr>
                  <w:rFonts w:ascii="Cambria Math" w:hAnsi="Cambria Math"/>
                  <w:i/>
                </w:rPr>
              </w:ins>
            </m:ctrlPr>
          </m:dPr>
          <m:e>
            <m:r>
              <w:ins w:id="378" w:author="Administrator" w:date="2021-09-22T19:36:00Z">
                <w:rPr>
                  <w:rFonts w:ascii="Cambria Math" w:hAnsi="Cambria Math"/>
                </w:rPr>
                <m:t>t</m:t>
              </w:ins>
            </m:r>
          </m:e>
        </m:d>
      </m:oMath>
      <w:ins w:id="379" w:author="Administrator" w:date="2021-09-22T19:37:00Z">
        <w:r w:rsidR="00663447">
          <w:rPr>
            <w:rFonts w:hint="eastAsia"/>
          </w:rPr>
          <w:t>分别表示累计感染人数的观测量</w:t>
        </w:r>
      </w:ins>
      <w:ins w:id="380" w:author="Administrator" w:date="2021-09-22T19:38:00Z">
        <w:r w:rsidR="00663447">
          <w:rPr>
            <w:rFonts w:hint="eastAsia"/>
          </w:rPr>
          <w:t>和理论值</w:t>
        </w:r>
      </w:ins>
      <w:ins w:id="381" w:author="Administrator" w:date="2021-09-22T19:39:00Z">
        <w:r w:rsidR="00663447">
          <w:rPr>
            <w:rFonts w:hint="eastAsia"/>
          </w:rPr>
          <w:t>，</w:t>
        </w:r>
      </w:ins>
      <m:oMath>
        <m:sSub>
          <m:sSubPr>
            <m:ctrlPr>
              <w:ins w:id="382" w:author="Administrator" w:date="2021-09-22T19:39:00Z">
                <w:rPr>
                  <w:rFonts w:ascii="Cambria Math" w:hAnsi="Cambria Math"/>
                  <w:i/>
                </w:rPr>
              </w:ins>
            </m:ctrlPr>
          </m:sSubPr>
          <m:e>
            <m:r>
              <w:ins w:id="383" w:author="Administrator" w:date="2021-09-22T19:39:00Z">
                <w:rPr>
                  <w:rFonts w:ascii="Cambria Math" w:hAnsi="Cambria Math"/>
                </w:rPr>
                <m:t>Y</m:t>
              </w:ins>
            </m:r>
          </m:e>
          <m:sub>
            <m:r>
              <w:ins w:id="384" w:author="Administrator" w:date="2021-09-22T19:39:00Z">
                <w:rPr>
                  <w:rFonts w:ascii="Cambria Math" w:hAnsi="Cambria Math"/>
                </w:rPr>
                <m:t>s</m:t>
              </w:ins>
            </m:r>
          </m:sub>
        </m:sSub>
        <m:d>
          <m:dPr>
            <m:ctrlPr>
              <w:ins w:id="385" w:author="Administrator" w:date="2021-09-22T19:39:00Z">
                <w:rPr>
                  <w:rFonts w:ascii="Cambria Math" w:hAnsi="Cambria Math"/>
                  <w:i/>
                </w:rPr>
              </w:ins>
            </m:ctrlPr>
          </m:dPr>
          <m:e>
            <m:r>
              <w:ins w:id="386" w:author="Administrator" w:date="2021-09-22T19:39:00Z">
                <w:rPr>
                  <w:rFonts w:ascii="Cambria Math" w:hAnsi="Cambria Math"/>
                </w:rPr>
                <m:t>t</m:t>
              </w:ins>
            </m:r>
          </m:e>
        </m:d>
      </m:oMath>
      <w:ins w:id="387" w:author="Administrator" w:date="2021-09-22T19:39:00Z">
        <w:r w:rsidR="00663447">
          <w:rPr>
            <w:rFonts w:hint="eastAsia"/>
          </w:rPr>
          <w:t>为观测的累加噪声</w:t>
        </w:r>
      </w:ins>
      <w:ins w:id="388" w:author="Administrator" w:date="2021-09-22T19:40:00Z">
        <w:r w:rsidR="00663447">
          <w:rPr>
            <w:rFonts w:hint="eastAsia"/>
          </w:rPr>
          <w:t>。</w:t>
        </w:r>
      </w:ins>
      <w:ins w:id="389" w:author="Administrator" w:date="2021-09-22T19:41:00Z">
        <w:r w:rsidR="00663447">
          <w:rPr>
            <w:rFonts w:hint="eastAsia"/>
          </w:rPr>
          <w:t>构造过程</w:t>
        </w:r>
        <w:r w:rsidR="00EA0714">
          <w:rPr>
            <w:rFonts w:hint="eastAsia"/>
          </w:rPr>
          <w:t>及细节见</w:t>
        </w:r>
        <w:commentRangeStart w:id="390"/>
        <w:r w:rsidR="00EA0714">
          <w:rPr>
            <w:rFonts w:hint="eastAsia"/>
          </w:rPr>
          <w:t>附录</w:t>
        </w:r>
        <w:r w:rsidR="00EA0714">
          <w:rPr>
            <w:rFonts w:hint="eastAsia"/>
          </w:rPr>
          <w:t>A</w:t>
        </w:r>
      </w:ins>
      <w:ins w:id="391" w:author="Administrator" w:date="2021-09-22T19:42:00Z">
        <w:r w:rsidR="00EA0714">
          <w:rPr>
            <w:rFonts w:hint="eastAsia"/>
          </w:rPr>
          <w:t>拟合目标的推导</w:t>
        </w:r>
      </w:ins>
      <w:commentRangeEnd w:id="390"/>
      <w:ins w:id="392" w:author="Administrator" w:date="2021-09-22T20:00:00Z">
        <w:r w:rsidR="00770256">
          <w:rPr>
            <w:rStyle w:val="afa"/>
          </w:rPr>
          <w:commentReference w:id="390"/>
        </w:r>
      </w:ins>
      <w:r w:rsidR="00802F97">
        <w:t>。</w:t>
      </w:r>
    </w:p>
    <w:p w14:paraId="7CAA09C5" w14:textId="4FD230EE" w:rsidR="00802F97" w:rsidRDefault="00802F97" w:rsidP="00802F97">
      <w:pPr>
        <w:ind w:firstLine="480"/>
      </w:pPr>
      <w:r>
        <w:t>我们将日本国内前</w:t>
      </w:r>
      <w:r>
        <w:t>25</w:t>
      </w:r>
      <w:r>
        <w:t>天累计感染人数数据作为</w:t>
      </w:r>
      <m:oMath>
        <m:acc>
          <m:accPr>
            <m:ctrlPr>
              <w:rPr>
                <w:rFonts w:ascii="Cambria Math" w:hAnsi="Cambria Math"/>
              </w:rPr>
            </m:ctrlPr>
          </m:accPr>
          <m:e>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s</m:t>
                </m:r>
              </m:sub>
            </m:sSub>
          </m:e>
        </m:acc>
        <m:d>
          <m:dPr>
            <m:ctrlPr>
              <w:rPr>
                <w:rFonts w:ascii="Cambria Math" w:hAnsi="Cambria Math"/>
                <w:i/>
              </w:rPr>
            </m:ctrlPr>
          </m:dPr>
          <m:e>
            <m:r>
              <w:rPr>
                <w:rFonts w:ascii="Cambria Math" w:hAnsi="Cambria Math"/>
              </w:rPr>
              <m:t>t</m:t>
            </m:r>
          </m:e>
        </m:d>
      </m:oMath>
      <w:r>
        <w:t>的样本值</w:t>
      </w:r>
      <m:oMath>
        <m:acc>
          <m:accPr>
            <m:ctrlPr>
              <w:rPr>
                <w:rFonts w:ascii="Cambria Math" w:hAnsi="Cambria Math"/>
              </w:rPr>
            </m:ctrlPr>
          </m:accPr>
          <m:e>
            <m:r>
              <w:rPr>
                <w:rFonts w:ascii="Cambria Math" w:hAnsi="Cambria Math"/>
              </w:rPr>
              <m:t>C</m:t>
            </m:r>
          </m:e>
        </m:acc>
        <m:d>
          <m:dPr>
            <m:ctrlPr>
              <w:rPr>
                <w:rFonts w:ascii="Cambria Math" w:hAnsi="Cambria Math"/>
                <w:i/>
              </w:rPr>
            </m:ctrlPr>
          </m:dPr>
          <m:e>
            <m:r>
              <w:rPr>
                <w:rFonts w:ascii="Cambria Math" w:hAnsi="Cambria Math"/>
              </w:rPr>
              <m:t>t</m:t>
            </m:r>
          </m:e>
        </m:d>
      </m:oMath>
      <w:r>
        <w:t>代入式</w:t>
      </w:r>
      <w:r>
        <w:t>(</w:t>
      </w:r>
      <w:del w:id="393" w:author="Administrator" w:date="2021-09-22T19:44:00Z">
        <w:r w:rsidDel="00EA0714">
          <w:delText>12</w:delText>
        </w:r>
      </w:del>
      <w:ins w:id="394" w:author="Administrator" w:date="2021-09-22T19:44:00Z">
        <w:r w:rsidR="00EA0714">
          <w:t>7</w:t>
        </w:r>
      </w:ins>
      <w:r>
        <w:t>)</w:t>
      </w:r>
      <w:r>
        <w:t>，并使用</w:t>
      </w:r>
      <w:r>
        <w:t>Adam</w:t>
      </w:r>
      <w:r>
        <w:t>优化器优化式</w:t>
      </w:r>
      <w:r>
        <w:t>(</w:t>
      </w:r>
      <w:del w:id="395" w:author="Administrator" w:date="2021-09-22T19:44:00Z">
        <w:r w:rsidDel="00EA0714">
          <w:delText>11</w:delText>
        </w:r>
      </w:del>
      <w:ins w:id="396" w:author="Administrator" w:date="2021-09-22T19:44:00Z">
        <w:r w:rsidR="00EA0714">
          <w:t>6</w:t>
        </w:r>
      </w:ins>
      <w:r>
        <w:t>)</w:t>
      </w:r>
      <w:r>
        <w:t>得到参数</w:t>
      </w:r>
      <m:oMath>
        <m:r>
          <m:rPr>
            <m:sty m:val="p"/>
          </m:rPr>
          <w:rPr>
            <w:rFonts w:ascii="Cambria Math" w:hAnsi="Cambria Math"/>
          </w:rPr>
          <m:t>β</m:t>
        </m:r>
      </m:oMath>
      <w:r>
        <w:t>的估计值</w:t>
      </w:r>
      <m:oMath>
        <m:sSup>
          <m:sSupPr>
            <m:ctrlPr>
              <w:rPr>
                <w:rFonts w:ascii="Cambria Math" w:hAnsi="Cambria Math"/>
                <w:i/>
              </w:rPr>
            </m:ctrlPr>
          </m:sSupPr>
          <m:e>
            <m:r>
              <m:rPr>
                <m:sty m:val="p"/>
              </m:rPr>
              <w:rPr>
                <w:rFonts w:ascii="Cambria Math" w:hAnsi="Cambria Math"/>
              </w:rPr>
              <m:t>β</m:t>
            </m:r>
            <m:ctrlPr>
              <w:rPr>
                <w:rFonts w:ascii="Cambria Math" w:hAnsi="Cambria Math"/>
              </w:rPr>
            </m:ctrlPr>
          </m:e>
          <m:sup>
            <m:r>
              <w:rPr>
                <w:rFonts w:ascii="Cambria Math" w:hAnsi="Cambria Math"/>
              </w:rPr>
              <m:t>*</m:t>
            </m:r>
          </m:sup>
        </m:sSup>
      </m:oMath>
      <w:r>
        <w:t>。重复计算一万次</w:t>
      </w:r>
      <m:oMath>
        <m:sSup>
          <m:sSupPr>
            <m:ctrlPr>
              <w:rPr>
                <w:rFonts w:ascii="Cambria Math" w:hAnsi="Cambria Math"/>
                <w:i/>
              </w:rPr>
            </m:ctrlPr>
          </m:sSupPr>
          <m:e>
            <m:r>
              <m:rPr>
                <m:sty m:val="p"/>
              </m:rPr>
              <w:rPr>
                <w:rFonts w:ascii="Cambria Math" w:hAnsi="Cambria Math"/>
              </w:rPr>
              <m:t>β</m:t>
            </m:r>
            <m:ctrlPr>
              <w:rPr>
                <w:rFonts w:ascii="Cambria Math" w:hAnsi="Cambria Math"/>
              </w:rPr>
            </m:ctrlPr>
          </m:e>
          <m:sup>
            <m:r>
              <w:rPr>
                <w:rFonts w:ascii="Cambria Math" w:hAnsi="Cambria Math"/>
              </w:rPr>
              <m:t>*</m:t>
            </m:r>
          </m:sup>
        </m:sSup>
      </m:oMath>
      <w:r>
        <w:t>可得到</w:t>
      </w:r>
      <w:r>
        <w:rPr>
          <w:rFonts w:hint="eastAsia"/>
        </w:rPr>
        <w:t>图</w:t>
      </w:r>
      <w:r>
        <w:t>17</w:t>
      </w:r>
      <w:r>
        <w:t>所示的估计量</w:t>
      </w:r>
      <m:oMath>
        <m:sSubSup>
          <m:sSubSupPr>
            <m:ctrlPr>
              <w:rPr>
                <w:rFonts w:ascii="Cambria Math" w:hAnsi="Cambria Math"/>
                <w:i/>
              </w:rPr>
            </m:ctrlPr>
          </m:sSubSupPr>
          <m:e>
            <m:r>
              <m:rPr>
                <m:sty m:val="p"/>
              </m:rPr>
              <w:rPr>
                <w:rFonts w:ascii="Cambria Math" w:hAnsi="Cambria Math"/>
              </w:rPr>
              <m:t>β</m:t>
            </m:r>
            <m:ctrlPr>
              <w:rPr>
                <w:rFonts w:ascii="Cambria Math" w:hAnsi="Cambria Math"/>
              </w:rPr>
            </m:ctrlPr>
          </m:e>
          <m:sub>
            <m:r>
              <w:rPr>
                <w:rFonts w:ascii="Cambria Math" w:hAnsi="Cambria Math"/>
              </w:rPr>
              <m:t>s</m:t>
            </m:r>
          </m:sub>
          <m:sup>
            <m:r>
              <w:rPr>
                <w:rFonts w:ascii="Cambria Math" w:hAnsi="Cambria Math"/>
              </w:rPr>
              <m:t>*</m:t>
            </m:r>
          </m:sup>
        </m:sSubSup>
      </m:oMath>
      <w:r>
        <w:t>的分布。基于该分布我们可获得</w:t>
      </w:r>
      <m:oMath>
        <m:r>
          <m:rPr>
            <m:sty m:val="p"/>
          </m:rPr>
          <w:rPr>
            <w:rFonts w:ascii="Cambria Math" w:hAnsi="Cambria Math"/>
          </w:rPr>
          <m:t>β</m:t>
        </m:r>
      </m:oMath>
      <w:r>
        <w:t>最终的估计值为</w:t>
      </w:r>
      <w:r>
        <w:t>0.28918</w:t>
      </w:r>
      <w:r>
        <w:t>（</w:t>
      </w:r>
      <w:r>
        <w:t>95%</w:t>
      </w:r>
      <w:r>
        <w:t>置信度，</w:t>
      </w:r>
      <w:r>
        <w:t>0.28914-0.28922</w:t>
      </w:r>
      <w:r>
        <w:t>）拟合效果见</w:t>
      </w:r>
      <w:r>
        <w:rPr>
          <w:rFonts w:hint="eastAsia"/>
        </w:rPr>
        <w:t>图</w:t>
      </w:r>
      <w:r>
        <w:t>18</w:t>
      </w:r>
      <w:r>
        <w:t>。最终我们将</w:t>
      </w:r>
      <m:oMath>
        <m:r>
          <m:rPr>
            <m:sty m:val="p"/>
          </m:rPr>
          <w:rPr>
            <w:rFonts w:ascii="Cambria Math" w:hAnsi="Cambria Math"/>
          </w:rPr>
          <m:t>β</m:t>
        </m:r>
      </m:oMath>
      <w:r>
        <w:t>的估计值代入式</w:t>
      </w:r>
      <w:r>
        <w:t>(5)</w:t>
      </w:r>
      <w:r>
        <w:t>，可得日本</w:t>
      </w:r>
      <w:r>
        <w:rPr>
          <w:rFonts w:hint="eastAsia"/>
        </w:rPr>
        <w:t>新冠病毒传播</w:t>
      </w:r>
      <w:r>
        <w:t>的基本再生数</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=2.8918</m:t>
        </m:r>
      </m:oMath>
      <w:r>
        <w:t>。</w:t>
      </w:r>
    </w:p>
    <w:p w14:paraId="2245D7A9" w14:textId="77777777" w:rsidR="00802F97" w:rsidRDefault="00802F97" w:rsidP="00802F97">
      <w:pPr>
        <w:ind w:firstLine="480"/>
      </w:pPr>
      <w:r>
        <w:t>我们以日本为例估算出了该地区</w:t>
      </w:r>
      <w:r>
        <w:rPr>
          <w:rFonts w:hint="eastAsia"/>
        </w:rPr>
        <w:t>新冠病毒传播</w:t>
      </w:r>
      <w:r>
        <w:t>的基本再生数，其值</w:t>
      </w:r>
      <w:r>
        <w:rPr>
          <w:rFonts w:hint="eastAsia"/>
        </w:rPr>
        <w:t>与</w:t>
      </w:r>
      <w:r>
        <w:t>SARS</w:t>
      </w:r>
      <w:r>
        <w:t>病毒的基本再生数接近</w:t>
      </w:r>
      <w:r>
        <w:rPr>
          <w:rFonts w:hint="eastAsia"/>
        </w:rPr>
        <w:t xml:space="preserve"> [</w:t>
      </w:r>
      <w:r>
        <w:endnoteReference w:id="25"/>
      </w:r>
      <w:r>
        <w:t>]</w:t>
      </w:r>
      <w:r>
        <w:rPr>
          <w:rFonts w:hint="eastAsia"/>
        </w:rPr>
        <w:t>，</w:t>
      </w:r>
      <w:r>
        <w:t>表明其传染性处于较高水平。基于上述方法以及其他地区的</w:t>
      </w:r>
      <w:r>
        <w:rPr>
          <w:rFonts w:hint="eastAsia"/>
        </w:rPr>
        <w:t>新冠病毒</w:t>
      </w:r>
      <w:r>
        <w:t>感染数据，我们估算出了剩余国家或地区的基本再生数</w:t>
      </w:r>
      <w:r>
        <w:rPr>
          <w:rFonts w:hint="eastAsia"/>
        </w:rPr>
        <w:t>（见附录三）</w:t>
      </w:r>
      <w:r>
        <w:t>，在数据真实性的前提下，估计出的基本再生数从侧面反应了初期各国家和地区的社会行为是否有利于疫情的扩散。</w:t>
      </w:r>
    </w:p>
    <w:p w14:paraId="6C6F2311" w14:textId="77777777" w:rsidR="00802F97" w:rsidRDefault="00802F97" w:rsidP="00802F97">
      <w:pPr>
        <w:ind w:firstLineChars="0" w:firstLine="0"/>
        <w:jc w:val="center"/>
      </w:pPr>
      <w:r>
        <w:rPr>
          <w:rFonts w:hint="eastAsia"/>
        </w:rPr>
        <w:t xml:space="preserve"> </w:t>
      </w:r>
      <w:r>
        <w:t xml:space="preserve">  </w:t>
      </w:r>
      <w:r>
        <w:rPr>
          <w:noProof/>
        </w:rPr>
        <w:drawing>
          <wp:inline distT="0" distB="0" distL="0" distR="0" wp14:anchorId="1CE78870" wp14:editId="7969F1A6">
            <wp:extent cx="2978727" cy="1925781"/>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94871" cy="1936218"/>
                    </a:xfrm>
                    <a:prstGeom prst="rect">
                      <a:avLst/>
                    </a:prstGeom>
                    <a:noFill/>
                    <a:ln>
                      <a:noFill/>
                    </a:ln>
                  </pic:spPr>
                </pic:pic>
              </a:graphicData>
            </a:graphic>
          </wp:inline>
        </w:drawing>
      </w:r>
    </w:p>
    <w:p w14:paraId="7EA1379C" w14:textId="19520835" w:rsidR="00802F97" w:rsidRDefault="00802F97" w:rsidP="00EE7410">
      <w:pPr>
        <w:ind w:firstLine="420"/>
        <w:jc w:val="center"/>
        <w:rPr>
          <w:sz w:val="21"/>
          <w:szCs w:val="18"/>
        </w:rPr>
      </w:pPr>
      <w:bookmarkStart w:id="397" w:name="_Ref78446851"/>
      <w:bookmarkStart w:id="398" w:name="_Toc78475952"/>
      <w:r w:rsidRPr="00EE7410">
        <w:rPr>
          <w:rFonts w:hint="eastAsia"/>
          <w:sz w:val="21"/>
          <w:szCs w:val="18"/>
        </w:rPr>
        <w:t>图</w:t>
      </w:r>
      <w:r w:rsidRPr="00EE7410">
        <w:rPr>
          <w:rFonts w:hint="eastAsia"/>
          <w:sz w:val="21"/>
          <w:szCs w:val="18"/>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图</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17</w:t>
      </w:r>
      <w:r w:rsidRPr="00EE7410">
        <w:rPr>
          <w:sz w:val="21"/>
          <w:szCs w:val="18"/>
        </w:rPr>
        <w:fldChar w:fldCharType="end"/>
      </w:r>
      <w:bookmarkEnd w:id="397"/>
      <w:r w:rsidRPr="00EE7410">
        <w:rPr>
          <w:sz w:val="21"/>
          <w:szCs w:val="18"/>
        </w:rPr>
        <w:t xml:space="preserve"> </w:t>
      </w:r>
      <m:oMath>
        <m:sSubSup>
          <m:sSubSupPr>
            <m:ctrlPr>
              <w:rPr>
                <w:rFonts w:ascii="Cambria Math" w:hAnsi="Cambria Math"/>
                <w:sz w:val="21"/>
                <w:szCs w:val="15"/>
              </w:rPr>
            </m:ctrlPr>
          </m:sSubSupPr>
          <m:e>
            <m:r>
              <m:rPr>
                <m:sty m:val="p"/>
              </m:rPr>
              <w:rPr>
                <w:rFonts w:ascii="Cambria Math" w:hAnsi="Cambria Math"/>
                <w:sz w:val="21"/>
                <w:szCs w:val="15"/>
              </w:rPr>
              <m:t>β</m:t>
            </m:r>
          </m:e>
          <m:sub>
            <m:r>
              <w:rPr>
                <w:rFonts w:ascii="Cambria Math" w:hAnsi="Cambria Math"/>
                <w:sz w:val="21"/>
                <w:szCs w:val="15"/>
              </w:rPr>
              <m:t>s</m:t>
            </m:r>
          </m:sub>
          <m:sup>
            <m:r>
              <m:rPr>
                <m:sty m:val="p"/>
              </m:rPr>
              <w:rPr>
                <w:rFonts w:ascii="Cambria Math" w:hAnsi="Cambria Math"/>
                <w:sz w:val="21"/>
                <w:szCs w:val="15"/>
              </w:rPr>
              <m:t>*</m:t>
            </m:r>
          </m:sup>
        </m:sSubSup>
      </m:oMath>
      <w:r w:rsidRPr="00EE7410">
        <w:rPr>
          <w:sz w:val="21"/>
          <w:szCs w:val="18"/>
        </w:rPr>
        <w:t>的分布</w:t>
      </w:r>
      <w:bookmarkEnd w:id="398"/>
    </w:p>
    <w:p w14:paraId="09DF665E" w14:textId="77777777" w:rsidR="00802F97" w:rsidRDefault="00802F97" w:rsidP="00EE7410">
      <w:pPr>
        <w:ind w:firstLineChars="0" w:firstLine="0"/>
        <w:jc w:val="center"/>
      </w:pPr>
      <w:r>
        <w:rPr>
          <w:noProof/>
        </w:rPr>
        <w:lastRenderedPageBreak/>
        <w:drawing>
          <wp:inline distT="0" distB="0" distL="0" distR="0" wp14:anchorId="706859A6" wp14:editId="6E442851">
            <wp:extent cx="2951019" cy="2195551"/>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991175" cy="2225427"/>
                    </a:xfrm>
                    <a:prstGeom prst="rect">
                      <a:avLst/>
                    </a:prstGeom>
                    <a:noFill/>
                    <a:ln>
                      <a:noFill/>
                    </a:ln>
                  </pic:spPr>
                </pic:pic>
              </a:graphicData>
            </a:graphic>
          </wp:inline>
        </w:drawing>
      </w:r>
    </w:p>
    <w:p w14:paraId="5A66E004" w14:textId="6A840884" w:rsidR="00802F97" w:rsidRPr="00EE7410" w:rsidRDefault="00802F97" w:rsidP="00EE7410">
      <w:pPr>
        <w:ind w:firstLine="420"/>
        <w:jc w:val="center"/>
        <w:rPr>
          <w:sz w:val="21"/>
          <w:szCs w:val="18"/>
        </w:rPr>
      </w:pPr>
      <w:bookmarkStart w:id="399" w:name="_Ref78462863"/>
      <w:bookmarkStart w:id="400" w:name="_Toc78475953"/>
      <w:r w:rsidRPr="00EE7410">
        <w:rPr>
          <w:rFonts w:hint="eastAsia"/>
          <w:sz w:val="21"/>
          <w:szCs w:val="18"/>
        </w:rPr>
        <w:t>图</w:t>
      </w:r>
      <w:r w:rsidRPr="00EE7410">
        <w:rPr>
          <w:rFonts w:hint="eastAsia"/>
          <w:sz w:val="21"/>
          <w:szCs w:val="18"/>
        </w:rPr>
        <w:t xml:space="preserve"> </w:t>
      </w:r>
      <w:r w:rsidRPr="00EE7410">
        <w:rPr>
          <w:sz w:val="21"/>
          <w:szCs w:val="18"/>
        </w:rPr>
        <w:fldChar w:fldCharType="begin"/>
      </w:r>
      <w:r w:rsidRPr="00EE7410">
        <w:rPr>
          <w:sz w:val="21"/>
          <w:szCs w:val="18"/>
        </w:rPr>
        <w:instrText xml:space="preserve"> </w:instrText>
      </w:r>
      <w:r w:rsidRPr="00EE7410">
        <w:rPr>
          <w:rFonts w:hint="eastAsia"/>
          <w:sz w:val="21"/>
          <w:szCs w:val="18"/>
        </w:rPr>
        <w:instrText xml:space="preserve">SEQ </w:instrText>
      </w:r>
      <w:r w:rsidRPr="00EE7410">
        <w:rPr>
          <w:rFonts w:hint="eastAsia"/>
          <w:sz w:val="21"/>
          <w:szCs w:val="18"/>
        </w:rPr>
        <w:instrText>图</w:instrText>
      </w:r>
      <w:r w:rsidRPr="00EE7410">
        <w:rPr>
          <w:rFonts w:hint="eastAsia"/>
          <w:sz w:val="21"/>
          <w:szCs w:val="18"/>
        </w:rPr>
        <w:instrText xml:space="preserve"> \* ARABIC</w:instrText>
      </w:r>
      <w:r w:rsidRPr="00EE7410">
        <w:rPr>
          <w:sz w:val="21"/>
          <w:szCs w:val="18"/>
        </w:rPr>
        <w:instrText xml:space="preserve"> </w:instrText>
      </w:r>
      <w:r w:rsidRPr="00EE7410">
        <w:rPr>
          <w:sz w:val="21"/>
          <w:szCs w:val="18"/>
        </w:rPr>
        <w:fldChar w:fldCharType="separate"/>
      </w:r>
      <w:r w:rsidR="008F7BB7">
        <w:rPr>
          <w:noProof/>
          <w:sz w:val="21"/>
          <w:szCs w:val="18"/>
        </w:rPr>
        <w:t>18</w:t>
      </w:r>
      <w:r w:rsidRPr="00EE7410">
        <w:rPr>
          <w:sz w:val="21"/>
          <w:szCs w:val="18"/>
        </w:rPr>
        <w:fldChar w:fldCharType="end"/>
      </w:r>
      <w:bookmarkEnd w:id="399"/>
      <w:r w:rsidRPr="00EE7410">
        <w:rPr>
          <w:sz w:val="21"/>
          <w:szCs w:val="18"/>
        </w:rPr>
        <w:t xml:space="preserve"> </w:t>
      </w:r>
      <m:oMath>
        <m:r>
          <m:rPr>
            <m:sty m:val="p"/>
          </m:rPr>
          <w:rPr>
            <w:rFonts w:ascii="Cambria Math" w:hAnsi="Cambria Math"/>
            <w:sz w:val="21"/>
            <w:szCs w:val="15"/>
          </w:rPr>
          <m:t>β</m:t>
        </m:r>
      </m:oMath>
      <w:r w:rsidRPr="00EE7410">
        <w:rPr>
          <w:rFonts w:hint="eastAsia"/>
          <w:szCs w:val="18"/>
        </w:rPr>
        <w:t>取</w:t>
      </w:r>
      <w:r w:rsidRPr="00EE7410">
        <w:rPr>
          <w:sz w:val="21"/>
          <w:szCs w:val="18"/>
        </w:rPr>
        <w:t>0.2</w:t>
      </w:r>
      <w:r w:rsidRPr="00EE7410">
        <w:rPr>
          <w:rFonts w:hint="eastAsia"/>
          <w:sz w:val="21"/>
          <w:szCs w:val="18"/>
        </w:rPr>
        <w:t>9</w:t>
      </w:r>
      <w:r w:rsidRPr="00EE7410">
        <w:rPr>
          <w:rFonts w:hint="eastAsia"/>
          <w:sz w:val="21"/>
          <w:szCs w:val="18"/>
        </w:rPr>
        <w:t>的拟合效果</w:t>
      </w:r>
      <w:bookmarkEnd w:id="400"/>
    </w:p>
    <w:p w14:paraId="5B46CA67" w14:textId="39306B32" w:rsidR="000D5ACB" w:rsidRDefault="00FF0FDD">
      <w:pPr>
        <w:pStyle w:val="1"/>
        <w:spacing w:before="326"/>
        <w:ind w:firstLine="602"/>
      </w:pPr>
      <w:bookmarkStart w:id="401" w:name="_Toc78578931"/>
      <w:r>
        <w:rPr>
          <w:rFonts w:hint="eastAsia"/>
        </w:rPr>
        <w:t>六</w:t>
      </w:r>
      <w:r w:rsidR="0082189E">
        <w:rPr>
          <w:rFonts w:hint="eastAsia"/>
        </w:rPr>
        <w:t>、基于</w:t>
      </w:r>
      <w:r w:rsidR="0082189E">
        <w:t>改良</w:t>
      </w:r>
      <w:r w:rsidR="0082189E">
        <w:t>SEIR</w:t>
      </w:r>
      <w:r w:rsidR="0082189E">
        <w:t>模型</w:t>
      </w:r>
      <w:r w:rsidR="0082189E">
        <w:rPr>
          <w:rFonts w:hint="eastAsia"/>
        </w:rPr>
        <w:t>的冬奥会赛中疫情预测</w:t>
      </w:r>
      <w:bookmarkEnd w:id="401"/>
    </w:p>
    <w:p w14:paraId="45CFAAA8" w14:textId="3545B919" w:rsidR="000D5ACB" w:rsidRDefault="0082189E">
      <w:pPr>
        <w:ind w:firstLine="480"/>
      </w:pPr>
      <w:r>
        <w:rPr>
          <w:rFonts w:cs="Times New Roman"/>
          <w:color w:val="000000"/>
          <w:szCs w:val="18"/>
        </w:rPr>
        <w:t>奥运村的疫情防控措施是否合理、完善，在赛前是影响舆论是否支持奥运会举办的关键因素，在赛中更是一项巨大挑战。奥运村的人员来自世界各地，有不同的文化和信仰，其所在国的疫情控制情况以及疫苗接种普及率等等都有巨大差别。如何建立良好的防控措施，使奥运村内的疫情得到有效控制，也是北京冬奥舆情</w:t>
      </w:r>
      <w:r>
        <w:rPr>
          <w:rFonts w:cs="Times New Roman" w:hint="eastAsia"/>
          <w:color w:val="000000"/>
          <w:szCs w:val="18"/>
        </w:rPr>
        <w:t>引导</w:t>
      </w:r>
      <w:r>
        <w:rPr>
          <w:rFonts w:cs="Times New Roman"/>
          <w:color w:val="000000"/>
          <w:szCs w:val="18"/>
        </w:rPr>
        <w:t>的一个重要方面。在这一部分，我们基于</w:t>
      </w:r>
      <w:r>
        <w:rPr>
          <w:rFonts w:cs="Times New Roman" w:hint="eastAsia"/>
          <w:color w:val="000000"/>
          <w:szCs w:val="18"/>
        </w:rPr>
        <w:t>改良的</w:t>
      </w:r>
      <w:r>
        <w:rPr>
          <w:rFonts w:cs="Times New Roman"/>
          <w:color w:val="000000"/>
          <w:szCs w:val="18"/>
        </w:rPr>
        <w:t>SEIR</w:t>
      </w:r>
      <w:r>
        <w:rPr>
          <w:rFonts w:cs="Times New Roman"/>
          <w:color w:val="000000"/>
          <w:szCs w:val="18"/>
        </w:rPr>
        <w:t>模型，研究了不同隔离强度、检测周期和</w:t>
      </w:r>
      <w:r w:rsidR="00A72AFE">
        <w:rPr>
          <w:rFonts w:cs="Times New Roman"/>
          <w:color w:val="000000"/>
          <w:szCs w:val="18"/>
        </w:rPr>
        <w:t>响应时间</w:t>
      </w:r>
      <w:r>
        <w:rPr>
          <w:rFonts w:cs="Times New Roman"/>
          <w:color w:val="000000"/>
          <w:szCs w:val="18"/>
        </w:rPr>
        <w:t>水平下的奥运村内疫情传播情况，以供决策者参考。</w:t>
      </w:r>
    </w:p>
    <w:p w14:paraId="4AD2D5AF" w14:textId="77777777" w:rsidR="000D5ACB" w:rsidRDefault="0082189E">
      <w:pPr>
        <w:pStyle w:val="2"/>
        <w:ind w:firstLine="562"/>
        <w:rPr>
          <w:rFonts w:hint="default"/>
        </w:rPr>
      </w:pPr>
      <w:bookmarkStart w:id="402" w:name="_Ref78457384"/>
      <w:bookmarkStart w:id="403" w:name="_Toc78578932"/>
      <w:r>
        <w:t>（一）模型建立</w:t>
      </w:r>
      <w:bookmarkEnd w:id="402"/>
      <w:bookmarkEnd w:id="403"/>
    </w:p>
    <w:p w14:paraId="04553070" w14:textId="77777777" w:rsidR="000D5ACB" w:rsidRDefault="0082189E">
      <w:pPr>
        <w:ind w:firstLine="480"/>
      </w:pPr>
      <w:r>
        <w:rPr>
          <w:rFonts w:hint="eastAsia"/>
        </w:rPr>
        <w:t>新冠病毒</w:t>
      </w:r>
      <w:r>
        <w:t>的传播特性及奥运村的人员接触与原始的</w:t>
      </w:r>
      <w:r>
        <w:t>SEIR</w:t>
      </w:r>
      <w:r>
        <w:t>模型假设有较大不同。首先，已经发生多起无症状感染者在人群中自由活动从而导致疾病局部爆发的事件，这意味着处于潜伏期的新冠病毒携带者仍然具有传播性。其次，由于防疫意识的提高，人们对于具有显性症状的人的接触意愿大大降低。最后，由于奥运村的安全防护等级较高，出现明显的群体感染症状后，官方会立即采取个体隔离措施并将所有排查到</w:t>
      </w:r>
      <w:proofErr w:type="gramStart"/>
      <w:r>
        <w:t>的显状病例</w:t>
      </w:r>
      <w:proofErr w:type="gramEnd"/>
      <w:r>
        <w:t>送入病房。将上述情况抽象，我们可以列出以下修正的</w:t>
      </w:r>
      <w:r>
        <w:t>SEIR</w:t>
      </w:r>
      <w:r>
        <w:t>模型：</w:t>
      </w:r>
    </w:p>
    <w:p w14:paraId="532FFA8C" w14:textId="0D17BAA0" w:rsidR="000D5ACB" w:rsidRDefault="00763E3A">
      <w:pPr>
        <w:ind w:firstLineChars="0" w:firstLine="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w:rPr>
                              <w:rFonts w:ascii="Cambria Math" w:hAnsi="Cambria Math"/>
                            </w:rPr>
                            <m:t>dS</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rPr>
                          </m:ctrlPr>
                        </m:fPr>
                        <m:num>
                          <m:r>
                            <w:rPr>
                              <w:rFonts w:ascii="Cambria Math" w:hAnsi="Cambria Math"/>
                            </w:rPr>
                            <m:t>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N</m:t>
                          </m:r>
                          <m:ctrlPr>
                            <w:rPr>
                              <w:rFonts w:ascii="Cambria Math" w:hAnsi="Cambria Math"/>
                              <w:i/>
                            </w:rPr>
                          </m:ctrlPr>
                        </m:den>
                      </m:f>
                    </m:e>
                    <m:e>
                      <m:f>
                        <m:fPr>
                          <m:ctrlPr>
                            <w:rPr>
                              <w:rFonts w:ascii="Cambria Math" w:hAnsi="Cambria Math"/>
                            </w:rPr>
                          </m:ctrlPr>
                        </m:fPr>
                        <m:num>
                          <m:r>
                            <w:rPr>
                              <w:rFonts w:ascii="Cambria Math" w:hAnsi="Cambria Math"/>
                            </w:rPr>
                            <m:t>dE</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rPr>
                          </m:ctrlPr>
                        </m:fPr>
                        <m:num>
                          <m:r>
                            <w:rPr>
                              <w:rFonts w:ascii="Cambria Math" w:hAnsi="Cambria Math"/>
                            </w:rPr>
                            <m:t>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m:t>
                      </m:r>
                      <m:r>
                        <m:rPr>
                          <m:sty m:val="p"/>
                        </m:rPr>
                        <w:rPr>
                          <w:rFonts w:ascii="Cambria Math" w:hAnsi="Cambria Math"/>
                        </w:rPr>
                        <m:t>α</m:t>
                      </m:r>
                      <m:r>
                        <w:rPr>
                          <w:rFonts w:ascii="Cambria Math" w:hAnsi="Cambria Math"/>
                        </w:rPr>
                        <m:t>E</m:t>
                      </m:r>
                      <m:d>
                        <m:dPr>
                          <m:ctrlPr>
                            <w:rPr>
                              <w:rFonts w:ascii="Cambria Math" w:hAnsi="Cambria Math"/>
                              <w:i/>
                            </w:rPr>
                          </m:ctrlPr>
                        </m:dPr>
                        <m:e>
                          <m:r>
                            <w:rPr>
                              <w:rFonts w:ascii="Cambria Math" w:hAnsi="Cambria Math"/>
                            </w:rPr>
                            <m:t>t</m:t>
                          </m:r>
                        </m:e>
                      </m:d>
                    </m:e>
                    <m:e>
                      <m:f>
                        <m:fPr>
                          <m:ctrlPr>
                            <w:rPr>
                              <w:rFonts w:ascii="Cambria Math" w:hAnsi="Cambria Math"/>
                            </w:rPr>
                          </m:ctrlPr>
                        </m:fPr>
                        <m:num>
                          <m:r>
                            <w:rPr>
                              <w:rFonts w:ascii="Cambria Math" w:hAnsi="Cambria Math"/>
                            </w:rPr>
                            <m:t>dI</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α</m:t>
                      </m:r>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I</m:t>
                      </m:r>
                      <m:d>
                        <m:dPr>
                          <m:ctrlPr>
                            <w:rPr>
                              <w:rFonts w:ascii="Cambria Math" w:hAnsi="Cambria Math"/>
                              <w:i/>
                            </w:rPr>
                          </m:ctrlPr>
                        </m:dPr>
                        <m:e>
                          <m:r>
                            <w:rPr>
                              <w:rFonts w:ascii="Cambria Math" w:hAnsi="Cambria Math"/>
                            </w:rPr>
                            <m:t>t</m:t>
                          </m:r>
                        </m:e>
                      </m:d>
                      <m:ctrlPr>
                        <w:rPr>
                          <w:rFonts w:ascii="Cambria Math" w:eastAsia="Cambria Math" w:hAnsi="Cambria Math" w:cs="Cambria Math"/>
                          <w:i/>
                        </w:rPr>
                      </m:ctrlPr>
                    </m:e>
                    <m:e>
                      <m:f>
                        <m:fPr>
                          <m:ctrlPr>
                            <w:rPr>
                              <w:rFonts w:ascii="Cambria Math" w:hAnsi="Cambria Math"/>
                            </w:rPr>
                          </m:ctrlPr>
                        </m:fPr>
                        <m:num>
                          <m:r>
                            <w:rPr>
                              <w:rFonts w:ascii="Cambria Math" w:hAnsi="Cambria Math"/>
                            </w:rPr>
                            <m:t>dR</m:t>
                          </m:r>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I</m:t>
                      </m:r>
                      <m:d>
                        <m:dPr>
                          <m:ctrlPr>
                            <w:rPr>
                              <w:rFonts w:ascii="Cambria Math" w:hAnsi="Cambria Math"/>
                              <w:i/>
                            </w:rPr>
                          </m:ctrlPr>
                        </m:dPr>
                        <m:e>
                          <m:r>
                            <w:rPr>
                              <w:rFonts w:ascii="Cambria Math" w:hAnsi="Cambria Math"/>
                            </w:rPr>
                            <m:t>t</m:t>
                          </m:r>
                        </m:e>
                      </m:d>
                    </m:e>
                  </m:eqArr>
                </m:e>
              </m:d>
              <m:r>
                <w:rPr>
                  <w:rFonts w:ascii="Cambria Math" w:hAnsi="Cambria Math"/>
                </w:rPr>
                <m:t>#</m:t>
              </m:r>
              <m:d>
                <m:dPr>
                  <m:ctrlPr>
                    <w:rPr>
                      <w:rFonts w:ascii="Cambria Math" w:hAnsi="Cambria Math"/>
                      <w:i/>
                    </w:rPr>
                  </m:ctrlPr>
                </m:dPr>
                <m:e>
                  <m:r>
                    <w:del w:id="404" w:author="Administrator" w:date="2021-09-22T19:45:00Z">
                      <m:rPr>
                        <m:sty m:val="p"/>
                      </m:rPr>
                      <w:rPr>
                        <w:rFonts w:ascii="Cambria Math" w:hAnsi="Cambria Math"/>
                      </w:rPr>
                      <w:fldChar w:fldCharType="begin"/>
                    </w:del>
                  </m:r>
                  <m:r>
                    <w:del w:id="405" w:author="Administrator" w:date="2021-09-22T19:45:00Z">
                      <m:rPr>
                        <m:sty m:val="p"/>
                      </m:rPr>
                      <w:rPr>
                        <w:rFonts w:ascii="Cambria Math" w:hAnsi="Cambria Math"/>
                      </w:rPr>
                      <m:t xml:space="preserve"> AUTONUM  \* Arabic </m:t>
                    </w:del>
                  </m:r>
                  <m:r>
                    <w:del w:id="406" w:author="Administrator" w:date="2021-09-22T19:45:00Z">
                      <m:rPr>
                        <m:sty m:val="p"/>
                      </m:rPr>
                      <w:rPr>
                        <w:rFonts w:ascii="Cambria Math" w:hAnsi="Cambria Math"/>
                      </w:rPr>
                      <w:fldChar w:fldCharType="end"/>
                    </w:del>
                  </m:r>
                  <m:r>
                    <w:ins w:id="407" w:author="Administrator" w:date="2021-09-22T19:45:00Z">
                      <m:rPr>
                        <m:sty m:val="p"/>
                      </m:rPr>
                      <w:rPr>
                        <w:rFonts w:ascii="Cambria Math" w:hAnsi="Cambria Math"/>
                      </w:rPr>
                      <m:t>8</m:t>
                    </w:ins>
                  </m:r>
                </m:e>
              </m:d>
            </m:e>
          </m:eqArr>
        </m:oMath>
      </m:oMathPara>
    </w:p>
    <w:p w14:paraId="72ABC019" w14:textId="077702C9" w:rsidR="000D5ACB" w:rsidDel="00FA2B14" w:rsidRDefault="0082189E">
      <w:pPr>
        <w:ind w:firstLine="480"/>
        <w:rPr>
          <w:del w:id="408" w:author="Administrator" w:date="2021-09-22T13:04:00Z"/>
        </w:rPr>
      </w:pPr>
      <m:oMath>
        <m:r>
          <w:del w:id="409" w:author="Administrator" w:date="2021-09-22T13:04:00Z">
            <w:rPr>
              <w:rFonts w:ascii="Cambria Math" w:hAnsi="Cambria Math"/>
            </w:rPr>
            <m:t>S</m:t>
          </w:del>
        </m:r>
        <m:d>
          <m:dPr>
            <m:ctrlPr>
              <w:del w:id="410" w:author="Administrator" w:date="2021-09-22T13:04:00Z">
                <w:rPr>
                  <w:rFonts w:ascii="Cambria Math" w:hAnsi="Cambria Math"/>
                  <w:i/>
                </w:rPr>
              </w:del>
            </m:ctrlPr>
          </m:dPr>
          <m:e>
            <m:r>
              <w:del w:id="411" w:author="Administrator" w:date="2021-09-22T13:04:00Z">
                <w:rPr>
                  <w:rFonts w:ascii="Cambria Math" w:hAnsi="Cambria Math"/>
                </w:rPr>
                <m:t>t</m:t>
              </w:del>
            </m:r>
          </m:e>
        </m:d>
        <m:r>
          <w:del w:id="412" w:author="Administrator" w:date="2021-09-22T13:04:00Z">
            <w:rPr>
              <w:rFonts w:ascii="Cambria Math" w:hAnsi="Cambria Math"/>
            </w:rPr>
            <m:t>、</m:t>
          </w:del>
        </m:r>
        <m:r>
          <w:del w:id="413" w:author="Administrator" w:date="2021-09-22T13:04:00Z">
            <w:rPr>
              <w:rFonts w:ascii="Cambria Math" w:hAnsi="Cambria Math"/>
            </w:rPr>
            <m:t>E</m:t>
          </w:del>
        </m:r>
        <m:d>
          <m:dPr>
            <m:ctrlPr>
              <w:del w:id="414" w:author="Administrator" w:date="2021-09-22T13:04:00Z">
                <w:rPr>
                  <w:rFonts w:ascii="Cambria Math" w:hAnsi="Cambria Math"/>
                  <w:i/>
                </w:rPr>
              </w:del>
            </m:ctrlPr>
          </m:dPr>
          <m:e>
            <m:r>
              <w:del w:id="415" w:author="Administrator" w:date="2021-09-22T13:04:00Z">
                <w:rPr>
                  <w:rFonts w:ascii="Cambria Math" w:hAnsi="Cambria Math"/>
                </w:rPr>
                <m:t>t</m:t>
              </w:del>
            </m:r>
          </m:e>
        </m:d>
        <m:r>
          <w:del w:id="416" w:author="Administrator" w:date="2021-09-22T13:04:00Z">
            <w:rPr>
              <w:rFonts w:ascii="Cambria Math" w:hAnsi="Cambria Math"/>
            </w:rPr>
            <m:t>、</m:t>
          </w:del>
        </m:r>
        <m:r>
          <w:del w:id="417" w:author="Administrator" w:date="2021-09-22T13:04:00Z">
            <w:rPr>
              <w:rFonts w:ascii="Cambria Math" w:hAnsi="Cambria Math"/>
            </w:rPr>
            <m:t>I</m:t>
          </w:del>
        </m:r>
        <m:d>
          <m:dPr>
            <m:ctrlPr>
              <w:del w:id="418" w:author="Administrator" w:date="2021-09-22T13:04:00Z">
                <w:rPr>
                  <w:rFonts w:ascii="Cambria Math" w:hAnsi="Cambria Math"/>
                  <w:i/>
                </w:rPr>
              </w:del>
            </m:ctrlPr>
          </m:dPr>
          <m:e>
            <m:r>
              <w:del w:id="419" w:author="Administrator" w:date="2021-09-22T13:04:00Z">
                <w:rPr>
                  <w:rFonts w:ascii="Cambria Math" w:hAnsi="Cambria Math"/>
                </w:rPr>
                <m:t>t</m:t>
              </w:del>
            </m:r>
          </m:e>
        </m:d>
      </m:oMath>
      <w:del w:id="420" w:author="Administrator" w:date="2021-09-22T13:04:00Z">
        <w:r w:rsidDel="00FA2B14">
          <w:rPr>
            <w:rFonts w:hint="eastAsia"/>
          </w:rPr>
          <w:delText>分别表示</w:delText>
        </w:r>
        <w:r w:rsidDel="00FA2B14">
          <w:delText>时刻</w:delText>
        </w:r>
      </w:del>
      <m:oMath>
        <m:r>
          <w:del w:id="421" w:author="Administrator" w:date="2021-09-22T13:04:00Z">
            <w:rPr>
              <w:rFonts w:ascii="Cambria Math" w:hAnsi="Cambria Math"/>
            </w:rPr>
            <m:t>t</m:t>
          </w:del>
        </m:r>
      </m:oMath>
      <w:del w:id="422" w:author="Administrator" w:date="2021-09-22T13:04:00Z">
        <w:r w:rsidDel="00FA2B14">
          <w:delText>奥运村中易感者数量、潜伏者数量和感染者数量</w:delText>
        </w:r>
        <w:r w:rsidDel="00FA2B14">
          <w:rPr>
            <w:rFonts w:hint="eastAsia"/>
          </w:rPr>
          <w:delText>；</w:delText>
        </w:r>
      </w:del>
      <m:oMath>
        <m:r>
          <w:del w:id="423" w:author="Administrator" w:date="2021-09-22T13:04:00Z">
            <w:rPr>
              <w:rFonts w:ascii="Cambria Math" w:hAnsi="Cambria Math"/>
            </w:rPr>
            <m:t>R</m:t>
          </w:del>
        </m:r>
        <m:d>
          <m:dPr>
            <m:ctrlPr>
              <w:del w:id="424" w:author="Administrator" w:date="2021-09-22T13:04:00Z">
                <w:rPr>
                  <w:rFonts w:ascii="Cambria Math" w:hAnsi="Cambria Math"/>
                  <w:i/>
                </w:rPr>
              </w:del>
            </m:ctrlPr>
          </m:dPr>
          <m:e>
            <m:r>
              <w:del w:id="425" w:author="Administrator" w:date="2021-09-22T13:04:00Z">
                <w:rPr>
                  <w:rFonts w:ascii="Cambria Math" w:hAnsi="Cambria Math"/>
                </w:rPr>
                <m:t>t</m:t>
              </w:del>
            </m:r>
          </m:e>
        </m:d>
      </m:oMath>
      <w:del w:id="426" w:author="Administrator" w:date="2021-09-22T13:04:00Z">
        <w:r w:rsidDel="00FA2B14">
          <w:rPr>
            <w:rFonts w:hint="eastAsia"/>
          </w:rPr>
          <w:delText>表示</w:delText>
        </w:r>
        <w:r w:rsidDel="00FA2B14">
          <w:delText>时刻</w:delText>
        </w:r>
      </w:del>
      <m:oMath>
        <m:r>
          <w:del w:id="427" w:author="Administrator" w:date="2021-09-22T13:04:00Z">
            <w:rPr>
              <w:rFonts w:ascii="Cambria Math" w:hAnsi="Cambria Math"/>
            </w:rPr>
            <m:t>t</m:t>
          </w:del>
        </m:r>
      </m:oMath>
      <w:del w:id="428" w:author="Administrator" w:date="2021-09-22T13:04:00Z">
        <w:r w:rsidDel="00FA2B14">
          <w:delText>奥运村中所有不参与状态转移的人，包括免疫者、死亡者和被发现然后被送入医院的感染者</w:delText>
        </w:r>
        <w:r w:rsidDel="00FA2B14">
          <w:rPr>
            <w:rFonts w:hint="eastAsia"/>
          </w:rPr>
          <w:delText>；</w:delText>
        </w:r>
      </w:del>
      <m:oMath>
        <m:sSub>
          <m:sSubPr>
            <m:ctrlPr>
              <w:del w:id="429" w:author="Administrator" w:date="2021-09-22T13:04:00Z">
                <w:rPr>
                  <w:rFonts w:ascii="Cambria Math" w:hAnsi="Cambria Math"/>
                  <w:i/>
                  <w:szCs w:val="18"/>
                </w:rPr>
              </w:del>
            </m:ctrlPr>
          </m:sSubPr>
          <m:e>
            <m:r>
              <w:del w:id="430" w:author="Administrator" w:date="2021-09-22T13:04:00Z">
                <w:rPr>
                  <w:rFonts w:ascii="Cambria Math" w:hAnsi="Cambria Math"/>
                  <w:szCs w:val="18"/>
                </w:rPr>
                <m:t>β</m:t>
              </w:del>
            </m:r>
          </m:e>
          <m:sub>
            <m:r>
              <w:del w:id="431" w:author="Administrator" w:date="2021-09-22T13:04:00Z">
                <w:rPr>
                  <w:rFonts w:ascii="Cambria Math" w:hAnsi="Cambria Math"/>
                  <w:szCs w:val="18"/>
                </w:rPr>
                <m:t>1</m:t>
              </w:del>
            </m:r>
          </m:sub>
        </m:sSub>
        <m:r>
          <w:del w:id="432" w:author="Administrator" w:date="2021-09-22T13:04:00Z">
            <w:rPr>
              <w:rFonts w:ascii="Cambria Math" w:hAnsi="Cambria Math"/>
              <w:szCs w:val="18"/>
            </w:rPr>
            <m:t>、</m:t>
          </w:del>
        </m:r>
        <m:sSub>
          <m:sSubPr>
            <m:ctrlPr>
              <w:del w:id="433" w:author="Administrator" w:date="2021-09-22T13:04:00Z">
                <w:rPr>
                  <w:rFonts w:ascii="Cambria Math" w:hAnsi="Cambria Math"/>
                  <w:i/>
                  <w:szCs w:val="18"/>
                </w:rPr>
              </w:del>
            </m:ctrlPr>
          </m:sSubPr>
          <m:e>
            <m:r>
              <w:del w:id="434" w:author="Administrator" w:date="2021-09-22T13:04:00Z">
                <w:rPr>
                  <w:rFonts w:ascii="Cambria Math" w:hAnsi="Cambria Math"/>
                  <w:szCs w:val="18"/>
                </w:rPr>
                <m:t>β</m:t>
              </w:del>
            </m:r>
          </m:e>
          <m:sub>
            <m:r>
              <w:del w:id="435" w:author="Administrator" w:date="2021-09-22T13:04:00Z">
                <w:rPr>
                  <w:rFonts w:ascii="Cambria Math" w:hAnsi="Cambria Math"/>
                  <w:szCs w:val="18"/>
                </w:rPr>
                <m:t>2</m:t>
              </w:del>
            </m:r>
          </m:sub>
        </m:sSub>
      </m:oMath>
      <w:del w:id="436" w:author="Administrator" w:date="2021-09-22T13:04:00Z">
        <w:r w:rsidDel="00FA2B14">
          <w:rPr>
            <w:rFonts w:hint="eastAsia"/>
          </w:rPr>
          <w:delText>表示</w:delText>
        </w:r>
        <w:r w:rsidDel="00FA2B14">
          <w:delText>使用接触人数修正后的暴露者传播率与感染者传播率，与原始的</w:delText>
        </w:r>
        <w:r w:rsidDel="00FA2B14">
          <w:delText>SEIR</w:delText>
        </w:r>
        <w:r w:rsidDel="00FA2B14">
          <w:delText>的传播率</w:delText>
        </w:r>
      </w:del>
      <m:oMath>
        <m:r>
          <w:del w:id="437" w:author="Administrator" w:date="2021-09-22T13:04:00Z">
            <m:rPr>
              <m:sty m:val="p"/>
            </m:rPr>
            <w:rPr>
              <w:rFonts w:ascii="Cambria Math" w:hAnsi="Cambria Math"/>
            </w:rPr>
            <m:t>β</m:t>
          </w:del>
        </m:r>
      </m:oMath>
      <w:del w:id="438" w:author="Administrator" w:date="2021-09-22T13:04:00Z">
        <w:r w:rsidDel="00FA2B14">
          <w:delText>的关系为：</w:delText>
        </w:r>
      </w:del>
    </w:p>
    <w:p w14:paraId="41F566DC" w14:textId="61DCCCE7" w:rsidR="000D5ACB" w:rsidDel="00FA2B14" w:rsidRDefault="00763E3A">
      <w:pPr>
        <w:ind w:firstLine="480"/>
        <w:rPr>
          <w:del w:id="439" w:author="Administrator" w:date="2021-09-22T13:04:00Z"/>
        </w:rPr>
      </w:pPr>
      <m:oMathPara>
        <m:oMath>
          <m:eqArr>
            <m:eqArrPr>
              <m:maxDist m:val="1"/>
              <m:ctrlPr>
                <w:del w:id="440" w:author="Administrator" w:date="2021-09-22T13:04:00Z">
                  <w:rPr>
                    <w:rFonts w:ascii="Cambria Math" w:hAnsi="Cambria Math"/>
                  </w:rPr>
                </w:del>
              </m:ctrlPr>
            </m:eqArrPr>
            <m:e>
              <m:d>
                <m:dPr>
                  <m:begChr m:val="{"/>
                  <m:endChr m:val=""/>
                  <m:ctrlPr>
                    <w:del w:id="441" w:author="Administrator" w:date="2021-09-22T13:04:00Z">
                      <w:rPr>
                        <w:rFonts w:ascii="Cambria Math" w:hAnsi="Cambria Math"/>
                        <w:i/>
                      </w:rPr>
                    </w:del>
                  </m:ctrlPr>
                </m:dPr>
                <m:e>
                  <m:eqArr>
                    <m:eqArrPr>
                      <m:ctrlPr>
                        <w:del w:id="442" w:author="Administrator" w:date="2021-09-22T13:04:00Z">
                          <w:rPr>
                            <w:rFonts w:ascii="Cambria Math" w:hAnsi="Cambria Math"/>
                            <w:i/>
                          </w:rPr>
                        </w:del>
                      </m:ctrlPr>
                    </m:eqArrPr>
                    <m:e>
                      <m:sSub>
                        <m:sSubPr>
                          <m:ctrlPr>
                            <w:del w:id="443" w:author="Administrator" w:date="2021-09-22T13:04:00Z">
                              <w:rPr>
                                <w:rFonts w:ascii="Cambria Math" w:hAnsi="Cambria Math"/>
                                <w:i/>
                              </w:rPr>
                            </w:del>
                          </m:ctrlPr>
                        </m:sSubPr>
                        <m:e>
                          <m:r>
                            <w:del w:id="444" w:author="Administrator" w:date="2021-09-22T13:04:00Z">
                              <m:rPr>
                                <m:sty m:val="p"/>
                              </m:rPr>
                              <w:rPr>
                                <w:rFonts w:ascii="Cambria Math" w:hAnsi="Cambria Math"/>
                              </w:rPr>
                              <m:t>β</m:t>
                            </w:del>
                          </m:r>
                          <m:ctrlPr>
                            <w:del w:id="445" w:author="Administrator" w:date="2021-09-22T13:04:00Z">
                              <w:rPr>
                                <w:rFonts w:ascii="Cambria Math" w:hAnsi="Cambria Math"/>
                              </w:rPr>
                            </w:del>
                          </m:ctrlPr>
                        </m:e>
                        <m:sub>
                          <m:r>
                            <w:del w:id="446" w:author="Administrator" w:date="2021-09-22T13:04:00Z">
                              <w:rPr>
                                <w:rFonts w:ascii="Cambria Math" w:hAnsi="Cambria Math"/>
                              </w:rPr>
                              <m:t>1</m:t>
                            </w:del>
                          </m:r>
                        </m:sub>
                      </m:sSub>
                      <m:r>
                        <w:del w:id="447" w:author="Administrator" w:date="2021-09-22T13:04:00Z">
                          <w:rPr>
                            <w:rFonts w:ascii="Cambria Math" w:hAnsi="Cambria Math"/>
                          </w:rPr>
                          <m:t>=</m:t>
                        </w:del>
                      </m:r>
                      <m:f>
                        <m:fPr>
                          <m:ctrlPr>
                            <w:del w:id="448" w:author="Administrator" w:date="2021-09-22T13:04:00Z">
                              <w:rPr>
                                <w:rFonts w:ascii="Cambria Math" w:hAnsi="Cambria Math"/>
                              </w:rPr>
                            </w:del>
                          </m:ctrlPr>
                        </m:fPr>
                        <m:num>
                          <m:r>
                            <w:del w:id="449" w:author="Administrator" w:date="2021-09-22T13:04:00Z">
                              <m:rPr>
                                <m:sty m:val="p"/>
                              </m:rPr>
                              <w:rPr>
                                <w:rFonts w:ascii="Cambria Math" w:hAnsi="Cambria Math"/>
                              </w:rPr>
                              <m:t>β</m:t>
                            </w:del>
                          </m:r>
                          <m:ctrlPr>
                            <w:del w:id="450" w:author="Administrator" w:date="2021-09-22T13:04:00Z">
                              <w:rPr>
                                <w:rFonts w:ascii="Cambria Math" w:hAnsi="Cambria Math"/>
                                <w:i/>
                              </w:rPr>
                            </w:del>
                          </m:ctrlPr>
                        </m:num>
                        <m:den>
                          <m:r>
                            <w:del w:id="451" w:author="Administrator" w:date="2021-09-22T13:04:00Z">
                              <w:rPr>
                                <w:rFonts w:ascii="Cambria Math" w:hAnsi="Cambria Math"/>
                              </w:rPr>
                              <m:t>1</m:t>
                            </w:del>
                          </m:r>
                          <m:r>
                            <w:del w:id="452" w:author="Administrator" w:date="2021-09-22T13:04:00Z">
                              <w:rPr>
                                <w:rFonts w:ascii="Cambria Math" w:hAnsi="Cambria Math" w:hint="eastAsia"/>
                              </w:rPr>
                              <m:t>2</m:t>
                            </w:del>
                          </m:r>
                          <m:ctrlPr>
                            <w:del w:id="453" w:author="Administrator" w:date="2021-09-22T13:04:00Z">
                              <w:rPr>
                                <w:rFonts w:ascii="Cambria Math" w:hAnsi="Cambria Math"/>
                                <w:i/>
                              </w:rPr>
                            </w:del>
                          </m:ctrlPr>
                        </m:den>
                      </m:f>
                    </m:e>
                    <m:e>
                      <m:sSub>
                        <m:sSubPr>
                          <m:ctrlPr>
                            <w:del w:id="454" w:author="Administrator" w:date="2021-09-22T13:04:00Z">
                              <w:rPr>
                                <w:rFonts w:ascii="Cambria Math" w:hAnsi="Cambria Math"/>
                                <w:i/>
                              </w:rPr>
                            </w:del>
                          </m:ctrlPr>
                        </m:sSubPr>
                        <m:e>
                          <m:r>
                            <w:del w:id="455" w:author="Administrator" w:date="2021-09-22T13:04:00Z">
                              <m:rPr>
                                <m:sty m:val="p"/>
                              </m:rPr>
                              <w:rPr>
                                <w:rFonts w:ascii="Cambria Math" w:hAnsi="Cambria Math"/>
                              </w:rPr>
                              <m:t>β</m:t>
                            </w:del>
                          </m:r>
                          <m:ctrlPr>
                            <w:del w:id="456" w:author="Administrator" w:date="2021-09-22T13:04:00Z">
                              <w:rPr>
                                <w:rFonts w:ascii="Cambria Math" w:hAnsi="Cambria Math"/>
                              </w:rPr>
                            </w:del>
                          </m:ctrlPr>
                        </m:e>
                        <m:sub>
                          <m:r>
                            <w:del w:id="457" w:author="Administrator" w:date="2021-09-22T13:04:00Z">
                              <w:rPr>
                                <w:rFonts w:ascii="Cambria Math" w:hAnsi="Cambria Math"/>
                              </w:rPr>
                              <m:t>2</m:t>
                            </w:del>
                          </m:r>
                        </m:sub>
                      </m:sSub>
                      <m:r>
                        <w:del w:id="458" w:author="Administrator" w:date="2021-09-22T13:04:00Z">
                          <w:rPr>
                            <w:rFonts w:ascii="Cambria Math" w:hAnsi="Cambria Math"/>
                          </w:rPr>
                          <m:t>=k</m:t>
                        </w:del>
                      </m:r>
                      <m:sSub>
                        <m:sSubPr>
                          <m:ctrlPr>
                            <w:del w:id="459" w:author="Administrator" w:date="2021-09-22T13:04:00Z">
                              <w:rPr>
                                <w:rFonts w:ascii="Cambria Math" w:hAnsi="Cambria Math"/>
                                <w:i/>
                              </w:rPr>
                            </w:del>
                          </m:ctrlPr>
                        </m:sSubPr>
                        <m:e>
                          <m:r>
                            <w:del w:id="460" w:author="Administrator" w:date="2021-09-22T13:04:00Z">
                              <m:rPr>
                                <m:sty m:val="p"/>
                              </m:rPr>
                              <w:rPr>
                                <w:rFonts w:ascii="Cambria Math" w:hAnsi="Cambria Math"/>
                              </w:rPr>
                              <m:t>β</m:t>
                            </w:del>
                          </m:r>
                          <m:ctrlPr>
                            <w:del w:id="461" w:author="Administrator" w:date="2021-09-22T13:04:00Z">
                              <w:rPr>
                                <w:rFonts w:ascii="Cambria Math" w:hAnsi="Cambria Math"/>
                              </w:rPr>
                            </w:del>
                          </m:ctrlPr>
                        </m:e>
                        <m:sub>
                          <m:r>
                            <w:del w:id="462" w:author="Administrator" w:date="2021-09-22T13:04:00Z">
                              <w:rPr>
                                <w:rFonts w:ascii="Cambria Math" w:hAnsi="Cambria Math"/>
                              </w:rPr>
                              <m:t>1</m:t>
                            </w:del>
                          </m:r>
                        </m:sub>
                      </m:sSub>
                    </m:e>
                  </m:eqArr>
                </m:e>
              </m:d>
              <m:r>
                <w:del w:id="463" w:author="Administrator" w:date="2021-09-22T13:04:00Z">
                  <w:rPr>
                    <w:rFonts w:ascii="Cambria Math" w:hAnsi="Cambria Math"/>
                  </w:rPr>
                  <m:t>#</m:t>
                </w:del>
              </m:r>
              <m:d>
                <m:dPr>
                  <m:ctrlPr>
                    <w:del w:id="464" w:author="Administrator" w:date="2021-09-22T13:04:00Z">
                      <w:rPr>
                        <w:rFonts w:ascii="Cambria Math" w:hAnsi="Cambria Math"/>
                      </w:rPr>
                    </w:del>
                  </m:ctrlPr>
                </m:dPr>
                <m:e>
                  <m:r>
                    <w:del w:id="465" w:author="Administrator" w:date="2021-09-22T13:04:00Z">
                      <m:rPr>
                        <m:sty m:val="p"/>
                      </m:rPr>
                      <w:rPr>
                        <w:rFonts w:ascii="Cambria Math" w:hAnsi="Cambria Math"/>
                      </w:rPr>
                      <w:fldChar w:fldCharType="begin"/>
                    </w:del>
                  </m:r>
                  <m:r>
                    <w:del w:id="466" w:author="Administrator" w:date="2021-09-22T13:04:00Z">
                      <m:rPr>
                        <m:sty m:val="p"/>
                      </m:rPr>
                      <w:rPr>
                        <w:rFonts w:ascii="Cambria Math" w:hAnsi="Cambria Math"/>
                      </w:rPr>
                      <m:t xml:space="preserve"> AUTONUM  \* Arabic </m:t>
                    </w:del>
                  </m:r>
                  <m:r>
                    <w:del w:id="467" w:author="Administrator" w:date="2021-09-22T13:04:00Z">
                      <m:rPr>
                        <m:sty m:val="p"/>
                      </m:rPr>
                      <w:rPr>
                        <w:rFonts w:ascii="Cambria Math" w:hAnsi="Cambria Math"/>
                      </w:rPr>
                      <w:fldChar w:fldCharType="end"/>
                    </w:del>
                  </m:r>
                </m:e>
              </m:d>
              <m:ctrlPr>
                <w:del w:id="468" w:author="Administrator" w:date="2021-09-22T13:04:00Z">
                  <w:rPr>
                    <w:rFonts w:ascii="Cambria Math" w:hAnsi="Cambria Math"/>
                    <w:i/>
                  </w:rPr>
                </w:del>
              </m:ctrlPr>
            </m:e>
          </m:eqArr>
        </m:oMath>
      </m:oMathPara>
    </w:p>
    <w:p w14:paraId="7E77CF6C" w14:textId="02CE6AE7" w:rsidR="000D5ACB" w:rsidDel="00FA2B14" w:rsidRDefault="0082189E">
      <w:pPr>
        <w:ind w:firstLine="480"/>
        <w:rPr>
          <w:del w:id="469" w:author="Administrator" w:date="2021-09-22T13:04:00Z"/>
        </w:rPr>
      </w:pPr>
      <w:del w:id="470" w:author="Administrator" w:date="2021-09-22T13:04:00Z">
        <w:r w:rsidDel="00FA2B14">
          <w:rPr>
            <w:rFonts w:hint="eastAsia"/>
          </w:rPr>
          <w:delText>其中，</w:delText>
        </w:r>
      </w:del>
      <m:oMath>
        <m:r>
          <w:del w:id="471" w:author="Administrator" w:date="2021-09-22T13:04:00Z">
            <m:rPr>
              <m:sty m:val="p"/>
            </m:rPr>
            <w:rPr>
              <w:rFonts w:ascii="Cambria Math" w:hAnsi="Cambria Math"/>
            </w:rPr>
            <m:t>β</m:t>
          </w:del>
        </m:r>
      </m:oMath>
      <w:del w:id="472" w:author="Administrator" w:date="2021-09-22T13:04:00Z">
        <w:r w:rsidDel="00FA2B14">
          <w:delText>用前述的基于日本疫情爆发后前</w:delText>
        </w:r>
        <w:r w:rsidDel="00FA2B14">
          <w:delText>25</w:delText>
        </w:r>
        <w:r w:rsidDel="00FA2B14">
          <w:delText>天的累计感染人数、采用最小二乘法拟合所得，我们取拟合所得</w:delText>
        </w:r>
        <w:r w:rsidDel="00FA2B14">
          <w:delText>95%</w:delText>
        </w:r>
        <w:r w:rsidDel="00FA2B14">
          <w:delText>置信区间的中间值</w:delText>
        </w:r>
        <w:r w:rsidDel="00FA2B14">
          <w:delText>0.2</w:delText>
        </w:r>
        <w:r w:rsidDel="00FA2B14">
          <w:rPr>
            <w:rFonts w:hint="eastAsia"/>
          </w:rPr>
          <w:delText>9</w:delText>
        </w:r>
        <w:r w:rsidDel="00FA2B14">
          <w:rPr>
            <w:rFonts w:hint="eastAsia"/>
          </w:rPr>
          <w:delText>，具体的推导过程见“六、风险分析</w:delText>
        </w:r>
        <w:r w:rsidDel="00FA2B14">
          <w:fldChar w:fldCharType="begin"/>
        </w:r>
        <w:r w:rsidDel="00FA2B14">
          <w:delInstrText xml:space="preserve"> </w:delInstrText>
        </w:r>
        <w:r w:rsidDel="00FA2B14">
          <w:rPr>
            <w:rFonts w:hint="eastAsia"/>
          </w:rPr>
          <w:delInstrText>REF _Ref78457384 \h</w:delInstrText>
        </w:r>
        <w:r w:rsidDel="00FA2B14">
          <w:delInstrText xml:space="preserve"> </w:delInstrText>
        </w:r>
        <w:r w:rsidDel="00FA2B14">
          <w:fldChar w:fldCharType="separate"/>
        </w:r>
        <w:r w:rsidR="008F7BB7" w:rsidDel="00FA2B14">
          <w:delText>（一）模型建立</w:delText>
        </w:r>
        <w:r w:rsidDel="00FA2B14">
          <w:fldChar w:fldCharType="end"/>
        </w:r>
        <w:r w:rsidDel="00FA2B14">
          <w:rPr>
            <w:rFonts w:hint="eastAsia"/>
          </w:rPr>
          <w:delText>”</w:delText>
        </w:r>
        <w:r w:rsidDel="00FA2B14">
          <w:delText>，</w:delText>
        </w:r>
        <w:r w:rsidDel="00FA2B14">
          <w:delText>12</w:delText>
        </w:r>
        <w:r w:rsidDel="00FA2B14">
          <w:delText>表示无限制时每人日接触平均人数</w:delText>
        </w:r>
        <w:r w:rsidDel="00FA2B14">
          <w:rPr>
            <w:rFonts w:hint="eastAsia"/>
          </w:rPr>
          <w:delText>；</w:delText>
        </w:r>
      </w:del>
      <m:oMath>
        <m:r>
          <w:del w:id="473" w:author="Administrator" w:date="2021-09-22T13:04:00Z">
            <w:rPr>
              <w:rFonts w:ascii="Cambria Math" w:hAnsi="Cambria Math"/>
            </w:rPr>
            <m:t>k</m:t>
          </w:del>
        </m:r>
      </m:oMath>
      <w:del w:id="474" w:author="Administrator" w:date="2021-09-22T13:04:00Z">
        <w:r w:rsidDel="00FA2B14">
          <w:delText>为取值</w:delText>
        </w:r>
        <w:r w:rsidDel="00FA2B14">
          <w:delText>0</w:delText>
        </w:r>
        <w:r w:rsidDel="00FA2B14">
          <w:delText>到</w:delText>
        </w:r>
        <w:r w:rsidDel="00FA2B14">
          <w:delText>1</w:delText>
        </w:r>
        <w:r w:rsidDel="00FA2B14">
          <w:delText>的比例系数，表示人们对显状人群的接触意愿下降程度</w:delText>
        </w:r>
        <w:r w:rsidDel="00FA2B14">
          <w:rPr>
            <w:rFonts w:hint="eastAsia"/>
          </w:rPr>
          <w:delText>，这里我们取</w:delText>
        </w:r>
      </w:del>
      <m:oMath>
        <m:r>
          <w:del w:id="475" w:author="Administrator" w:date="2021-09-22T13:04:00Z">
            <w:rPr>
              <w:rFonts w:ascii="Cambria Math" w:hAnsi="Cambria Math"/>
              <w:szCs w:val="18"/>
            </w:rPr>
            <m:t xml:space="preserve"> k=0.5</m:t>
          </w:del>
        </m:r>
      </m:oMath>
      <w:del w:id="476" w:author="Administrator" w:date="2021-09-22T13:04:00Z">
        <w:r w:rsidDel="00FA2B14">
          <w:rPr>
            <w:rFonts w:hint="eastAsia"/>
          </w:rPr>
          <w:delText xml:space="preserve"> [</w:delText>
        </w:r>
        <w:r w:rsidDel="00FA2B14">
          <w:endnoteReference w:id="26"/>
        </w:r>
        <w:r w:rsidDel="00FA2B14">
          <w:delText>]</w:delText>
        </w:r>
        <w:r w:rsidDel="00FA2B14">
          <w:delText>。</w:delText>
        </w:r>
      </w:del>
    </w:p>
    <w:p w14:paraId="555D69B4" w14:textId="7E9ABE7D" w:rsidR="000D5ACB" w:rsidDel="00FA2B14" w:rsidRDefault="0082189E">
      <w:pPr>
        <w:ind w:firstLine="480"/>
        <w:rPr>
          <w:del w:id="479" w:author="Administrator" w:date="2021-09-22T13:04:00Z"/>
        </w:rPr>
      </w:pPr>
      <m:oMath>
        <m:r>
          <w:del w:id="480" w:author="Administrator" w:date="2021-09-22T13:04:00Z">
            <w:rPr>
              <w:rFonts w:ascii="Cambria Math" w:hAnsi="Cambria Math"/>
              <w:szCs w:val="18"/>
            </w:rPr>
            <m:t>r</m:t>
          </w:del>
        </m:r>
        <m:d>
          <m:dPr>
            <m:ctrlPr>
              <w:del w:id="481" w:author="Administrator" w:date="2021-09-22T13:04:00Z">
                <w:rPr>
                  <w:rFonts w:ascii="Cambria Math" w:hAnsi="Cambria Math"/>
                  <w:i/>
                  <w:szCs w:val="18"/>
                </w:rPr>
              </w:del>
            </m:ctrlPr>
          </m:dPr>
          <m:e>
            <m:r>
              <w:del w:id="482" w:author="Administrator" w:date="2021-09-22T13:04:00Z">
                <w:rPr>
                  <w:rFonts w:ascii="Cambria Math" w:hAnsi="Cambria Math"/>
                  <w:szCs w:val="18"/>
                </w:rPr>
                <m:t>t</m:t>
              </w:del>
            </m:r>
          </m:e>
        </m:d>
      </m:oMath>
      <w:del w:id="483" w:author="Administrator" w:date="2021-09-22T13:04:00Z">
        <w:r w:rsidDel="00FA2B14">
          <w:rPr>
            <w:rFonts w:hint="eastAsia"/>
          </w:rPr>
          <w:delText>表示</w:delText>
        </w:r>
        <w:r w:rsidDel="00FA2B14">
          <w:delText>奥运村中每日接触人数，定义</w:delText>
        </w:r>
        <w:r w:rsidDel="00FA2B14">
          <w:rPr>
            <w:rFonts w:hint="eastAsia"/>
          </w:rPr>
          <w:delText>为：</w:delText>
        </w:r>
      </w:del>
    </w:p>
    <w:p w14:paraId="7BAD07D0" w14:textId="43E55AB0" w:rsidR="000D5ACB" w:rsidDel="00FA2B14" w:rsidRDefault="00763E3A">
      <w:pPr>
        <w:ind w:firstLine="480"/>
        <w:rPr>
          <w:del w:id="484" w:author="Administrator" w:date="2021-09-22T13:04:00Z"/>
        </w:rPr>
      </w:pPr>
      <m:oMathPara>
        <m:oMath>
          <m:eqArr>
            <m:eqArrPr>
              <m:maxDist m:val="1"/>
              <m:ctrlPr>
                <w:del w:id="485" w:author="Administrator" w:date="2021-09-22T13:04:00Z">
                  <w:rPr>
                    <w:rFonts w:ascii="Cambria Math" w:hAnsi="Cambria Math"/>
                    <w:i/>
                  </w:rPr>
                </w:del>
              </m:ctrlPr>
            </m:eqArrPr>
            <m:e>
              <m:r>
                <w:del w:id="486" w:author="Administrator" w:date="2021-09-22T13:04:00Z">
                  <w:rPr>
                    <w:rFonts w:ascii="Cambria Math" w:hAnsi="Cambria Math"/>
                  </w:rPr>
                  <m:t>r</m:t>
                </w:del>
              </m:r>
              <m:d>
                <m:dPr>
                  <m:ctrlPr>
                    <w:del w:id="487" w:author="Administrator" w:date="2021-09-22T13:04:00Z">
                      <w:rPr>
                        <w:rFonts w:ascii="Cambria Math" w:hAnsi="Cambria Math"/>
                      </w:rPr>
                    </w:del>
                  </m:ctrlPr>
                </m:dPr>
                <m:e>
                  <m:r>
                    <w:del w:id="488" w:author="Administrator" w:date="2021-09-22T13:04:00Z">
                      <w:rPr>
                        <w:rFonts w:ascii="Cambria Math" w:hAnsi="Cambria Math"/>
                      </w:rPr>
                      <m:t>t</m:t>
                    </w:del>
                  </m:r>
                </m:e>
              </m:d>
              <m:r>
                <w:del w:id="489" w:author="Administrator" w:date="2021-09-22T13:04:00Z">
                  <m:rPr>
                    <m:sty m:val="p"/>
                  </m:rPr>
                  <w:rPr>
                    <w:rFonts w:ascii="Cambria Math" w:hAnsi="Cambria Math"/>
                  </w:rPr>
                  <m:t>=</m:t>
                </w:del>
              </m:r>
              <m:d>
                <m:dPr>
                  <m:begChr m:val="{"/>
                  <m:endChr m:val=""/>
                  <m:ctrlPr>
                    <w:del w:id="490" w:author="Administrator" w:date="2021-09-22T13:04:00Z">
                      <w:rPr>
                        <w:rFonts w:ascii="Cambria Math" w:hAnsi="Cambria Math"/>
                      </w:rPr>
                    </w:del>
                  </m:ctrlPr>
                </m:dPr>
                <m:e>
                  <m:m>
                    <m:mPr>
                      <m:plcHide m:val="1"/>
                      <m:mcs>
                        <m:mc>
                          <m:mcPr>
                            <m:count m:val="2"/>
                            <m:mcJc m:val="left"/>
                          </m:mcPr>
                        </m:mc>
                      </m:mcs>
                      <m:ctrlPr>
                        <w:del w:id="491" w:author="Administrator" w:date="2021-09-22T13:04:00Z">
                          <w:rPr>
                            <w:rFonts w:ascii="Cambria Math" w:hAnsi="Cambria Math"/>
                            <w:i/>
                          </w:rPr>
                        </w:del>
                      </m:ctrlPr>
                    </m:mPr>
                    <m:mr>
                      <m:e>
                        <m:sSub>
                          <m:sSubPr>
                            <m:ctrlPr>
                              <w:del w:id="492" w:author="Administrator" w:date="2021-09-22T13:04:00Z">
                                <w:rPr>
                                  <w:rFonts w:ascii="Cambria Math" w:hAnsi="Cambria Math"/>
                                </w:rPr>
                              </w:del>
                            </m:ctrlPr>
                          </m:sSubPr>
                          <m:e>
                            <m:r>
                              <w:del w:id="493" w:author="Administrator" w:date="2021-09-22T13:04:00Z">
                                <w:rPr>
                                  <w:rFonts w:ascii="Cambria Math" w:hAnsi="Cambria Math"/>
                                </w:rPr>
                                <m:t>r</m:t>
                              </w:del>
                            </m:r>
                          </m:e>
                          <m:sub>
                            <m:r>
                              <w:del w:id="494" w:author="Administrator" w:date="2021-09-22T13:04:00Z">
                                <m:rPr>
                                  <m:sty m:val="p"/>
                                </m:rPr>
                                <w:rPr>
                                  <w:rFonts w:ascii="Cambria Math" w:hAnsi="Cambria Math"/>
                                </w:rPr>
                                <m:t>0</m:t>
                              </w:del>
                            </m:r>
                          </m:sub>
                        </m:sSub>
                      </m:e>
                      <m:e>
                        <m:r>
                          <w:del w:id="495" w:author="Administrator" w:date="2021-09-22T13:04:00Z">
                            <w:rPr>
                              <w:rFonts w:ascii="Cambria Math" w:hAnsi="Cambria Math"/>
                            </w:rPr>
                            <m:t>t</m:t>
                          </w:del>
                        </m:r>
                        <m:r>
                          <w:del w:id="496" w:author="Administrator" w:date="2021-09-22T13:04:00Z">
                            <m:rPr>
                              <m:sty m:val="p"/>
                            </m:rPr>
                            <w:rPr>
                              <w:rFonts w:ascii="Cambria Math" w:hAnsi="Cambria Math"/>
                            </w:rPr>
                            <m:t>&lt;</m:t>
                          </w:del>
                        </m:r>
                        <m:sSub>
                          <m:sSubPr>
                            <m:ctrlPr>
                              <w:del w:id="497" w:author="Administrator" w:date="2021-09-22T13:04:00Z">
                                <w:rPr>
                                  <w:rFonts w:ascii="Cambria Math" w:hAnsi="Cambria Math"/>
                                </w:rPr>
                              </w:del>
                            </m:ctrlPr>
                          </m:sSubPr>
                          <m:e>
                            <m:r>
                              <w:del w:id="498" w:author="Administrator" w:date="2021-09-22T13:04:00Z">
                                <w:rPr>
                                  <w:rFonts w:ascii="Cambria Math" w:hAnsi="Cambria Math"/>
                                </w:rPr>
                                <m:t>t</m:t>
                              </w:del>
                            </m:r>
                          </m:e>
                          <m:sub>
                            <m:r>
                              <w:del w:id="499" w:author="Administrator" w:date="2021-09-22T13:04:00Z">
                                <m:rPr>
                                  <m:sty m:val="p"/>
                                </m:rPr>
                                <w:rPr>
                                  <w:rFonts w:ascii="Cambria Math" w:hAnsi="Cambria Math"/>
                                </w:rPr>
                                <m:t>0</m:t>
                              </w:del>
                            </m:r>
                          </m:sub>
                        </m:sSub>
                      </m:e>
                    </m:mr>
                    <m:mr>
                      <m:e>
                        <m:sSub>
                          <m:sSubPr>
                            <m:ctrlPr>
                              <w:del w:id="500" w:author="Administrator" w:date="2021-09-22T13:04:00Z">
                                <w:rPr>
                                  <w:rFonts w:ascii="Cambria Math" w:hAnsi="Cambria Math"/>
                                </w:rPr>
                              </w:del>
                            </m:ctrlPr>
                          </m:sSubPr>
                          <m:e>
                            <m:r>
                              <w:del w:id="501" w:author="Administrator" w:date="2021-09-22T13:04:00Z">
                                <w:rPr>
                                  <w:rFonts w:ascii="Cambria Math" w:hAnsi="Cambria Math"/>
                                </w:rPr>
                                <m:t>r</m:t>
                              </w:del>
                            </m:r>
                          </m:e>
                          <m:sub>
                            <m:r>
                              <w:del w:id="502" w:author="Administrator" w:date="2021-09-22T13:04:00Z">
                                <m:rPr>
                                  <m:sty m:val="p"/>
                                </m:rPr>
                                <w:rPr>
                                  <w:rFonts w:ascii="Cambria Math" w:hAnsi="Cambria Math"/>
                                </w:rPr>
                                <m:t>1</m:t>
                              </w:del>
                            </m:r>
                          </m:sub>
                        </m:sSub>
                      </m:e>
                      <m:e>
                        <m:r>
                          <w:del w:id="503" w:author="Administrator" w:date="2021-09-22T13:04:00Z">
                            <w:rPr>
                              <w:rFonts w:ascii="Cambria Math" w:hAnsi="Cambria Math"/>
                            </w:rPr>
                            <m:t>t</m:t>
                          </w:del>
                        </m:r>
                        <m:r>
                          <w:del w:id="504" w:author="Administrator" w:date="2021-09-22T13:04:00Z">
                            <m:rPr>
                              <m:sty m:val="p"/>
                            </m:rPr>
                            <w:rPr>
                              <w:rFonts w:ascii="Cambria Math" w:hAnsi="Cambria Math"/>
                            </w:rPr>
                            <m:t>≥</m:t>
                          </w:del>
                        </m:r>
                        <m:sSub>
                          <m:sSubPr>
                            <m:ctrlPr>
                              <w:del w:id="505" w:author="Administrator" w:date="2021-09-22T13:04:00Z">
                                <w:rPr>
                                  <w:rFonts w:ascii="Cambria Math" w:hAnsi="Cambria Math"/>
                                </w:rPr>
                              </w:del>
                            </m:ctrlPr>
                          </m:sSubPr>
                          <m:e>
                            <m:r>
                              <w:del w:id="506" w:author="Administrator" w:date="2021-09-22T13:04:00Z">
                                <w:rPr>
                                  <w:rFonts w:ascii="Cambria Math" w:hAnsi="Cambria Math"/>
                                </w:rPr>
                                <m:t>t</m:t>
                              </w:del>
                            </m:r>
                          </m:e>
                          <m:sub>
                            <m:r>
                              <w:del w:id="507" w:author="Administrator" w:date="2021-09-22T13:04:00Z">
                                <m:rPr>
                                  <m:sty m:val="p"/>
                                </m:rPr>
                                <w:rPr>
                                  <w:rFonts w:ascii="Cambria Math" w:hAnsi="Cambria Math"/>
                                </w:rPr>
                                <m:t>0</m:t>
                              </w:del>
                            </m:r>
                          </m:sub>
                        </m:sSub>
                      </m:e>
                    </m:mr>
                  </m:m>
                </m:e>
              </m:d>
              <m:r>
                <w:del w:id="508" w:author="Administrator" w:date="2021-09-22T13:04:00Z">
                  <w:rPr>
                    <w:rFonts w:ascii="Cambria Math" w:hAnsi="Cambria Math"/>
                  </w:rPr>
                  <m:t>#</m:t>
                </w:del>
              </m:r>
              <m:d>
                <m:dPr>
                  <m:ctrlPr>
                    <w:del w:id="509" w:author="Administrator" w:date="2021-09-22T13:04:00Z">
                      <w:rPr>
                        <w:rFonts w:ascii="Cambria Math" w:hAnsi="Cambria Math"/>
                        <w:i/>
                      </w:rPr>
                    </w:del>
                  </m:ctrlPr>
                </m:dPr>
                <m:e>
                  <m:r>
                    <w:del w:id="510" w:author="Administrator" w:date="2021-09-22T13:04:00Z">
                      <m:rPr>
                        <m:sty m:val="p"/>
                      </m:rPr>
                      <w:rPr>
                        <w:rFonts w:ascii="Cambria Math" w:hAnsi="Cambria Math"/>
                      </w:rPr>
                      <w:fldChar w:fldCharType="begin"/>
                    </w:del>
                  </m:r>
                  <m:r>
                    <w:del w:id="511" w:author="Administrator" w:date="2021-09-22T13:04:00Z">
                      <m:rPr>
                        <m:sty m:val="p"/>
                      </m:rPr>
                      <w:rPr>
                        <w:rFonts w:ascii="Cambria Math" w:hAnsi="Cambria Math"/>
                      </w:rPr>
                      <m:t xml:space="preserve"> AUTONUM  \* Arabic </m:t>
                    </w:del>
                  </m:r>
                  <m:r>
                    <w:del w:id="512" w:author="Administrator" w:date="2021-09-22T13:04:00Z">
                      <m:rPr>
                        <m:sty m:val="p"/>
                      </m:rPr>
                      <w:rPr>
                        <w:rFonts w:ascii="Cambria Math" w:hAnsi="Cambria Math"/>
                      </w:rPr>
                      <w:fldChar w:fldCharType="end"/>
                    </w:del>
                  </m:r>
                </m:e>
              </m:d>
            </m:e>
          </m:eqArr>
        </m:oMath>
      </m:oMathPara>
    </w:p>
    <w:p w14:paraId="3811A635" w14:textId="014369F4" w:rsidR="000D5ACB" w:rsidDel="00FA2B14" w:rsidRDefault="0082189E">
      <w:pPr>
        <w:ind w:firstLine="480"/>
        <w:rPr>
          <w:del w:id="513" w:author="Administrator" w:date="2021-09-22T13:04:00Z"/>
        </w:rPr>
      </w:pPr>
      <w:del w:id="514" w:author="Administrator" w:date="2021-09-22T13:04:00Z">
        <w:r w:rsidDel="00FA2B14">
          <w:rPr>
            <w:rFonts w:hint="eastAsia"/>
            <w:szCs w:val="18"/>
          </w:rPr>
          <w:delText>其中，</w:delText>
        </w:r>
      </w:del>
      <m:oMath>
        <m:sSub>
          <m:sSubPr>
            <m:ctrlPr>
              <w:del w:id="515" w:author="Administrator" w:date="2021-09-22T13:04:00Z">
                <w:rPr>
                  <w:rFonts w:ascii="Cambria Math" w:hAnsi="Cambria Math"/>
                  <w:i/>
                  <w:szCs w:val="18"/>
                </w:rPr>
              </w:del>
            </m:ctrlPr>
          </m:sSubPr>
          <m:e>
            <m:r>
              <w:del w:id="516" w:author="Administrator" w:date="2021-09-22T13:04:00Z">
                <w:rPr>
                  <w:rFonts w:ascii="Cambria Math" w:hAnsi="Cambria Math"/>
                  <w:szCs w:val="18"/>
                </w:rPr>
                <m:t>t</m:t>
              </w:del>
            </m:r>
          </m:e>
          <m:sub>
            <m:r>
              <w:del w:id="517" w:author="Administrator" w:date="2021-09-22T13:04:00Z">
                <w:rPr>
                  <w:rFonts w:ascii="Cambria Math" w:hAnsi="Cambria Math"/>
                  <w:szCs w:val="18"/>
                </w:rPr>
                <m:t>0</m:t>
              </w:del>
            </m:r>
          </m:sub>
        </m:sSub>
      </m:oMath>
      <w:del w:id="518" w:author="Administrator" w:date="2021-09-22T13:04:00Z">
        <w:r w:rsidDel="00FA2B14">
          <w:delText>为</w:delText>
        </w:r>
        <w:r w:rsidR="00A72AFE" w:rsidDel="00FA2B14">
          <w:delText>响应时间</w:delText>
        </w:r>
        <w:r w:rsidDel="00FA2B14">
          <w:delText>，表示官方察觉到病毒并加强防疫措施的时间点</w:delText>
        </w:r>
        <w:r w:rsidDel="00FA2B14">
          <w:rPr>
            <w:rFonts w:hint="eastAsia"/>
          </w:rPr>
          <w:delText>，这里</w:delText>
        </w:r>
        <w:r w:rsidDel="00FA2B14">
          <w:delText>我们将</w:delText>
        </w:r>
      </w:del>
      <m:oMath>
        <m:sSub>
          <m:sSubPr>
            <m:ctrlPr>
              <w:del w:id="519" w:author="Administrator" w:date="2021-09-22T13:04:00Z">
                <w:rPr>
                  <w:rFonts w:ascii="Cambria Math" w:hAnsi="Cambria Math"/>
                  <w:i/>
                </w:rPr>
              </w:del>
            </m:ctrlPr>
          </m:sSubPr>
          <m:e>
            <m:r>
              <w:del w:id="520" w:author="Administrator" w:date="2021-09-22T13:04:00Z">
                <w:rPr>
                  <w:rFonts w:ascii="Cambria Math" w:hAnsi="Cambria Math"/>
                </w:rPr>
                <m:t>t</m:t>
              </w:del>
            </m:r>
          </m:e>
          <m:sub>
            <m:r>
              <w:del w:id="521" w:author="Administrator" w:date="2021-09-22T13:04:00Z">
                <w:rPr>
                  <w:rFonts w:ascii="Cambria Math" w:hAnsi="Cambria Math"/>
                </w:rPr>
                <m:t>0</m:t>
              </w:del>
            </m:r>
          </m:sub>
        </m:sSub>
      </m:oMath>
      <w:del w:id="522" w:author="Administrator" w:date="2021-09-22T13:04:00Z">
        <w:r w:rsidDel="00FA2B14">
          <w:delText>定为</w:delText>
        </w:r>
        <w:r w:rsidDel="00FA2B14">
          <w:delText>7</w:delText>
        </w:r>
        <w:r w:rsidDel="00FA2B14">
          <w:delText>天（平均潜伏期</w:delText>
        </w:r>
        <w:r w:rsidDel="00FA2B14">
          <w:delText>+2</w:delText>
        </w:r>
        <w:r w:rsidDel="00FA2B14">
          <w:delText>）</w:delText>
        </w:r>
        <w:r w:rsidR="00724977" w:rsidDel="00FA2B14">
          <w:rPr>
            <w:rFonts w:hint="eastAsia"/>
          </w:rPr>
          <w:delText xml:space="preserve"> </w:delText>
        </w:r>
        <w:r w:rsidDel="00FA2B14">
          <w:rPr>
            <w:rFonts w:hint="eastAsia"/>
          </w:rPr>
          <w:delText>[</w:delText>
        </w:r>
        <w:r w:rsidDel="00FA2B14">
          <w:endnoteReference w:id="27"/>
        </w:r>
        <w:r w:rsidDel="00FA2B14">
          <w:delText>]</w:delText>
        </w:r>
        <w:r w:rsidDel="00FA2B14">
          <w:rPr>
            <w:rFonts w:hint="eastAsia"/>
          </w:rPr>
          <w:delText>；</w:delText>
        </w:r>
      </w:del>
      <m:oMath>
        <m:sSub>
          <m:sSubPr>
            <m:ctrlPr>
              <w:del w:id="525" w:author="Administrator" w:date="2021-09-22T13:04:00Z">
                <w:rPr>
                  <w:rFonts w:ascii="Cambria Math" w:hAnsi="Cambria Math"/>
                  <w:i/>
                  <w:szCs w:val="18"/>
                </w:rPr>
              </w:del>
            </m:ctrlPr>
          </m:sSubPr>
          <m:e>
            <m:r>
              <w:del w:id="526" w:author="Administrator" w:date="2021-09-22T13:04:00Z">
                <w:rPr>
                  <w:rFonts w:ascii="Cambria Math" w:hAnsi="Cambria Math"/>
                  <w:szCs w:val="18"/>
                </w:rPr>
                <m:t>r</m:t>
              </w:del>
            </m:r>
          </m:e>
          <m:sub>
            <m:r>
              <w:del w:id="527" w:author="Administrator" w:date="2021-09-22T13:04:00Z">
                <w:rPr>
                  <w:rFonts w:ascii="Cambria Math" w:hAnsi="Cambria Math"/>
                  <w:szCs w:val="18"/>
                </w:rPr>
                <m:t>0</m:t>
              </w:del>
            </m:r>
          </m:sub>
        </m:sSub>
        <m:r>
          <w:del w:id="528" w:author="Administrator" w:date="2021-09-22T13:04:00Z">
            <w:rPr>
              <w:rFonts w:ascii="Cambria Math" w:hAnsi="Cambria Math"/>
              <w:szCs w:val="18"/>
            </w:rPr>
            <m:t>、</m:t>
          </w:del>
        </m:r>
        <m:sSub>
          <m:sSubPr>
            <m:ctrlPr>
              <w:del w:id="529" w:author="Administrator" w:date="2021-09-22T13:04:00Z">
                <w:rPr>
                  <w:rFonts w:ascii="Cambria Math" w:hAnsi="Cambria Math"/>
                  <w:i/>
                  <w:szCs w:val="18"/>
                </w:rPr>
              </w:del>
            </m:ctrlPr>
          </m:sSubPr>
          <m:e>
            <m:r>
              <w:del w:id="530" w:author="Administrator" w:date="2021-09-22T13:04:00Z">
                <w:rPr>
                  <w:rFonts w:ascii="Cambria Math" w:hAnsi="Cambria Math"/>
                  <w:szCs w:val="18"/>
                </w:rPr>
                <m:t>r</m:t>
              </w:del>
            </m:r>
          </m:e>
          <m:sub>
            <m:r>
              <w:del w:id="531" w:author="Administrator" w:date="2021-09-22T13:04:00Z">
                <w:rPr>
                  <w:rFonts w:ascii="Cambria Math" w:hAnsi="Cambria Math"/>
                  <w:szCs w:val="18"/>
                </w:rPr>
                <m:t>1</m:t>
              </w:del>
            </m:r>
          </m:sub>
        </m:sSub>
      </m:oMath>
      <w:del w:id="532" w:author="Administrator" w:date="2021-09-22T13:04:00Z">
        <w:r w:rsidDel="00FA2B14">
          <w:delText>分别表示隔离前后每个人所能接触到的平均人数</w:delText>
        </w:r>
        <w:r w:rsidDel="00FA2B14">
          <w:rPr>
            <w:rFonts w:hint="eastAsia"/>
          </w:rPr>
          <w:delText>，取</w:delText>
        </w:r>
      </w:del>
      <m:oMath>
        <m:sSub>
          <m:sSubPr>
            <m:ctrlPr>
              <w:del w:id="533" w:author="Administrator" w:date="2021-09-22T13:04:00Z">
                <w:rPr>
                  <w:rFonts w:ascii="Cambria Math" w:hAnsi="Cambria Math"/>
                  <w:i/>
                  <w:szCs w:val="18"/>
                </w:rPr>
              </w:del>
            </m:ctrlPr>
          </m:sSubPr>
          <m:e>
            <m:r>
              <w:del w:id="534" w:author="Administrator" w:date="2021-09-22T13:04:00Z">
                <w:rPr>
                  <w:rFonts w:ascii="Cambria Math" w:hAnsi="Cambria Math"/>
                  <w:szCs w:val="18"/>
                </w:rPr>
                <m:t>r</m:t>
              </w:del>
            </m:r>
          </m:e>
          <m:sub>
            <m:r>
              <w:del w:id="535" w:author="Administrator" w:date="2021-09-22T13:04:00Z">
                <w:rPr>
                  <w:rFonts w:ascii="Cambria Math" w:hAnsi="Cambria Math"/>
                  <w:szCs w:val="18"/>
                </w:rPr>
                <m:t>0</m:t>
              </w:del>
            </m:r>
          </m:sub>
        </m:sSub>
      </m:oMath>
      <w:del w:id="536" w:author="Administrator" w:date="2021-09-22T13:04:00Z">
        <w:r w:rsidDel="00FA2B14">
          <w:delText>为</w:delText>
        </w:r>
        <w:r w:rsidDel="00FA2B14">
          <w:delText>1</w:delText>
        </w:r>
        <w:r w:rsidDel="00FA2B14">
          <w:rPr>
            <w:rFonts w:hint="eastAsia"/>
          </w:rPr>
          <w:delText>2</w:delText>
        </w:r>
        <w:r w:rsidDel="00FA2B14">
          <w:rPr>
            <w:rFonts w:hint="eastAsia"/>
          </w:rPr>
          <w:delText>，</w:delText>
        </w:r>
        <w:r w:rsidDel="00FA2B14">
          <w:delText>并在后续实验中调整</w:delText>
        </w:r>
      </w:del>
      <m:oMath>
        <m:sSub>
          <m:sSubPr>
            <m:ctrlPr>
              <w:del w:id="537" w:author="Administrator" w:date="2021-09-22T13:04:00Z">
                <w:rPr>
                  <w:rFonts w:ascii="Cambria Math" w:hAnsi="Cambria Math"/>
                  <w:i/>
                  <w:szCs w:val="18"/>
                </w:rPr>
              </w:del>
            </m:ctrlPr>
          </m:sSubPr>
          <m:e>
            <m:r>
              <w:del w:id="538" w:author="Administrator" w:date="2021-09-22T13:04:00Z">
                <w:rPr>
                  <w:rFonts w:ascii="Cambria Math" w:hAnsi="Cambria Math"/>
                  <w:szCs w:val="18"/>
                </w:rPr>
                <m:t>r</m:t>
              </w:del>
            </m:r>
          </m:e>
          <m:sub>
            <m:r>
              <w:del w:id="539" w:author="Administrator" w:date="2021-09-22T13:04:00Z">
                <w:rPr>
                  <w:rFonts w:ascii="Cambria Math" w:hAnsi="Cambria Math"/>
                  <w:szCs w:val="18"/>
                </w:rPr>
                <m:t>1</m:t>
              </w:del>
            </m:r>
          </m:sub>
        </m:sSub>
      </m:oMath>
      <w:del w:id="540" w:author="Administrator" w:date="2021-09-22T13:04:00Z">
        <w:r w:rsidDel="00FA2B14">
          <w:delText>以映射加强防疫措施后限制出行的强度，以下简称隔离强度。</w:delText>
        </w:r>
      </w:del>
    </w:p>
    <w:p w14:paraId="18220B9C" w14:textId="0BFCE6B5" w:rsidR="000D5ACB" w:rsidDel="00FA2B14" w:rsidRDefault="0082189E">
      <w:pPr>
        <w:ind w:firstLine="480"/>
        <w:rPr>
          <w:del w:id="541" w:author="Administrator" w:date="2021-09-22T13:04:00Z"/>
        </w:rPr>
      </w:pPr>
      <m:oMath>
        <m:r>
          <w:del w:id="542" w:author="Administrator" w:date="2021-09-22T13:04:00Z">
            <w:rPr>
              <w:rFonts w:ascii="Cambria Math" w:hAnsi="Cambria Math"/>
              <w:szCs w:val="18"/>
            </w:rPr>
            <m:t>α</m:t>
          </w:del>
        </m:r>
      </m:oMath>
      <w:del w:id="543" w:author="Administrator" w:date="2021-09-22T13:04:00Z">
        <w:r w:rsidDel="00FA2B14">
          <w:rPr>
            <w:rFonts w:hint="eastAsia"/>
          </w:rPr>
          <w:delText>表示</w:delText>
        </w:r>
        <w:r w:rsidDel="00FA2B14">
          <w:delText>发病速率，定义为潜伏期的倒数</w:delText>
        </w:r>
        <w:r w:rsidDel="00FA2B14">
          <w:rPr>
            <w:rFonts w:hint="eastAsia"/>
          </w:rPr>
          <w:delText>，新冠病毒</w:delText>
        </w:r>
        <w:r w:rsidDel="00FA2B14">
          <w:delText>的潜伏期大约为</w:delText>
        </w:r>
        <w:r w:rsidDel="00FA2B14">
          <w:delText>5.1</w:delText>
        </w:r>
        <w:r w:rsidDel="00FA2B14">
          <w:delText>天，这里取</w:delText>
        </w:r>
      </w:del>
      <m:oMath>
        <m:r>
          <w:del w:id="544" w:author="Administrator" w:date="2021-09-22T13:04:00Z">
            <m:rPr>
              <m:sty m:val="p"/>
            </m:rPr>
            <w:rPr>
              <w:rFonts w:ascii="Cambria Math" w:hAnsi="Cambria Math"/>
            </w:rPr>
            <m:t>α</m:t>
          </w:del>
        </m:r>
        <m:r>
          <w:del w:id="545" w:author="Administrator" w:date="2021-09-22T13:04:00Z">
            <w:rPr>
              <w:rFonts w:ascii="Cambria Math" w:hAnsi="Cambria Math"/>
            </w:rPr>
            <m:t xml:space="preserve">= 0.2 </m:t>
          </w:del>
        </m:r>
      </m:oMath>
      <w:del w:id="546" w:author="Administrator" w:date="2021-09-22T13:04:00Z">
        <w:r w:rsidDel="00FA2B14">
          <w:rPr>
            <w:rFonts w:hint="eastAsia"/>
          </w:rPr>
          <w:delText>[</w:delText>
        </w:r>
        <w:r w:rsidDel="00FA2B14">
          <w:delText>9]</w:delText>
        </w:r>
        <w:r w:rsidDel="00FA2B14">
          <w:rPr>
            <w:rFonts w:hint="eastAsia"/>
          </w:rPr>
          <w:delText>；</w:delText>
        </w:r>
      </w:del>
      <m:oMath>
        <m:r>
          <w:del w:id="547" w:author="Administrator" w:date="2021-09-22T13:04:00Z">
            <w:rPr>
              <w:rFonts w:ascii="Cambria Math" w:hAnsi="Cambria Math"/>
              <w:szCs w:val="18"/>
            </w:rPr>
            <m:t>γ</m:t>
          </w:del>
        </m:r>
        <m:d>
          <m:dPr>
            <m:ctrlPr>
              <w:del w:id="548" w:author="Administrator" w:date="2021-09-22T13:04:00Z">
                <w:rPr>
                  <w:rFonts w:ascii="Cambria Math" w:hAnsi="Cambria Math"/>
                  <w:i/>
                  <w:szCs w:val="18"/>
                </w:rPr>
              </w:del>
            </m:ctrlPr>
          </m:dPr>
          <m:e>
            <m:r>
              <w:del w:id="549" w:author="Administrator" w:date="2021-09-22T13:04:00Z">
                <w:rPr>
                  <w:rFonts w:ascii="Cambria Math" w:hAnsi="Cambria Math"/>
                  <w:szCs w:val="18"/>
                </w:rPr>
                <m:t>t</m:t>
              </w:del>
            </m:r>
          </m:e>
        </m:d>
      </m:oMath>
      <w:del w:id="550" w:author="Administrator" w:date="2021-09-22T13:04:00Z">
        <w:r w:rsidDel="00FA2B14">
          <w:rPr>
            <w:rFonts w:hint="eastAsia"/>
          </w:rPr>
          <w:delText>表示</w:delText>
        </w:r>
        <w:r w:rsidDel="00FA2B14">
          <w:delText>感染者被移除速率，由于奥运村的高卫生等级，发病后被送入医院的人员基本上不会再参与其他的状态转移，故这里的</w:delText>
        </w:r>
      </w:del>
      <m:oMath>
        <m:r>
          <w:del w:id="551" w:author="Administrator" w:date="2021-09-22T13:04:00Z">
            <w:rPr>
              <w:rFonts w:ascii="Cambria Math" w:hAnsi="Cambria Math"/>
            </w:rPr>
            <m:t>R</m:t>
          </w:del>
        </m:r>
      </m:oMath>
      <w:del w:id="552" w:author="Administrator" w:date="2021-09-22T13:04:00Z">
        <w:r w:rsidDel="00FA2B14">
          <w:delText>不仅包括免疫人群和死亡人群，还包括被送入医疗机构的发病者。基于此，移除速率应该取自然恢复率、因病死亡率和被发现率三者的最高值</w:delText>
        </w:r>
        <w:r w:rsidDel="00FA2B14">
          <w:rPr>
            <w:rFonts w:hint="eastAsia"/>
          </w:rPr>
          <w:delText>。</w:delText>
        </w:r>
        <w:r w:rsidDel="00FA2B14">
          <w:delText>在奥运村中，由于检查的时间间隔远低于恢复时间和因病死亡时间，</w:delText>
        </w:r>
        <w:r w:rsidDel="00FA2B14">
          <w:rPr>
            <w:rFonts w:hint="eastAsia"/>
          </w:rPr>
          <w:delText>因此</w:delText>
        </w:r>
        <w:r w:rsidDel="00FA2B14">
          <w:delText>这里移除速率即为感染者的被发现速率，定义为：</w:delText>
        </w:r>
      </w:del>
    </w:p>
    <w:p w14:paraId="6D2416AB" w14:textId="59E46944" w:rsidR="000D5ACB" w:rsidRPr="00F951E8" w:rsidDel="00FA2B14" w:rsidRDefault="00763E3A">
      <w:pPr>
        <w:ind w:firstLine="480"/>
        <w:rPr>
          <w:del w:id="553" w:author="Administrator" w:date="2021-09-22T13:04:00Z"/>
        </w:rPr>
      </w:pPr>
      <m:oMathPara>
        <m:oMath>
          <m:eqArr>
            <m:eqArrPr>
              <m:maxDist m:val="1"/>
              <m:ctrlPr>
                <w:del w:id="554" w:author="Administrator" w:date="2021-09-22T13:04:00Z">
                  <w:rPr>
                    <w:rFonts w:ascii="Cambria Math" w:hAnsi="Cambria Math"/>
                    <w:i/>
                  </w:rPr>
                </w:del>
              </m:ctrlPr>
            </m:eqArrPr>
            <m:e>
              <m:r>
                <w:del w:id="555" w:author="Administrator" w:date="2021-09-22T13:04:00Z">
                  <w:rPr>
                    <w:rFonts w:ascii="Cambria Math" w:hAnsi="Cambria Math"/>
                  </w:rPr>
                  <m:t>γ</m:t>
                </w:del>
              </m:r>
              <m:d>
                <m:dPr>
                  <m:ctrlPr>
                    <w:del w:id="556" w:author="Administrator" w:date="2021-09-22T13:04:00Z">
                      <w:rPr>
                        <w:rFonts w:ascii="Cambria Math" w:hAnsi="Cambria Math"/>
                      </w:rPr>
                    </w:del>
                  </m:ctrlPr>
                </m:dPr>
                <m:e>
                  <m:r>
                    <w:del w:id="557" w:author="Administrator" w:date="2021-09-22T13:04:00Z">
                      <w:rPr>
                        <w:rFonts w:ascii="Cambria Math" w:hAnsi="Cambria Math"/>
                      </w:rPr>
                      <m:t>t</m:t>
                    </w:del>
                  </m:r>
                </m:e>
              </m:d>
              <m:r>
                <w:del w:id="558" w:author="Administrator" w:date="2021-09-22T13:04:00Z">
                  <m:rPr>
                    <m:sty m:val="p"/>
                  </m:rPr>
                  <w:rPr>
                    <w:rFonts w:ascii="Cambria Math" w:hAnsi="Cambria Math"/>
                  </w:rPr>
                  <m:t>=</m:t>
                </w:del>
              </m:r>
              <m:d>
                <m:dPr>
                  <m:begChr m:val="{"/>
                  <m:endChr m:val=""/>
                  <m:ctrlPr>
                    <w:del w:id="559" w:author="Administrator" w:date="2021-09-22T13:04:00Z">
                      <w:rPr>
                        <w:rFonts w:ascii="Cambria Math" w:hAnsi="Cambria Math"/>
                      </w:rPr>
                    </w:del>
                  </m:ctrlPr>
                </m:dPr>
                <m:e>
                  <m:m>
                    <m:mPr>
                      <m:plcHide m:val="1"/>
                      <m:mcs>
                        <m:mc>
                          <m:mcPr>
                            <m:count m:val="2"/>
                            <m:mcJc m:val="left"/>
                          </m:mcPr>
                        </m:mc>
                      </m:mcs>
                      <m:ctrlPr>
                        <w:del w:id="560" w:author="Administrator" w:date="2021-09-22T13:04:00Z">
                          <w:rPr>
                            <w:rFonts w:ascii="Cambria Math" w:hAnsi="Cambria Math"/>
                            <w:i/>
                          </w:rPr>
                        </w:del>
                      </m:ctrlPr>
                    </m:mPr>
                    <m:mr>
                      <m:e>
                        <m:sSub>
                          <m:sSubPr>
                            <m:ctrlPr>
                              <w:del w:id="561" w:author="Administrator" w:date="2021-09-22T13:04:00Z">
                                <w:rPr>
                                  <w:rFonts w:ascii="Cambria Math" w:hAnsi="Cambria Math"/>
                                </w:rPr>
                              </w:del>
                            </m:ctrlPr>
                          </m:sSubPr>
                          <m:e>
                            <m:r>
                              <w:del w:id="562" w:author="Administrator" w:date="2021-09-22T13:04:00Z">
                                <w:rPr>
                                  <w:rFonts w:ascii="Cambria Math" w:hAnsi="Cambria Math"/>
                                </w:rPr>
                                <m:t>γ</m:t>
                              </w:del>
                            </m:r>
                          </m:e>
                          <m:sub>
                            <m:r>
                              <w:del w:id="563" w:author="Administrator" w:date="2021-09-22T13:04:00Z">
                                <m:rPr>
                                  <m:sty m:val="p"/>
                                </m:rPr>
                                <w:rPr>
                                  <w:rFonts w:ascii="Cambria Math" w:hAnsi="Cambria Math"/>
                                </w:rPr>
                                <m:t>0</m:t>
                              </w:del>
                            </m:r>
                          </m:sub>
                        </m:sSub>
                      </m:e>
                      <m:e>
                        <m:r>
                          <w:del w:id="564" w:author="Administrator" w:date="2021-09-22T13:04:00Z">
                            <w:rPr>
                              <w:rFonts w:ascii="Cambria Math" w:hAnsi="Cambria Math"/>
                            </w:rPr>
                            <m:t>t</m:t>
                          </w:del>
                        </m:r>
                        <m:r>
                          <w:del w:id="565" w:author="Administrator" w:date="2021-09-22T13:04:00Z">
                            <m:rPr>
                              <m:sty m:val="p"/>
                            </m:rPr>
                            <w:rPr>
                              <w:rFonts w:ascii="Cambria Math" w:hAnsi="Cambria Math"/>
                            </w:rPr>
                            <m:t>&lt;</m:t>
                          </w:del>
                        </m:r>
                        <m:sSub>
                          <m:sSubPr>
                            <m:ctrlPr>
                              <w:del w:id="566" w:author="Administrator" w:date="2021-09-22T13:04:00Z">
                                <w:rPr>
                                  <w:rFonts w:ascii="Cambria Math" w:hAnsi="Cambria Math"/>
                                </w:rPr>
                              </w:del>
                            </m:ctrlPr>
                          </m:sSubPr>
                          <m:e>
                            <m:r>
                              <w:del w:id="567" w:author="Administrator" w:date="2021-09-22T13:04:00Z">
                                <w:rPr>
                                  <w:rFonts w:ascii="Cambria Math" w:hAnsi="Cambria Math"/>
                                </w:rPr>
                                <m:t>t</m:t>
                              </w:del>
                            </m:r>
                          </m:e>
                          <m:sub>
                            <m:r>
                              <w:del w:id="568" w:author="Administrator" w:date="2021-09-22T13:04:00Z">
                                <m:rPr>
                                  <m:sty m:val="p"/>
                                </m:rPr>
                                <w:rPr>
                                  <w:rFonts w:ascii="Cambria Math" w:hAnsi="Cambria Math"/>
                                </w:rPr>
                                <m:t>0</m:t>
                              </w:del>
                            </m:r>
                          </m:sub>
                        </m:sSub>
                      </m:e>
                    </m:mr>
                    <m:mr>
                      <m:e>
                        <m:sSub>
                          <m:sSubPr>
                            <m:ctrlPr>
                              <w:del w:id="569" w:author="Administrator" w:date="2021-09-22T13:04:00Z">
                                <w:rPr>
                                  <w:rFonts w:ascii="Cambria Math" w:hAnsi="Cambria Math"/>
                                </w:rPr>
                              </w:del>
                            </m:ctrlPr>
                          </m:sSubPr>
                          <m:e>
                            <m:r>
                              <w:del w:id="570" w:author="Administrator" w:date="2021-09-22T13:04:00Z">
                                <w:rPr>
                                  <w:rFonts w:ascii="Cambria Math" w:hAnsi="Cambria Math"/>
                                </w:rPr>
                                <m:t>γ</m:t>
                              </w:del>
                            </m:r>
                          </m:e>
                          <m:sub>
                            <m:r>
                              <w:del w:id="571" w:author="Administrator" w:date="2021-09-22T13:04:00Z">
                                <m:rPr>
                                  <m:sty m:val="p"/>
                                </m:rPr>
                                <w:rPr>
                                  <w:rFonts w:ascii="Cambria Math" w:hAnsi="Cambria Math"/>
                                </w:rPr>
                                <m:t>1</m:t>
                              </w:del>
                            </m:r>
                          </m:sub>
                        </m:sSub>
                      </m:e>
                      <m:e>
                        <m:r>
                          <w:del w:id="572" w:author="Administrator" w:date="2021-09-22T13:04:00Z">
                            <w:rPr>
                              <w:rFonts w:ascii="Cambria Math" w:hAnsi="Cambria Math"/>
                            </w:rPr>
                            <m:t>t</m:t>
                          </w:del>
                        </m:r>
                        <m:r>
                          <w:del w:id="573" w:author="Administrator" w:date="2021-09-22T13:04:00Z">
                            <m:rPr>
                              <m:sty m:val="p"/>
                            </m:rPr>
                            <w:rPr>
                              <w:rFonts w:ascii="Cambria Math" w:hAnsi="Cambria Math"/>
                            </w:rPr>
                            <m:t>≥</m:t>
                          </w:del>
                        </m:r>
                        <m:sSub>
                          <m:sSubPr>
                            <m:ctrlPr>
                              <w:del w:id="574" w:author="Administrator" w:date="2021-09-22T13:04:00Z">
                                <w:rPr>
                                  <w:rFonts w:ascii="Cambria Math" w:hAnsi="Cambria Math"/>
                                </w:rPr>
                              </w:del>
                            </m:ctrlPr>
                          </m:sSubPr>
                          <m:e>
                            <m:r>
                              <w:del w:id="575" w:author="Administrator" w:date="2021-09-22T13:04:00Z">
                                <w:rPr>
                                  <w:rFonts w:ascii="Cambria Math" w:hAnsi="Cambria Math"/>
                                </w:rPr>
                                <m:t>t</m:t>
                              </w:del>
                            </m:r>
                          </m:e>
                          <m:sub>
                            <m:r>
                              <w:del w:id="576" w:author="Administrator" w:date="2021-09-22T13:04:00Z">
                                <m:rPr>
                                  <m:sty m:val="p"/>
                                </m:rPr>
                                <w:rPr>
                                  <w:rFonts w:ascii="Cambria Math" w:hAnsi="Cambria Math"/>
                                </w:rPr>
                                <m:t>0</m:t>
                              </w:del>
                            </m:r>
                          </m:sub>
                        </m:sSub>
                      </m:e>
                    </m:mr>
                  </m:m>
                </m:e>
              </m:d>
              <m:r>
                <w:del w:id="577" w:author="Administrator" w:date="2021-09-22T13:04:00Z">
                  <w:rPr>
                    <w:rFonts w:ascii="Cambria Math" w:hAnsi="Cambria Math"/>
                  </w:rPr>
                  <m:t>#</m:t>
                </w:del>
              </m:r>
              <m:d>
                <m:dPr>
                  <m:ctrlPr>
                    <w:del w:id="578" w:author="Administrator" w:date="2021-09-22T13:04:00Z">
                      <w:rPr>
                        <w:rFonts w:ascii="Cambria Math" w:hAnsi="Cambria Math"/>
                        <w:i/>
                      </w:rPr>
                    </w:del>
                  </m:ctrlPr>
                </m:dPr>
                <m:e>
                  <m:r>
                    <w:del w:id="579" w:author="Administrator" w:date="2021-09-22T13:04:00Z">
                      <w:rPr>
                        <w:rFonts w:ascii="Cambria Math" w:hAnsi="Cambria Math"/>
                        <w:i/>
                      </w:rPr>
                      <w:fldChar w:fldCharType="begin"/>
                    </w:del>
                  </m:r>
                  <m:r>
                    <w:del w:id="580" w:author="Administrator" w:date="2021-09-22T13:04:00Z">
                      <m:rPr>
                        <m:sty m:val="p"/>
                      </m:rPr>
                      <w:rPr>
                        <w:rFonts w:ascii="Cambria Math" w:hAnsi="Cambria Math"/>
                      </w:rPr>
                      <m:t xml:space="preserve"> AUTONUM  \* Arabic </m:t>
                    </w:del>
                  </m:r>
                  <m:r>
                    <w:del w:id="581" w:author="Administrator" w:date="2021-09-22T13:04:00Z">
                      <w:rPr>
                        <w:rFonts w:ascii="Cambria Math" w:hAnsi="Cambria Math"/>
                        <w:i/>
                      </w:rPr>
                      <w:fldChar w:fldCharType="end"/>
                    </w:del>
                  </m:r>
                </m:e>
              </m:d>
            </m:e>
          </m:eqArr>
        </m:oMath>
      </m:oMathPara>
    </w:p>
    <w:p w14:paraId="1C868467" w14:textId="060615C5" w:rsidR="000D5ACB" w:rsidRDefault="0082189E" w:rsidP="00FA2B14">
      <w:pPr>
        <w:ind w:firstLine="480"/>
        <w:rPr>
          <w:rFonts w:hint="eastAsia"/>
        </w:rPr>
      </w:pPr>
      <w:del w:id="582" w:author="Administrator" w:date="2021-09-22T13:04:00Z">
        <w:r w:rsidDel="00FA2B14">
          <w:delText>东</w:delText>
        </w:r>
        <w:bookmarkStart w:id="583" w:name="_Hlk78291424"/>
        <w:r w:rsidDel="00FA2B14">
          <w:delText>京奥运村中人员的检</w:delText>
        </w:r>
        <w:bookmarkEnd w:id="583"/>
        <w:r w:rsidDel="00FA2B14">
          <w:delText>测周期为</w:delText>
        </w:r>
        <w:r w:rsidDel="00FA2B14">
          <w:delText>5</w:delText>
        </w:r>
        <w:r w:rsidDel="00FA2B14">
          <w:delText>天</w:delText>
        </w:r>
        <w:r w:rsidR="00724977" w:rsidDel="00FA2B14">
          <w:rPr>
            <w:rFonts w:hint="eastAsia"/>
          </w:rPr>
          <w:delText xml:space="preserve"> </w:delText>
        </w:r>
        <w:r w:rsidDel="00FA2B14">
          <w:rPr>
            <w:rFonts w:hint="eastAsia"/>
          </w:rPr>
          <w:delText>[</w:delText>
        </w:r>
        <w:r w:rsidDel="00FA2B14">
          <w:endnoteReference w:id="28"/>
        </w:r>
        <w:r w:rsidDel="00FA2B14">
          <w:delText>]</w:delText>
        </w:r>
        <w:r w:rsidDel="00FA2B14">
          <w:delText>，从而</w:delText>
        </w:r>
      </w:del>
      <m:oMath>
        <m:sSub>
          <m:sSubPr>
            <m:ctrlPr>
              <w:del w:id="586" w:author="Administrator" w:date="2021-09-22T13:04:00Z">
                <w:rPr>
                  <w:rFonts w:ascii="Cambria Math" w:hAnsi="Cambria Math"/>
                  <w:i/>
                </w:rPr>
              </w:del>
            </m:ctrlPr>
          </m:sSubPr>
          <m:e>
            <m:r>
              <w:del w:id="587" w:author="Administrator" w:date="2021-09-22T13:04:00Z">
                <m:rPr>
                  <m:sty m:val="p"/>
                </m:rPr>
                <w:rPr>
                  <w:rFonts w:ascii="Cambria Math" w:hAnsi="Cambria Math"/>
                </w:rPr>
                <m:t>γ</m:t>
              </w:del>
            </m:r>
            <m:ctrlPr>
              <w:del w:id="588" w:author="Administrator" w:date="2021-09-22T13:04:00Z">
                <w:rPr>
                  <w:rFonts w:ascii="Cambria Math" w:hAnsi="Cambria Math"/>
                </w:rPr>
              </w:del>
            </m:ctrlPr>
          </m:e>
          <m:sub>
            <m:r>
              <w:del w:id="589" w:author="Administrator" w:date="2021-09-22T13:04:00Z">
                <w:rPr>
                  <w:rFonts w:ascii="Cambria Math" w:hAnsi="Cambria Math"/>
                </w:rPr>
                <m:t>0</m:t>
              </w:del>
            </m:r>
          </m:sub>
        </m:sSub>
        <m:r>
          <w:del w:id="590" w:author="Administrator" w:date="2021-09-22T13:04:00Z">
            <w:rPr>
              <w:rFonts w:ascii="Cambria Math" w:hAnsi="Cambria Math"/>
            </w:rPr>
            <m:t>=</m:t>
          </w:del>
        </m:r>
        <m:r>
          <w:del w:id="591" w:author="Administrator" w:date="2021-09-22T13:04:00Z">
            <w:rPr>
              <w:rFonts w:ascii="Cambria Math" w:hAnsi="Cambria Math" w:hint="eastAsia"/>
            </w:rPr>
            <m:t>0.2</m:t>
          </w:del>
        </m:r>
        <m:r>
          <w:del w:id="592" w:author="Administrator" w:date="2021-09-22T13:04:00Z">
            <w:rPr>
              <w:rFonts w:ascii="Cambria Math" w:hAnsi="Cambria Math"/>
            </w:rPr>
            <m:t>，</m:t>
          </w:del>
        </m:r>
        <m:sSub>
          <m:sSubPr>
            <m:ctrlPr>
              <w:del w:id="593" w:author="Administrator" w:date="2021-09-22T13:04:00Z">
                <w:rPr>
                  <w:rFonts w:ascii="Cambria Math" w:hAnsi="Cambria Math"/>
                  <w:i/>
                </w:rPr>
              </w:del>
            </m:ctrlPr>
          </m:sSubPr>
          <m:e>
            <m:r>
              <w:del w:id="594" w:author="Administrator" w:date="2021-09-22T13:04:00Z">
                <m:rPr>
                  <m:sty m:val="p"/>
                </m:rPr>
                <w:rPr>
                  <w:rFonts w:ascii="Cambria Math" w:hAnsi="Cambria Math"/>
                </w:rPr>
                <m:t>γ</m:t>
              </w:del>
            </m:r>
          </m:e>
          <m:sub>
            <m:r>
              <w:del w:id="595" w:author="Administrator" w:date="2021-09-22T13:04:00Z">
                <w:rPr>
                  <w:rFonts w:ascii="Cambria Math" w:hAnsi="Cambria Math"/>
                </w:rPr>
                <m:t>1</m:t>
              </w:del>
            </m:r>
          </m:sub>
        </m:sSub>
      </m:oMath>
      <w:del w:id="596" w:author="Administrator" w:date="2021-09-22T13:04:00Z">
        <w:r w:rsidDel="00FA2B14">
          <w:delText>为</w:delText>
        </w:r>
        <w:r w:rsidR="00A72AFE" w:rsidDel="00FA2B14">
          <w:delText>响应时间</w:delText>
        </w:r>
        <w:r w:rsidDel="00FA2B14">
          <w:delText>后奥运村的检测周期，</w:delText>
        </w:r>
        <w:r w:rsidDel="00FA2B14">
          <w:rPr>
            <w:rFonts w:hint="eastAsia"/>
          </w:rPr>
          <w:delText>反映</w:delText>
        </w:r>
        <w:r w:rsidDel="00FA2B14">
          <w:delText>了反应期后奥运村的检测强度。</w:delText>
        </w:r>
      </w:del>
      <w:ins w:id="597" w:author="Administrator" w:date="2021-09-22T13:04:00Z">
        <w:r w:rsidR="00FA2B14" w:rsidRPr="00FA2B14">
          <w:rPr>
            <w:rFonts w:ascii="Cambria Math" w:hAnsi="Cambria Math"/>
            <w:i/>
          </w:rPr>
          <w:t xml:space="preserve"> </w:t>
        </w:r>
      </w:ins>
      <m:oMath>
        <m:r>
          <w:ins w:id="598" w:author="Administrator" w:date="2021-09-22T13:04:00Z">
            <w:rPr>
              <w:rFonts w:ascii="Cambria Math" w:hAnsi="Cambria Math"/>
            </w:rPr>
            <m:t>S</m:t>
          </w:ins>
        </m:r>
        <m:d>
          <m:dPr>
            <m:ctrlPr>
              <w:ins w:id="599" w:author="Administrator" w:date="2021-09-22T13:04:00Z">
                <w:rPr>
                  <w:rFonts w:ascii="Cambria Math" w:hAnsi="Cambria Math"/>
                  <w:i/>
                </w:rPr>
              </w:ins>
            </m:ctrlPr>
          </m:dPr>
          <m:e>
            <m:r>
              <w:ins w:id="600" w:author="Administrator" w:date="2021-09-22T13:04:00Z">
                <w:rPr>
                  <w:rFonts w:ascii="Cambria Math" w:hAnsi="Cambria Math"/>
                </w:rPr>
                <m:t>t</m:t>
              </w:ins>
            </m:r>
          </m:e>
        </m:d>
        <m:r>
          <w:ins w:id="601" w:author="Administrator" w:date="2021-09-22T13:04:00Z">
            <w:rPr>
              <w:rFonts w:ascii="Cambria Math" w:hAnsi="Cambria Math"/>
            </w:rPr>
            <m:t>、</m:t>
          </w:ins>
        </m:r>
        <m:r>
          <w:ins w:id="602" w:author="Administrator" w:date="2021-09-22T13:04:00Z">
            <w:rPr>
              <w:rFonts w:ascii="Cambria Math" w:hAnsi="Cambria Math"/>
            </w:rPr>
            <m:t>E</m:t>
          </w:ins>
        </m:r>
        <m:d>
          <m:dPr>
            <m:ctrlPr>
              <w:ins w:id="603" w:author="Administrator" w:date="2021-09-22T13:04:00Z">
                <w:rPr>
                  <w:rFonts w:ascii="Cambria Math" w:hAnsi="Cambria Math"/>
                  <w:i/>
                </w:rPr>
              </w:ins>
            </m:ctrlPr>
          </m:dPr>
          <m:e>
            <m:r>
              <w:ins w:id="604" w:author="Administrator" w:date="2021-09-22T13:04:00Z">
                <w:rPr>
                  <w:rFonts w:ascii="Cambria Math" w:hAnsi="Cambria Math"/>
                </w:rPr>
                <m:t>t</m:t>
              </w:ins>
            </m:r>
          </m:e>
        </m:d>
        <m:r>
          <w:ins w:id="605" w:author="Administrator" w:date="2021-09-22T13:04:00Z">
            <w:rPr>
              <w:rFonts w:ascii="Cambria Math" w:hAnsi="Cambria Math"/>
            </w:rPr>
            <m:t>、</m:t>
          </w:ins>
        </m:r>
        <m:r>
          <w:ins w:id="606" w:author="Administrator" w:date="2021-09-22T13:04:00Z">
            <w:rPr>
              <w:rFonts w:ascii="Cambria Math" w:hAnsi="Cambria Math"/>
            </w:rPr>
            <m:t>I</m:t>
          </w:ins>
        </m:r>
        <m:d>
          <m:dPr>
            <m:ctrlPr>
              <w:ins w:id="607" w:author="Administrator" w:date="2021-09-22T13:04:00Z">
                <w:rPr>
                  <w:rFonts w:ascii="Cambria Math" w:hAnsi="Cambria Math"/>
                  <w:i/>
                </w:rPr>
              </w:ins>
            </m:ctrlPr>
          </m:dPr>
          <m:e>
            <m:r>
              <w:ins w:id="608" w:author="Administrator" w:date="2021-09-22T13:04:00Z">
                <w:rPr>
                  <w:rFonts w:ascii="Cambria Math" w:hAnsi="Cambria Math"/>
                </w:rPr>
                <m:t>t</m:t>
              </w:ins>
            </m:r>
          </m:e>
        </m:d>
      </m:oMath>
      <w:ins w:id="609" w:author="Administrator" w:date="2021-09-22T13:04:00Z">
        <w:r w:rsidR="00FA2B14">
          <w:rPr>
            <w:rFonts w:hint="eastAsia"/>
          </w:rPr>
          <w:t>分别表示</w:t>
        </w:r>
        <w:r w:rsidR="00FA2B14">
          <w:t>时刻</w:t>
        </w:r>
      </w:ins>
      <m:oMath>
        <m:r>
          <w:ins w:id="610" w:author="Administrator" w:date="2021-09-22T13:04:00Z">
            <w:rPr>
              <w:rFonts w:ascii="Cambria Math" w:hAnsi="Cambria Math"/>
            </w:rPr>
            <m:t>t</m:t>
          </w:ins>
        </m:r>
      </m:oMath>
      <w:ins w:id="611" w:author="Administrator" w:date="2021-09-22T13:04:00Z">
        <w:r w:rsidR="00FA2B14">
          <w:t>奥运村中易感者数量、潜伏者数量和感染者数量</w:t>
        </w:r>
        <w:r w:rsidR="00FA2B14">
          <w:rPr>
            <w:rFonts w:hint="eastAsia"/>
          </w:rPr>
          <w:t>；</w:t>
        </w:r>
      </w:ins>
      <m:oMath>
        <m:r>
          <w:ins w:id="612" w:author="Administrator" w:date="2021-09-22T13:04:00Z">
            <w:rPr>
              <w:rFonts w:ascii="Cambria Math" w:hAnsi="Cambria Math"/>
            </w:rPr>
            <m:t>R</m:t>
          </w:ins>
        </m:r>
        <m:d>
          <m:dPr>
            <m:ctrlPr>
              <w:ins w:id="613" w:author="Administrator" w:date="2021-09-22T13:04:00Z">
                <w:rPr>
                  <w:rFonts w:ascii="Cambria Math" w:hAnsi="Cambria Math"/>
                  <w:i/>
                </w:rPr>
              </w:ins>
            </m:ctrlPr>
          </m:dPr>
          <m:e>
            <m:r>
              <w:ins w:id="614" w:author="Administrator" w:date="2021-09-22T13:04:00Z">
                <w:rPr>
                  <w:rFonts w:ascii="Cambria Math" w:hAnsi="Cambria Math"/>
                </w:rPr>
                <m:t>t</m:t>
              </w:ins>
            </m:r>
          </m:e>
        </m:d>
      </m:oMath>
      <w:ins w:id="615" w:author="Administrator" w:date="2021-09-22T13:04:00Z">
        <w:r w:rsidR="00FA2B14">
          <w:rPr>
            <w:rFonts w:hint="eastAsia"/>
          </w:rPr>
          <w:t>表示</w:t>
        </w:r>
        <w:r w:rsidR="00FA2B14">
          <w:t>时刻</w:t>
        </w:r>
      </w:ins>
      <m:oMath>
        <m:r>
          <w:ins w:id="616" w:author="Administrator" w:date="2021-09-22T13:04:00Z">
            <w:rPr>
              <w:rFonts w:ascii="Cambria Math" w:hAnsi="Cambria Math"/>
            </w:rPr>
            <m:t>t</m:t>
          </w:ins>
        </m:r>
      </m:oMath>
      <w:ins w:id="617" w:author="Administrator" w:date="2021-09-22T13:04:00Z">
        <w:r w:rsidR="00FA2B14">
          <w:t>奥运村中所有不参与状态转移的人，包括免疫者、死亡者和被发现然后被送入医院的感染者</w:t>
        </w:r>
        <w:r w:rsidR="00FA2B14">
          <w:rPr>
            <w:rFonts w:hint="eastAsia"/>
          </w:rPr>
          <w:t>；</w:t>
        </w:r>
      </w:ins>
      <m:oMath>
        <m:sSub>
          <m:sSubPr>
            <m:ctrlPr>
              <w:ins w:id="618" w:author="Administrator" w:date="2021-09-22T13:04:00Z">
                <w:rPr>
                  <w:rFonts w:ascii="Cambria Math" w:hAnsi="Cambria Math"/>
                  <w:i/>
                  <w:szCs w:val="18"/>
                </w:rPr>
              </w:ins>
            </m:ctrlPr>
          </m:sSubPr>
          <m:e>
            <m:r>
              <w:ins w:id="619" w:author="Administrator" w:date="2021-09-22T13:04:00Z">
                <w:rPr>
                  <w:rFonts w:ascii="Cambria Math" w:hAnsi="Cambria Math"/>
                  <w:szCs w:val="18"/>
                </w:rPr>
                <m:t>β</m:t>
              </w:ins>
            </m:r>
          </m:e>
          <m:sub>
            <m:r>
              <w:ins w:id="620" w:author="Administrator" w:date="2021-09-22T13:04:00Z">
                <w:rPr>
                  <w:rFonts w:ascii="Cambria Math" w:hAnsi="Cambria Math"/>
                  <w:szCs w:val="18"/>
                </w:rPr>
                <m:t>1</m:t>
              </w:ins>
            </m:r>
          </m:sub>
        </m:sSub>
        <m:r>
          <w:ins w:id="621" w:author="Administrator" w:date="2021-09-22T13:04:00Z">
            <w:rPr>
              <w:rFonts w:ascii="Cambria Math" w:hAnsi="Cambria Math"/>
              <w:szCs w:val="18"/>
            </w:rPr>
            <m:t>、</m:t>
          </w:ins>
        </m:r>
        <m:sSub>
          <m:sSubPr>
            <m:ctrlPr>
              <w:ins w:id="622" w:author="Administrator" w:date="2021-09-22T13:04:00Z">
                <w:rPr>
                  <w:rFonts w:ascii="Cambria Math" w:hAnsi="Cambria Math"/>
                  <w:i/>
                  <w:szCs w:val="18"/>
                </w:rPr>
              </w:ins>
            </m:ctrlPr>
          </m:sSubPr>
          <m:e>
            <m:r>
              <w:ins w:id="623" w:author="Administrator" w:date="2021-09-22T13:04:00Z">
                <w:rPr>
                  <w:rFonts w:ascii="Cambria Math" w:hAnsi="Cambria Math"/>
                  <w:szCs w:val="18"/>
                </w:rPr>
                <m:t>β</m:t>
              </w:ins>
            </m:r>
          </m:e>
          <m:sub>
            <m:r>
              <w:ins w:id="624" w:author="Administrator" w:date="2021-09-22T13:04:00Z">
                <w:rPr>
                  <w:rFonts w:ascii="Cambria Math" w:hAnsi="Cambria Math"/>
                  <w:szCs w:val="18"/>
                </w:rPr>
                <m:t>2</m:t>
              </w:ins>
            </m:r>
          </m:sub>
        </m:sSub>
      </m:oMath>
      <w:ins w:id="625" w:author="Administrator" w:date="2021-09-22T15:56:00Z">
        <w:r w:rsidR="000F6C1D">
          <w:rPr>
            <w:rFonts w:hint="eastAsia"/>
          </w:rPr>
          <w:t>为</w:t>
        </w:r>
      </w:ins>
      <w:ins w:id="626" w:author="Administrator" w:date="2021-09-22T13:04:00Z">
        <w:r w:rsidR="00FA2B14">
          <w:t>暴露者传播率与感染者传播率</w:t>
        </w:r>
      </w:ins>
      <w:ins w:id="627" w:author="Administrator" w:date="2021-09-22T13:07:00Z">
        <w:r w:rsidR="00FA2B14">
          <w:rPr>
            <w:rFonts w:hint="eastAsia"/>
          </w:rPr>
          <w:t>；</w:t>
        </w:r>
      </w:ins>
      <m:oMath>
        <m:sSub>
          <m:sSubPr>
            <m:ctrlPr>
              <w:ins w:id="628" w:author="Administrator" w:date="2021-09-22T13:09:00Z">
                <w:rPr>
                  <w:rFonts w:ascii="Cambria Math" w:hAnsi="Cambria Math"/>
                  <w:i/>
                  <w:szCs w:val="18"/>
                </w:rPr>
              </w:ins>
            </m:ctrlPr>
          </m:sSubPr>
          <m:e>
            <m:r>
              <w:ins w:id="629" w:author="Administrator" w:date="2021-09-22T13:09:00Z">
                <w:rPr>
                  <w:rFonts w:ascii="Cambria Math" w:hAnsi="Cambria Math"/>
                  <w:szCs w:val="18"/>
                </w:rPr>
                <m:t>t</m:t>
              </w:ins>
            </m:r>
          </m:e>
          <m:sub>
            <m:r>
              <w:ins w:id="630" w:author="Administrator" w:date="2021-09-22T13:09:00Z">
                <w:rPr>
                  <w:rFonts w:ascii="Cambria Math" w:hAnsi="Cambria Math"/>
                  <w:szCs w:val="18"/>
                </w:rPr>
                <m:t>0</m:t>
              </w:ins>
            </m:r>
          </m:sub>
        </m:sSub>
      </m:oMath>
      <w:ins w:id="631" w:author="Administrator" w:date="2021-09-22T13:09:00Z">
        <w:r w:rsidR="00FA2B14">
          <w:t>为响应时间，表示官方察觉到病毒并加强防疫措施的时间点</w:t>
        </w:r>
        <w:r w:rsidR="00FA2B14">
          <w:rPr>
            <w:rFonts w:hint="eastAsia"/>
          </w:rPr>
          <w:t>；</w:t>
        </w:r>
      </w:ins>
      <m:oMath>
        <m:r>
          <w:ins w:id="632" w:author="Administrator" w:date="2021-09-22T13:05:00Z">
            <w:rPr>
              <w:rFonts w:ascii="Cambria Math" w:hAnsi="Cambria Math"/>
              <w:szCs w:val="18"/>
            </w:rPr>
            <m:t>r</m:t>
          </w:ins>
        </m:r>
        <m:d>
          <m:dPr>
            <m:ctrlPr>
              <w:ins w:id="633" w:author="Administrator" w:date="2021-09-22T13:05:00Z">
                <w:rPr>
                  <w:rFonts w:ascii="Cambria Math" w:hAnsi="Cambria Math"/>
                  <w:i/>
                  <w:szCs w:val="18"/>
                </w:rPr>
              </w:ins>
            </m:ctrlPr>
          </m:dPr>
          <m:e>
            <m:r>
              <w:ins w:id="634" w:author="Administrator" w:date="2021-09-22T13:05:00Z">
                <w:rPr>
                  <w:rFonts w:ascii="Cambria Math" w:hAnsi="Cambria Math"/>
                  <w:szCs w:val="18"/>
                </w:rPr>
                <m:t>t</m:t>
              </w:ins>
            </m:r>
          </m:e>
        </m:d>
        <m:r>
          <w:ins w:id="635" w:author="Administrator" w:date="2021-09-22T13:05:00Z">
            <w:rPr>
              <w:rFonts w:ascii="Cambria Math" w:hAnsi="Cambria Math" w:hint="eastAsia"/>
              <w:szCs w:val="18"/>
            </w:rPr>
            <m:t>、</m:t>
          </w:ins>
        </m:r>
        <m:r>
          <w:ins w:id="636" w:author="Administrator" w:date="2021-09-22T13:05:00Z">
            <w:rPr>
              <w:rFonts w:ascii="Cambria Math" w:hAnsi="Cambria Math"/>
            </w:rPr>
            <m:t>γ</m:t>
          </w:ins>
        </m:r>
        <m:d>
          <m:dPr>
            <m:ctrlPr>
              <w:ins w:id="637" w:author="Administrator" w:date="2021-09-22T13:05:00Z">
                <w:rPr>
                  <w:rFonts w:ascii="Cambria Math" w:hAnsi="Cambria Math"/>
                </w:rPr>
              </w:ins>
            </m:ctrlPr>
          </m:dPr>
          <m:e>
            <m:r>
              <w:ins w:id="638" w:author="Administrator" w:date="2021-09-22T13:05:00Z">
                <w:rPr>
                  <w:rFonts w:ascii="Cambria Math" w:hAnsi="Cambria Math"/>
                </w:rPr>
                <m:t>t</m:t>
              </w:ins>
            </m:r>
          </m:e>
        </m:d>
      </m:oMath>
      <w:ins w:id="639" w:author="Administrator" w:date="2021-09-22T13:05:00Z">
        <w:r w:rsidR="00FA2B14">
          <w:rPr>
            <w:rFonts w:hint="eastAsia"/>
          </w:rPr>
          <w:t>分别</w:t>
        </w:r>
        <w:r w:rsidR="00FA2B14">
          <w:rPr>
            <w:rFonts w:hint="eastAsia"/>
          </w:rPr>
          <w:t>表示</w:t>
        </w:r>
        <w:r w:rsidR="00FA2B14">
          <w:t>奥运村中</w:t>
        </w:r>
      </w:ins>
      <w:ins w:id="640" w:author="Administrator" w:date="2021-09-22T13:06:00Z">
        <w:r w:rsidR="00FA2B14">
          <w:rPr>
            <w:rFonts w:hint="eastAsia"/>
          </w:rPr>
          <w:t>每人</w:t>
        </w:r>
      </w:ins>
      <w:ins w:id="641" w:author="Administrator" w:date="2021-09-22T13:05:00Z">
        <w:r w:rsidR="00FA2B14">
          <w:t>每日接触</w:t>
        </w:r>
      </w:ins>
      <w:ins w:id="642" w:author="Administrator" w:date="2021-09-22T13:06:00Z">
        <w:r w:rsidR="00FA2B14">
          <w:rPr>
            <w:rFonts w:hint="eastAsia"/>
          </w:rPr>
          <w:t>的平均</w:t>
        </w:r>
      </w:ins>
      <w:ins w:id="643" w:author="Administrator" w:date="2021-09-22T13:05:00Z">
        <w:r w:rsidR="00FA2B14">
          <w:t>人数</w:t>
        </w:r>
      </w:ins>
      <w:ins w:id="644" w:author="Administrator" w:date="2021-09-22T13:06:00Z">
        <w:r w:rsidR="00FA2B14">
          <w:rPr>
            <w:rFonts w:hint="eastAsia"/>
          </w:rPr>
          <w:t>和</w:t>
        </w:r>
      </w:ins>
      <w:ins w:id="645" w:author="Administrator" w:date="2021-09-22T13:08:00Z">
        <w:r w:rsidR="00FA2B14">
          <w:rPr>
            <w:rFonts w:hint="eastAsia"/>
          </w:rPr>
          <w:t>卫生</w:t>
        </w:r>
      </w:ins>
      <w:ins w:id="646" w:author="Administrator" w:date="2021-09-22T13:07:00Z">
        <w:r w:rsidR="00FA2B14">
          <w:rPr>
            <w:rFonts w:hint="eastAsia"/>
          </w:rPr>
          <w:t>检查</w:t>
        </w:r>
      </w:ins>
      <w:ins w:id="647" w:author="Administrator" w:date="2021-09-22T13:06:00Z">
        <w:r w:rsidR="00FA2B14">
          <w:rPr>
            <w:rFonts w:hint="eastAsia"/>
          </w:rPr>
          <w:t>周期</w:t>
        </w:r>
      </w:ins>
      <w:ins w:id="648" w:author="Administrator" w:date="2021-09-22T13:09:00Z">
        <w:r w:rsidR="00FA2B14">
          <w:rPr>
            <w:rFonts w:hint="eastAsia"/>
          </w:rPr>
          <w:t>，两者在</w:t>
        </w:r>
      </w:ins>
      <w:ins w:id="649" w:author="Administrator" w:date="2021-09-22T15:57:00Z">
        <w:r w:rsidR="000B50E3">
          <w:rPr>
            <w:rFonts w:hint="eastAsia"/>
          </w:rPr>
          <w:t>响应</w:t>
        </w:r>
      </w:ins>
      <w:ins w:id="650" w:author="Administrator" w:date="2021-09-22T13:09:00Z">
        <w:r w:rsidR="00FA2B14">
          <w:rPr>
            <w:rFonts w:hint="eastAsia"/>
          </w:rPr>
          <w:t>时间前后有不同的值</w:t>
        </w:r>
      </w:ins>
      <w:ins w:id="651" w:author="Administrator" w:date="2021-09-22T13:10:00Z">
        <w:r w:rsidR="00FA2B14">
          <w:rPr>
            <w:rFonts w:hint="eastAsia"/>
          </w:rPr>
          <w:t>，体现了人们在察觉到疫情后的主动防疫手段；</w:t>
        </w:r>
      </w:ins>
      <m:oMath>
        <m:r>
          <w:ins w:id="652" w:author="Administrator" w:date="2021-09-22T13:10:00Z">
            <w:rPr>
              <w:rFonts w:ascii="Cambria Math" w:hAnsi="Cambria Math"/>
              <w:szCs w:val="18"/>
            </w:rPr>
            <m:t>α</m:t>
          </w:ins>
        </m:r>
      </m:oMath>
      <w:ins w:id="653" w:author="Administrator" w:date="2021-09-22T13:10:00Z">
        <w:r w:rsidR="00FA2B14">
          <w:rPr>
            <w:rFonts w:hint="eastAsia"/>
          </w:rPr>
          <w:t>表示</w:t>
        </w:r>
        <w:r w:rsidR="00FA2B14">
          <w:t>发病速率</w:t>
        </w:r>
      </w:ins>
      <w:ins w:id="654" w:author="Administrator" w:date="2021-09-22T13:11:00Z">
        <w:r w:rsidR="00FA2B14">
          <w:rPr>
            <w:rFonts w:hint="eastAsia"/>
          </w:rPr>
          <w:t>。参数的详细</w:t>
        </w:r>
      </w:ins>
      <w:ins w:id="655" w:author="Administrator" w:date="2021-09-22T15:57:00Z">
        <w:r w:rsidR="000B50E3">
          <w:rPr>
            <w:rFonts w:hint="eastAsia"/>
          </w:rPr>
          <w:t>介绍</w:t>
        </w:r>
      </w:ins>
      <w:ins w:id="656" w:author="Administrator" w:date="2021-09-22T13:11:00Z">
        <w:r w:rsidR="00FA2B14">
          <w:rPr>
            <w:rFonts w:hint="eastAsia"/>
          </w:rPr>
          <w:t>见</w:t>
        </w:r>
        <w:commentRangeStart w:id="657"/>
        <w:r w:rsidR="00FA2B14">
          <w:rPr>
            <w:rFonts w:hint="eastAsia"/>
          </w:rPr>
          <w:t>附录</w:t>
        </w:r>
      </w:ins>
      <w:ins w:id="658" w:author="Administrator" w:date="2021-09-22T13:14:00Z">
        <w:r w:rsidR="0019024F">
          <w:rPr>
            <w:rFonts w:hint="eastAsia"/>
          </w:rPr>
          <w:t>A</w:t>
        </w:r>
      </w:ins>
      <w:ins w:id="659" w:author="Administrator" w:date="2021-09-22T15:55:00Z">
        <w:r w:rsidR="000F6C1D">
          <w:rPr>
            <w:rFonts w:hint="eastAsia"/>
          </w:rPr>
          <w:t>表</w:t>
        </w:r>
        <w:r w:rsidR="000F6C1D">
          <w:rPr>
            <w:rFonts w:hint="eastAsia"/>
          </w:rPr>
          <w:t>1</w:t>
        </w:r>
      </w:ins>
      <w:commentRangeEnd w:id="657"/>
      <w:ins w:id="660" w:author="Administrator" w:date="2021-09-22T15:57:00Z">
        <w:r w:rsidR="000B50E3">
          <w:rPr>
            <w:rStyle w:val="afa"/>
          </w:rPr>
          <w:commentReference w:id="657"/>
        </w:r>
      </w:ins>
    </w:p>
    <w:p w14:paraId="6F9214A5" w14:textId="77777777" w:rsidR="000D5ACB" w:rsidRDefault="0082189E">
      <w:pPr>
        <w:pStyle w:val="2"/>
        <w:ind w:firstLine="562"/>
        <w:rPr>
          <w:rFonts w:hint="default"/>
        </w:rPr>
      </w:pPr>
      <w:bookmarkStart w:id="661" w:name="_Toc78578933"/>
      <w:r>
        <w:t>（二）传播结果与分析</w:t>
      </w:r>
      <w:bookmarkEnd w:id="661"/>
    </w:p>
    <w:p w14:paraId="522EE4BE" w14:textId="13FDFA06" w:rsidR="000D5ACB" w:rsidRDefault="0082189E">
      <w:pPr>
        <w:ind w:firstLine="480"/>
      </w:pPr>
      <w:r>
        <w:rPr>
          <w:rFonts w:hint="eastAsia"/>
        </w:rPr>
        <w:t>传播实验</w:t>
      </w:r>
      <w:r>
        <w:t>在</w:t>
      </w:r>
      <w:r>
        <w:t>python3.6</w:t>
      </w:r>
      <w:r>
        <w:t>环境下进行</w:t>
      </w:r>
      <w:r>
        <w:rPr>
          <w:rFonts w:hint="eastAsia"/>
        </w:rPr>
        <w:t>，</w:t>
      </w:r>
      <w:r>
        <w:t>我们考虑最差的情况，</w:t>
      </w:r>
      <w:r>
        <w:rPr>
          <w:rFonts w:hint="eastAsia"/>
        </w:rPr>
        <w:t>即</w:t>
      </w:r>
      <w:r>
        <w:t>所有人员均未获得免疫能力，初始感染者为</w:t>
      </w:r>
      <w:r>
        <w:t>1</w:t>
      </w:r>
      <w:r>
        <w:t>人。这不仅是应对当前新冠病毒的最差情况，并且能模拟其未知的</w:t>
      </w:r>
      <w:proofErr w:type="gramStart"/>
      <w:r>
        <w:rPr>
          <w:rFonts w:hint="eastAsia"/>
        </w:rPr>
        <w:t>病毒</w:t>
      </w:r>
      <w:r>
        <w:t>变株在</w:t>
      </w:r>
      <w:proofErr w:type="gramEnd"/>
      <w:r>
        <w:t>奥运村的传播情形。</w:t>
      </w:r>
      <w:r>
        <w:rPr>
          <w:rFonts w:hint="eastAsia"/>
        </w:rPr>
        <w:t>我们研究了不同隔离强度、检测周期和</w:t>
      </w:r>
      <w:r w:rsidR="00A72AFE">
        <w:rPr>
          <w:rFonts w:hint="eastAsia"/>
        </w:rPr>
        <w:t>响应时间</w:t>
      </w:r>
      <w:r>
        <w:rPr>
          <w:rFonts w:hint="eastAsia"/>
        </w:rPr>
        <w:t>水平下的奥运村内疫情传播情况。</w:t>
      </w:r>
    </w:p>
    <w:p w14:paraId="6C0A2EF4" w14:textId="77777777" w:rsidR="000D5ACB" w:rsidRDefault="0082189E">
      <w:pPr>
        <w:numPr>
          <w:ilvl w:val="0"/>
          <w:numId w:val="3"/>
        </w:numPr>
        <w:ind w:firstLineChars="0"/>
      </w:pPr>
      <w:r>
        <w:t>隔离强度</w:t>
      </w:r>
    </w:p>
    <w:p w14:paraId="5DB82FFD" w14:textId="75CD0A41" w:rsidR="000D5ACB" w:rsidRDefault="0082189E">
      <w:pPr>
        <w:ind w:firstLine="480"/>
      </w:pPr>
      <w:r>
        <w:t>隔离强度</w:t>
      </w:r>
      <w:r>
        <w:rPr>
          <w:rFonts w:hint="eastAsia"/>
        </w:rPr>
        <w:t>反映</w:t>
      </w:r>
      <w:r>
        <w:t>了奥运村限制出行的程度，由接触人数</w:t>
      </w:r>
      <m:oMath>
        <m:r>
          <w:rPr>
            <w:rFonts w:ascii="Cambria Math" w:hAnsi="Cambria Math"/>
          </w:rPr>
          <m:t>r</m:t>
        </m:r>
        <m:d>
          <m:dPr>
            <m:ctrlPr>
              <w:rPr>
                <w:rFonts w:ascii="Cambria Math" w:hAnsi="Cambria Math"/>
                <w:i/>
              </w:rPr>
            </m:ctrlPr>
          </m:dPr>
          <m:e>
            <m:r>
              <w:rPr>
                <w:rFonts w:ascii="Cambria Math" w:hAnsi="Cambria Math"/>
              </w:rPr>
              <m:t>t</m:t>
            </m:r>
          </m:e>
        </m:d>
      </m:oMath>
      <w:r>
        <w:t>衡量。我们重点关注</w:t>
      </w:r>
      <w:r w:rsidR="00A72AFE">
        <w:t>响应时间</w:t>
      </w:r>
      <w:r>
        <w:t>后的接触人数</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，它</w:t>
      </w:r>
      <w:r>
        <w:rPr>
          <w:rFonts w:hint="eastAsia"/>
        </w:rPr>
        <w:t>反映</w:t>
      </w:r>
      <w:r>
        <w:t>了官方在了解到病毒存在后采取的隔离强度</w:t>
      </w:r>
      <w:r>
        <w:rPr>
          <w:rFonts w:hint="eastAsia"/>
        </w:rPr>
        <w:t>，这里我们取</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的值为</w:t>
      </w:r>
      <w:r>
        <w:rPr>
          <w:rFonts w:hint="eastAsia"/>
        </w:rPr>
        <w:t>5</w:t>
      </w:r>
      <w:r>
        <w:t>、</w:t>
      </w:r>
      <w:r>
        <w:t>8</w:t>
      </w:r>
      <w:r>
        <w:t>和</w:t>
      </w:r>
      <w:r>
        <w:rPr>
          <w:rFonts w:hint="eastAsia"/>
        </w:rPr>
        <w:t>12</w:t>
      </w:r>
      <w:r>
        <w:rPr>
          <w:rFonts w:hint="eastAsia"/>
        </w:rPr>
        <w:t>，</w:t>
      </w:r>
      <w:r w:rsidR="00A72AFE">
        <w:t>响应时间</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r>
          <w:rPr>
            <w:rFonts w:ascii="Cambria Math" w:hAnsi="Cambria Math" w:hint="eastAsia"/>
          </w:rPr>
          <m:t>7</m:t>
        </m:r>
      </m:oMath>
      <w:r>
        <w:rPr>
          <w:rFonts w:hint="eastAsia"/>
        </w:rPr>
        <w:t>，</w:t>
      </w:r>
      <w:r>
        <w:t>反应期后移除速率</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rPr>
              <m:t>1</m:t>
            </m:r>
          </m:sub>
        </m:sSub>
        <m:r>
          <w:rPr>
            <w:rFonts w:ascii="Cambria Math" w:hAnsi="Cambria Math"/>
          </w:rPr>
          <m:t>=0.</m:t>
        </m:r>
        <m:r>
          <w:rPr>
            <w:rFonts w:ascii="Cambria Math" w:hAnsi="Cambria Math" w:hint="eastAsia"/>
          </w:rPr>
          <m:t>2</m:t>
        </m:r>
      </m:oMath>
      <w:r>
        <w:t>（反应期后检测周期为</w:t>
      </w:r>
      <w:r>
        <w:rPr>
          <w:rFonts w:hint="eastAsia"/>
        </w:rPr>
        <w:t>5</w:t>
      </w:r>
      <w:r>
        <w:t>天）</w:t>
      </w:r>
      <w:r>
        <w:rPr>
          <w:rFonts w:hint="eastAsia"/>
        </w:rPr>
        <w:t>，</w:t>
      </w:r>
      <w:r>
        <w:t>对应</w:t>
      </w:r>
      <w:r>
        <w:rPr>
          <w:rFonts w:hint="eastAsia"/>
        </w:rPr>
        <w:t>奥运村内</w:t>
      </w:r>
      <w:r>
        <w:t>的</w:t>
      </w:r>
      <w:r>
        <w:rPr>
          <w:rFonts w:hint="eastAsia"/>
        </w:rPr>
        <w:t>感染者、累计感染</w:t>
      </w:r>
      <w:r w:rsidR="00321611">
        <w:rPr>
          <w:rFonts w:hint="eastAsia"/>
        </w:rPr>
        <w:t>者及</w:t>
      </w:r>
      <w:r>
        <w:rPr>
          <w:rFonts w:hint="eastAsia"/>
        </w:rPr>
        <w:t>露者</w:t>
      </w:r>
      <w:r w:rsidR="00321611">
        <w:rPr>
          <w:rFonts w:hint="eastAsia"/>
        </w:rPr>
        <w:t>数量</w:t>
      </w:r>
      <w:r>
        <w:t>见</w:t>
      </w:r>
      <w:r>
        <w:rPr>
          <w:rFonts w:hint="eastAsia"/>
        </w:rPr>
        <w:t>图</w:t>
      </w:r>
      <w:r>
        <w:rPr>
          <w:rFonts w:hint="eastAsia"/>
        </w:rPr>
        <w:t>1</w:t>
      </w:r>
      <w:r w:rsidR="00364239">
        <w:t>9</w:t>
      </w:r>
      <w:r>
        <w:t xml:space="preserve"> (a</w:t>
      </w:r>
      <w:r w:rsidR="008C3962">
        <w:t>-</w:t>
      </w:r>
      <w:r>
        <w:t>c)</w:t>
      </w:r>
      <w:r>
        <w:rPr>
          <w:rFonts w:hint="eastAsia"/>
        </w:rPr>
        <w:t>。</w:t>
      </w:r>
      <w:r>
        <w:t>可以</w:t>
      </w:r>
      <w:r>
        <w:rPr>
          <w:rFonts w:hint="eastAsia"/>
        </w:rPr>
        <w:t>看出</w:t>
      </w:r>
      <w:r>
        <w:t>，疾病爆发程度与隔离程度呈负相关，由于初始状态感染人数较少，在不采取任何加强隔离措施的情况下（</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m:t>
        </m:r>
        <m:r>
          <w:rPr>
            <w:rFonts w:ascii="Cambria Math" w:hAnsi="Cambria Math" w:hint="eastAsia"/>
          </w:rPr>
          <m:t>2</m:t>
        </m:r>
      </m:oMath>
      <w:r>
        <w:t>），约</w:t>
      </w:r>
      <w:r>
        <w:rPr>
          <w:rFonts w:hint="eastAsia"/>
        </w:rPr>
        <w:t>68</w:t>
      </w:r>
      <w:r>
        <w:t>天疾病爆发达到最高峰</w:t>
      </w:r>
      <w:r>
        <w:rPr>
          <w:rFonts w:hint="eastAsia"/>
        </w:rPr>
        <w:t>；</w:t>
      </w:r>
      <w:r>
        <w:t>当隔离程度加强时（</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=8</m:t>
        </m:r>
      </m:oMath>
      <w:r>
        <w:t>），最高峰会相应延迟</w:t>
      </w:r>
      <w:r>
        <w:rPr>
          <w:rFonts w:hint="eastAsia"/>
        </w:rPr>
        <w:t>；</w:t>
      </w:r>
      <w:r>
        <w:t>当隔离强度</w:t>
      </w:r>
      <w:r>
        <w:rPr>
          <w:rFonts w:hint="eastAsia"/>
        </w:rPr>
        <w:t>较大</w:t>
      </w:r>
      <w:r>
        <w:t>时（</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=5</m:t>
        </m:r>
      </m:oMath>
      <w:r>
        <w:t>），其累计感染人数处于一个极低的状态（</w:t>
      </w:r>
      <w:r>
        <w:t>120</w:t>
      </w:r>
      <w:r>
        <w:t>天时累计感染人数为</w:t>
      </w:r>
      <w:r>
        <w:rPr>
          <w:rFonts w:hint="eastAsia"/>
        </w:rPr>
        <w:t>200</w:t>
      </w:r>
      <w:r>
        <w:t>人）。</w:t>
      </w:r>
    </w:p>
    <w:p w14:paraId="7E15E5BB" w14:textId="709AD2FE" w:rsidR="000D5ACB" w:rsidRDefault="0082189E" w:rsidP="00DC0489">
      <w:pPr>
        <w:ind w:firstLine="480"/>
      </w:pPr>
      <w:r>
        <w:rPr>
          <w:rFonts w:hint="eastAsia"/>
        </w:rPr>
        <w:t>通过进一步</w:t>
      </w:r>
      <w:r>
        <w:t>细化</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hint="eastAsia"/>
        </w:rPr>
        <w:t>的取值</w:t>
      </w:r>
      <w:r>
        <w:t>（见</w:t>
      </w:r>
      <w:r>
        <w:rPr>
          <w:rFonts w:hint="eastAsia"/>
        </w:rPr>
        <w:t>图</w:t>
      </w:r>
      <w:r>
        <w:rPr>
          <w:rFonts w:hint="eastAsia"/>
        </w:rPr>
        <w:t>1</w:t>
      </w:r>
      <w:r w:rsidR="00364239">
        <w:t>9</w:t>
      </w:r>
      <w:r>
        <w:t xml:space="preserve"> (d)</w:t>
      </w:r>
      <w:r>
        <w:t>）</w:t>
      </w:r>
      <w:r>
        <w:rPr>
          <w:rFonts w:hint="eastAsia"/>
        </w:rPr>
        <w:t>，即</w:t>
      </w:r>
      <w:r>
        <w:t>在</w:t>
      </w:r>
      <w:r>
        <w:t>60</w:t>
      </w:r>
      <w:r>
        <w:t>天的时间内取</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为</w:t>
      </w:r>
      <w:r>
        <w:rPr>
          <w:rFonts w:hint="eastAsia"/>
        </w:rPr>
        <w:t>4</w:t>
      </w:r>
      <w:r>
        <w:rPr>
          <w:rFonts w:hint="eastAsia"/>
        </w:rPr>
        <w:t>、</w:t>
      </w:r>
      <w:r>
        <w:rPr>
          <w:rFonts w:hint="eastAsia"/>
        </w:rPr>
        <w:t>5</w:t>
      </w:r>
      <w:r>
        <w:rPr>
          <w:rFonts w:hint="eastAsia"/>
        </w:rPr>
        <w:t>、</w:t>
      </w:r>
      <w:r>
        <w:rPr>
          <w:rFonts w:hint="eastAsia"/>
        </w:rPr>
        <w:t>6</w:t>
      </w:r>
      <w:r>
        <w:rPr>
          <w:rFonts w:hint="eastAsia"/>
        </w:rPr>
        <w:t>，我们发现</w:t>
      </w:r>
      <w:r>
        <w:t>在</w:t>
      </w:r>
      <w:r>
        <w:t>7</w:t>
      </w:r>
      <w:r>
        <w:t>天（即反应期</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）后，不同的隔离强度导致了完全不同的</w:t>
      </w:r>
      <w:r w:rsidR="00321611">
        <w:rPr>
          <w:rFonts w:hint="eastAsia"/>
        </w:rPr>
        <w:t>感染人数趋势</w:t>
      </w:r>
      <w:r>
        <w:t>：当反应期后接触人数大于某个阈值时，</w:t>
      </w:r>
      <w:r w:rsidR="00321611">
        <w:rPr>
          <w:rFonts w:hint="eastAsia"/>
        </w:rPr>
        <w:t>村中感染人数</w:t>
      </w:r>
      <w:r>
        <w:t>逐渐增加，疫情呈爆发趋势</w:t>
      </w:r>
      <w:r>
        <w:rPr>
          <w:rFonts w:hint="eastAsia"/>
        </w:rPr>
        <w:t>；</w:t>
      </w:r>
      <w:r>
        <w:t>当反应期后接触人数小于该</w:t>
      </w:r>
      <w:r>
        <w:lastRenderedPageBreak/>
        <w:t>阈值时，</w:t>
      </w:r>
      <w:r w:rsidR="00321611">
        <w:rPr>
          <w:rFonts w:hint="eastAsia"/>
        </w:rPr>
        <w:t>感染人数</w:t>
      </w:r>
      <w:r>
        <w:t>持续走低从而疫情得以控制。</w:t>
      </w:r>
    </w:p>
    <w:p w14:paraId="291B3B8F" w14:textId="77777777" w:rsidR="000D5ACB" w:rsidRDefault="0082189E">
      <w:pPr>
        <w:ind w:firstLineChars="0" w:firstLine="0"/>
        <w:jc w:val="center"/>
      </w:pPr>
      <w:r>
        <w:rPr>
          <w:noProof/>
        </w:rPr>
        <w:drawing>
          <wp:inline distT="0" distB="0" distL="0" distR="0" wp14:anchorId="17FA6963" wp14:editId="234CACCC">
            <wp:extent cx="6140605" cy="2658788"/>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6207073" cy="2687567"/>
                    </a:xfrm>
                    <a:prstGeom prst="rect">
                      <a:avLst/>
                    </a:prstGeom>
                    <a:noFill/>
                  </pic:spPr>
                </pic:pic>
              </a:graphicData>
            </a:graphic>
          </wp:inline>
        </w:drawing>
      </w:r>
    </w:p>
    <w:p w14:paraId="14C8A3E9" w14:textId="77777777" w:rsidR="000D5ACB" w:rsidRDefault="0082189E">
      <w:pPr>
        <w:ind w:firstLineChars="0" w:firstLine="0"/>
      </w:pPr>
      <w:r>
        <w:rPr>
          <w:noProof/>
        </w:rPr>
        <w:drawing>
          <wp:inline distT="0" distB="0" distL="0" distR="0" wp14:anchorId="16DA9C9A" wp14:editId="5BB67E82">
            <wp:extent cx="6181725" cy="26765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6191463" cy="2680808"/>
                    </a:xfrm>
                    <a:prstGeom prst="rect">
                      <a:avLst/>
                    </a:prstGeom>
                    <a:noFill/>
                  </pic:spPr>
                </pic:pic>
              </a:graphicData>
            </a:graphic>
          </wp:inline>
        </w:drawing>
      </w:r>
    </w:p>
    <w:p w14:paraId="7044D5A4" w14:textId="0F93E4A9" w:rsidR="000D5ACB" w:rsidRDefault="0082189E" w:rsidP="008D0620">
      <w:pPr>
        <w:ind w:firstLineChars="0" w:firstLine="0"/>
        <w:jc w:val="center"/>
        <w:rPr>
          <w:sz w:val="21"/>
          <w:szCs w:val="18"/>
        </w:rPr>
      </w:pPr>
      <w:bookmarkStart w:id="662" w:name="_Ref78291938"/>
      <w:bookmarkStart w:id="663" w:name="_Ref78291933"/>
      <w:bookmarkStart w:id="664" w:name="_Toc78475948"/>
      <w:r w:rsidRPr="008D0620">
        <w:rPr>
          <w:rFonts w:hint="eastAsia"/>
          <w:sz w:val="21"/>
          <w:szCs w:val="18"/>
        </w:rPr>
        <w:t>图</w:t>
      </w:r>
      <w:r w:rsidRPr="008D0620">
        <w:rPr>
          <w:rFonts w:hint="eastAsia"/>
          <w:sz w:val="21"/>
          <w:szCs w:val="18"/>
        </w:rPr>
        <w:t xml:space="preserve"> </w:t>
      </w:r>
      <w:r w:rsidRPr="008D0620">
        <w:rPr>
          <w:rFonts w:cs="Times New Roman"/>
          <w:sz w:val="21"/>
          <w:szCs w:val="18"/>
        </w:rPr>
        <w:fldChar w:fldCharType="begin"/>
      </w:r>
      <w:r w:rsidRPr="008D0620">
        <w:rPr>
          <w:rFonts w:cs="Times New Roman"/>
          <w:sz w:val="21"/>
          <w:szCs w:val="18"/>
        </w:rPr>
        <w:instrText xml:space="preserve"> SEQ </w:instrText>
      </w:r>
      <w:r w:rsidRPr="008D0620">
        <w:rPr>
          <w:rFonts w:cs="Times New Roman"/>
          <w:sz w:val="21"/>
          <w:szCs w:val="18"/>
        </w:rPr>
        <w:instrText>图</w:instrText>
      </w:r>
      <w:r w:rsidRPr="008D0620">
        <w:rPr>
          <w:rFonts w:cs="Times New Roman"/>
          <w:sz w:val="21"/>
          <w:szCs w:val="18"/>
        </w:rPr>
        <w:instrText xml:space="preserve"> \* ARABIC </w:instrText>
      </w:r>
      <w:r w:rsidRPr="008D0620">
        <w:rPr>
          <w:rFonts w:cs="Times New Roman"/>
          <w:sz w:val="21"/>
          <w:szCs w:val="18"/>
        </w:rPr>
        <w:fldChar w:fldCharType="separate"/>
      </w:r>
      <w:r w:rsidR="008F7BB7" w:rsidRPr="008D0620">
        <w:rPr>
          <w:rFonts w:cs="Times New Roman"/>
          <w:noProof/>
          <w:sz w:val="21"/>
          <w:szCs w:val="18"/>
        </w:rPr>
        <w:t>19</w:t>
      </w:r>
      <w:r w:rsidRPr="008D0620">
        <w:rPr>
          <w:rFonts w:cs="Times New Roman"/>
          <w:sz w:val="21"/>
          <w:szCs w:val="18"/>
        </w:rPr>
        <w:fldChar w:fldCharType="end"/>
      </w:r>
      <w:bookmarkEnd w:id="662"/>
      <w:r w:rsidRPr="008D0620">
        <w:rPr>
          <w:rFonts w:cs="Times New Roman"/>
          <w:sz w:val="21"/>
          <w:szCs w:val="18"/>
        </w:rPr>
        <w:t xml:space="preserve"> </w:t>
      </w:r>
      <w:r w:rsidRPr="008D0620">
        <w:rPr>
          <w:rFonts w:hint="eastAsia"/>
          <w:sz w:val="21"/>
          <w:szCs w:val="18"/>
        </w:rPr>
        <w:t>不同隔离强度下奥运村内群体状态</w:t>
      </w:r>
      <w:bookmarkEnd w:id="663"/>
      <w:bookmarkEnd w:id="664"/>
    </w:p>
    <w:p w14:paraId="1BC4F708" w14:textId="4A1AE6B0" w:rsidR="000D5ACB" w:rsidRDefault="0082189E">
      <w:pPr>
        <w:ind w:firstLine="480"/>
      </w:pPr>
      <w:r>
        <w:rPr>
          <w:rFonts w:hint="eastAsia"/>
        </w:rPr>
        <w:t>值得注意的是，</w:t>
      </w:r>
      <w:r>
        <w:t>奥运村从人员入住到关闭大约</w:t>
      </w:r>
      <w:r>
        <w:t>60</w:t>
      </w:r>
      <w:r>
        <w:t>天</w:t>
      </w:r>
      <w:r w:rsidR="00B964E4">
        <w:t>（</w:t>
      </w:r>
      <w:r w:rsidR="00B964E4">
        <w:rPr>
          <w:rFonts w:hint="eastAsia"/>
        </w:rPr>
        <w:t>由于冬奥会期间</w:t>
      </w:r>
      <w:r w:rsidR="00B964E4">
        <w:t>残奥会</w:t>
      </w:r>
      <w:r w:rsidR="00B964E4">
        <w:rPr>
          <w:rFonts w:hint="eastAsia"/>
        </w:rPr>
        <w:t>人员同居住在奥运村内，故这里的</w:t>
      </w:r>
      <w:r w:rsidR="00B964E4">
        <w:rPr>
          <w:rFonts w:hint="eastAsia"/>
        </w:rPr>
        <w:t>60</w:t>
      </w:r>
      <w:r w:rsidR="00B964E4">
        <w:rPr>
          <w:rFonts w:hint="eastAsia"/>
        </w:rPr>
        <w:t>天按冬奥及残</w:t>
      </w:r>
      <w:proofErr w:type="gramStart"/>
      <w:r w:rsidR="00B964E4">
        <w:rPr>
          <w:rFonts w:hint="eastAsia"/>
        </w:rPr>
        <w:t>奥人员</w:t>
      </w:r>
      <w:proofErr w:type="gramEnd"/>
      <w:r w:rsidR="00B964E4">
        <w:rPr>
          <w:rFonts w:hint="eastAsia"/>
        </w:rPr>
        <w:t>入住至离开的时间算</w:t>
      </w:r>
      <w:r w:rsidR="00B964E4">
        <w:t>）</w:t>
      </w:r>
      <w:r>
        <w:rPr>
          <w:rFonts w:hint="eastAsia"/>
        </w:rPr>
        <w:t>，</w:t>
      </w:r>
      <w:r>
        <w:t>由于潜伏期的存在，</w:t>
      </w:r>
      <w:r>
        <w:rPr>
          <w:rFonts w:hint="eastAsia"/>
        </w:rPr>
        <w:t>奥运村中暴露者数的变化相比于感染者的变化有</w:t>
      </w:r>
      <w:r>
        <w:rPr>
          <w:rFonts w:hint="eastAsia"/>
        </w:rPr>
        <w:t>4-5</w:t>
      </w:r>
      <w:r>
        <w:rPr>
          <w:rFonts w:hint="eastAsia"/>
        </w:rPr>
        <w:t>天的延时，每日暴露者数量大约是当日感染者的</w:t>
      </w:r>
      <w:r>
        <w:rPr>
          <w:rFonts w:hint="eastAsia"/>
        </w:rPr>
        <w:t>2</w:t>
      </w:r>
      <w:r>
        <w:rPr>
          <w:rFonts w:hint="eastAsia"/>
        </w:rPr>
        <w:t>倍，且在奥运村闭村时无症状感染者的数量也几乎处于顶峰。</w:t>
      </w:r>
      <w:r>
        <w:t>奥运会结束后，大量处于潜伏期的人乘坐公共交通回国，</w:t>
      </w:r>
      <w:r>
        <w:rPr>
          <w:rFonts w:hint="eastAsia"/>
        </w:rPr>
        <w:t>途中不会显示出</w:t>
      </w:r>
      <w:r>
        <w:t>异常状态，在人们几乎无防备的情况下将病毒携带至所到的每一处，</w:t>
      </w:r>
      <w:r>
        <w:rPr>
          <w:rFonts w:hint="eastAsia"/>
        </w:rPr>
        <w:t>或</w:t>
      </w:r>
      <w:r>
        <w:t>造成新一轮的世界疫情</w:t>
      </w:r>
      <w:r>
        <w:rPr>
          <w:rFonts w:hint="eastAsia"/>
        </w:rPr>
        <w:t>爆发</w:t>
      </w:r>
      <w:r>
        <w:t>。</w:t>
      </w:r>
    </w:p>
    <w:p w14:paraId="6E45AA85" w14:textId="77777777" w:rsidR="000D5ACB" w:rsidRDefault="0082189E">
      <w:pPr>
        <w:numPr>
          <w:ilvl w:val="0"/>
          <w:numId w:val="3"/>
        </w:numPr>
        <w:ind w:firstLineChars="0"/>
      </w:pPr>
      <w:r>
        <w:t>检测周期</w:t>
      </w:r>
    </w:p>
    <w:p w14:paraId="01ABAE80" w14:textId="10521589" w:rsidR="000D5ACB" w:rsidRDefault="0082189E">
      <w:pPr>
        <w:ind w:firstLine="480"/>
      </w:pPr>
      <w:r>
        <w:t>检测周期即奥运村中</w:t>
      </w:r>
      <w:r>
        <w:rPr>
          <w:rFonts w:hint="eastAsia"/>
        </w:rPr>
        <w:t>的</w:t>
      </w:r>
      <w:r>
        <w:t>人员接受</w:t>
      </w:r>
      <w:r>
        <w:rPr>
          <w:rFonts w:hint="eastAsia"/>
        </w:rPr>
        <w:t>核酸</w:t>
      </w:r>
      <w:r>
        <w:t>检测</w:t>
      </w:r>
      <w:r>
        <w:rPr>
          <w:rFonts w:hint="eastAsia"/>
        </w:rPr>
        <w:t>的频率</w:t>
      </w:r>
      <w:r>
        <w:t>，由移除速率</w:t>
      </w:r>
      <m:oMath>
        <m:r>
          <w:rPr>
            <w:rFonts w:ascii="Cambria Math" w:hAnsi="Cambria Math"/>
          </w:rPr>
          <m:t>γ</m:t>
        </m:r>
        <m:d>
          <m:dPr>
            <m:ctrlPr>
              <w:rPr>
                <w:rFonts w:ascii="Cambria Math" w:hAnsi="Cambria Math"/>
                <w:i/>
              </w:rPr>
            </m:ctrlPr>
          </m:dPr>
          <m:e>
            <m:r>
              <w:rPr>
                <w:rFonts w:ascii="Cambria Math" w:hAnsi="Cambria Math"/>
              </w:rPr>
              <m:t>t</m:t>
            </m:r>
          </m:e>
        </m:d>
      </m:oMath>
      <w:r>
        <w:t>衡量。类似于隔离强度，我们重点关注</w:t>
      </w:r>
      <w:r w:rsidR="00A72AFE">
        <w:t>响应时间</w:t>
      </w:r>
      <w:r>
        <w:t>后的移除速率</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rPr>
              <m:t>1</m:t>
            </m:r>
          </m:sub>
        </m:sSub>
      </m:oMath>
      <w:r>
        <w:t>，其值为检测周期的倒数，反映了官方在了解到病毒存</w:t>
      </w:r>
      <w:r>
        <w:lastRenderedPageBreak/>
        <w:t>在后对</w:t>
      </w:r>
      <w:r>
        <w:rPr>
          <w:rFonts w:hint="eastAsia"/>
        </w:rPr>
        <w:t>奥运村内</w:t>
      </w:r>
      <w:r>
        <w:t>人员的检测强度。</w:t>
      </w:r>
      <w:r>
        <w:rPr>
          <w:rFonts w:hint="eastAsia"/>
        </w:rPr>
        <w:t>这里我们取</w:t>
      </w:r>
      <w:r>
        <w:t>反应后移除速率</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rPr>
              <m:t>1</m:t>
            </m:r>
          </m:sub>
        </m:sSub>
      </m:oMath>
      <w:r>
        <w:t>的值为</w:t>
      </w:r>
      <w:r>
        <w:t>0.</w:t>
      </w:r>
      <w:r>
        <w:rPr>
          <w:rFonts w:hint="eastAsia"/>
        </w:rPr>
        <w:t>33</w:t>
      </w:r>
      <w:r>
        <w:t>、</w:t>
      </w:r>
      <w:r>
        <w:t>0.</w:t>
      </w:r>
      <w:r>
        <w:rPr>
          <w:rFonts w:hint="eastAsia"/>
        </w:rPr>
        <w:t>2</w:t>
      </w:r>
      <w:r>
        <w:t>5</w:t>
      </w:r>
      <w:r>
        <w:t>、</w:t>
      </w:r>
      <w:r>
        <w:rPr>
          <w:rFonts w:hint="eastAsia"/>
        </w:rPr>
        <w:t>0.2</w:t>
      </w:r>
      <w:r>
        <w:t>，分别对应反应后检测周期为</w:t>
      </w:r>
      <w:r>
        <w:rPr>
          <w:rFonts w:hint="eastAsia"/>
        </w:rPr>
        <w:t>3</w:t>
      </w:r>
      <w:r>
        <w:t>天、</w:t>
      </w:r>
      <w:r>
        <w:rPr>
          <w:rFonts w:hint="eastAsia"/>
        </w:rPr>
        <w:t>4</w:t>
      </w:r>
      <w:r>
        <w:t>天、</w:t>
      </w:r>
      <w:r>
        <w:rPr>
          <w:rFonts w:hint="eastAsia"/>
        </w:rPr>
        <w:t>5</w:t>
      </w:r>
      <w:r>
        <w:t>天，反应后隔离人数</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=5</m:t>
        </m:r>
        <m:r>
          <m:rPr>
            <m:sty m:val="p"/>
          </m:rPr>
          <w:rPr>
            <w:rFonts w:ascii="Cambria Math" w:hAnsi="Cambria Math" w:hint="eastAsia"/>
          </w:rPr>
          <m:t>和</m:t>
        </m:r>
        <m:r>
          <w:rPr>
            <w:rFonts w:ascii="Cambria Math" w:hAnsi="Cambria Math" w:hint="eastAsia"/>
          </w:rPr>
          <m:t>8</m:t>
        </m:r>
      </m:oMath>
      <w:r>
        <w:t>，反应期</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=7</m:t>
        </m:r>
      </m:oMath>
      <w:r>
        <w:rPr>
          <w:rFonts w:hint="eastAsia"/>
        </w:rPr>
        <w:t>，</w:t>
      </w:r>
      <w:r>
        <w:t>对应的群体状态变化见</w:t>
      </w:r>
      <w:r>
        <w:rPr>
          <w:rFonts w:hint="eastAsia"/>
        </w:rPr>
        <w:t>图</w:t>
      </w:r>
      <w:r w:rsidR="00364239">
        <w:t>20</w:t>
      </w:r>
      <w:r w:rsidR="00364239">
        <w:rPr>
          <w:rFonts w:hint="eastAsia"/>
        </w:rPr>
        <w:t>，</w:t>
      </w:r>
      <w:r>
        <w:rPr>
          <w:rFonts w:hint="eastAsia"/>
        </w:rPr>
        <w:t>其中图</w:t>
      </w:r>
      <w:r w:rsidR="00364239">
        <w:rPr>
          <w:rFonts w:hint="eastAsia"/>
        </w:rPr>
        <w:t>20</w:t>
      </w:r>
      <w:r>
        <w:t xml:space="preserve"> (a)</w:t>
      </w:r>
      <w:r>
        <w:rPr>
          <w:rFonts w:hint="eastAsia"/>
        </w:rPr>
        <w:t>对应</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=5</m:t>
        </m:r>
      </m:oMath>
      <w:r>
        <w:rPr>
          <w:rFonts w:hint="eastAsia"/>
        </w:rPr>
        <w:t>，</w:t>
      </w:r>
      <w:r>
        <w:fldChar w:fldCharType="begin"/>
      </w:r>
      <w:r>
        <w:instrText xml:space="preserve"> REF _Ref78292509 \h </w:instrText>
      </w:r>
      <w:r>
        <w:fldChar w:fldCharType="separate"/>
      </w:r>
      <w:r w:rsidR="008F7BB7">
        <w:rPr>
          <w:rFonts w:hint="eastAsia"/>
          <w:szCs w:val="21"/>
        </w:rPr>
        <w:t>图</w:t>
      </w:r>
      <w:r w:rsidR="008F7BB7">
        <w:rPr>
          <w:rFonts w:hint="eastAsia"/>
          <w:szCs w:val="21"/>
        </w:rPr>
        <w:t xml:space="preserve"> </w:t>
      </w:r>
      <w:r w:rsidR="008F7BB7">
        <w:rPr>
          <w:rFonts w:cs="Times New Roman"/>
          <w:noProof/>
          <w:szCs w:val="21"/>
        </w:rPr>
        <w:t>20</w:t>
      </w:r>
      <w:r>
        <w:fldChar w:fldCharType="end"/>
      </w:r>
      <w:r>
        <w:t xml:space="preserve"> (b)</w:t>
      </w:r>
      <w:r>
        <w:rPr>
          <w:rFonts w:hint="eastAsia"/>
        </w:rPr>
        <w:t>对应</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
          <w:rPr>
            <w:rFonts w:ascii="Cambria Math" w:hAnsi="Cambria Math" w:hint="eastAsia"/>
          </w:rPr>
          <m:t>8</m:t>
        </m:r>
      </m:oMath>
      <w:r>
        <w:t>。</w:t>
      </w:r>
    </w:p>
    <w:p w14:paraId="3252137B" w14:textId="424BE411" w:rsidR="000D5ACB" w:rsidRDefault="0082189E">
      <w:pPr>
        <w:ind w:firstLine="480"/>
      </w:pPr>
      <w:r>
        <w:t>观察</w:t>
      </w:r>
      <w:r>
        <w:rPr>
          <w:rFonts w:hint="eastAsia"/>
        </w:rPr>
        <w:t>图</w:t>
      </w:r>
      <w:r w:rsidR="00364239">
        <w:rPr>
          <w:rFonts w:hint="eastAsia"/>
        </w:rPr>
        <w:t>20</w:t>
      </w:r>
      <w:r>
        <w:t xml:space="preserve"> (a)</w:t>
      </w:r>
      <w:r>
        <w:t>，</w:t>
      </w:r>
      <w:r>
        <w:rPr>
          <w:rFonts w:hint="eastAsia"/>
        </w:rPr>
        <w:t>其</w:t>
      </w:r>
      <w:r>
        <w:t>各个时刻取值似乎过于小而不符合常理，但仔细分析可知，纵轴表示</w:t>
      </w:r>
      <w:r>
        <w:t>“</w:t>
      </w:r>
      <w:r>
        <w:t>当前时刻奥运村中感染者的数量</w:t>
      </w:r>
      <w:r>
        <w:t>”</w:t>
      </w:r>
      <w:r>
        <w:t>而非</w:t>
      </w:r>
      <w:r>
        <w:t>“</w:t>
      </w:r>
      <w:r>
        <w:t>当前时刻感染者的数量</w:t>
      </w:r>
      <w:r>
        <w:t>”</w:t>
      </w:r>
      <w:r>
        <w:t>，且该情形下隔离强度极大</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=5</m:t>
            </m:r>
          </m:e>
        </m:d>
      </m:oMath>
      <w:r>
        <w:t>并伴有周期性的病毒检测，这在现实情况中几乎不可能发生</w:t>
      </w:r>
      <w:r>
        <w:rPr>
          <w:rFonts w:hint="eastAsia"/>
        </w:rPr>
        <w:t>，</w:t>
      </w:r>
      <w:r>
        <w:t>随着移除速率的增加，</w:t>
      </w:r>
      <w:r>
        <w:rPr>
          <w:rFonts w:hint="eastAsia"/>
        </w:rPr>
        <w:t>当前时刻</w:t>
      </w:r>
      <w:r>
        <w:t>感染人数的曲线走势明显放缓。类似于隔离强度，移除速率似乎也决定了疫情的走势。结合</w:t>
      </w:r>
      <w:r>
        <w:rPr>
          <w:rFonts w:hint="eastAsia"/>
        </w:rPr>
        <w:t>图</w:t>
      </w:r>
      <w:r w:rsidR="00364239">
        <w:rPr>
          <w:rFonts w:hint="eastAsia"/>
        </w:rPr>
        <w:t>20</w:t>
      </w:r>
      <w:r>
        <w:t xml:space="preserve"> (b)</w:t>
      </w:r>
      <w:r>
        <w:rPr>
          <w:rFonts w:hint="eastAsia"/>
        </w:rPr>
        <w:t>可看出，高隔离强度和短检测周期能</w:t>
      </w:r>
      <w:r>
        <w:t>很好地控制</w:t>
      </w:r>
      <w:r>
        <w:rPr>
          <w:rFonts w:hint="eastAsia"/>
        </w:rPr>
        <w:t>疫情，而低隔离强度和长检测周期则易导致疫情爆发</w:t>
      </w:r>
      <w:r>
        <w:t>。后面我们将看到，疫情的走向不仅与隔离强度和检测周期有关，还与当前易感者比例相关。</w:t>
      </w:r>
    </w:p>
    <w:p w14:paraId="11C22B42" w14:textId="77777777" w:rsidR="000D5ACB" w:rsidRDefault="0082189E">
      <w:pPr>
        <w:ind w:firstLineChars="0" w:firstLine="0"/>
      </w:pPr>
      <w:r>
        <w:rPr>
          <w:noProof/>
        </w:rPr>
        <w:drawing>
          <wp:inline distT="0" distB="0" distL="0" distR="0" wp14:anchorId="032034C5" wp14:editId="0595207E">
            <wp:extent cx="6211570" cy="26892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6252953" cy="2707431"/>
                    </a:xfrm>
                    <a:prstGeom prst="rect">
                      <a:avLst/>
                    </a:prstGeom>
                    <a:noFill/>
                  </pic:spPr>
                </pic:pic>
              </a:graphicData>
            </a:graphic>
          </wp:inline>
        </w:drawing>
      </w:r>
    </w:p>
    <w:p w14:paraId="610237B9" w14:textId="6C19EA8D" w:rsidR="000D5ACB" w:rsidRDefault="0082189E" w:rsidP="00DC0489">
      <w:pPr>
        <w:ind w:firstLineChars="0" w:firstLine="0"/>
        <w:jc w:val="center"/>
        <w:rPr>
          <w:sz w:val="21"/>
          <w:szCs w:val="18"/>
        </w:rPr>
      </w:pPr>
      <w:bookmarkStart w:id="665" w:name="_Ref78292509"/>
      <w:bookmarkStart w:id="666" w:name="_Toc78475949"/>
      <w:r w:rsidRPr="00DC0489">
        <w:rPr>
          <w:rFonts w:hint="eastAsia"/>
          <w:sz w:val="21"/>
          <w:szCs w:val="18"/>
        </w:rPr>
        <w:t>图</w:t>
      </w:r>
      <w:r w:rsidRPr="00DC0489">
        <w:rPr>
          <w:rFonts w:hint="eastAsia"/>
          <w:sz w:val="21"/>
          <w:szCs w:val="18"/>
        </w:rPr>
        <w:t xml:space="preserve"> </w:t>
      </w:r>
      <w:r w:rsidRPr="00DC0489">
        <w:rPr>
          <w:rFonts w:cs="Times New Roman"/>
          <w:sz w:val="21"/>
          <w:szCs w:val="18"/>
        </w:rPr>
        <w:fldChar w:fldCharType="begin"/>
      </w:r>
      <w:r w:rsidRPr="00DC0489">
        <w:rPr>
          <w:rFonts w:cs="Times New Roman"/>
          <w:sz w:val="21"/>
          <w:szCs w:val="18"/>
        </w:rPr>
        <w:instrText xml:space="preserve"> </w:instrText>
      </w:r>
      <w:r w:rsidRPr="00DC0489">
        <w:rPr>
          <w:rFonts w:cs="Times New Roman" w:hint="eastAsia"/>
          <w:sz w:val="21"/>
          <w:szCs w:val="18"/>
        </w:rPr>
        <w:instrText xml:space="preserve">SEQ </w:instrText>
      </w:r>
      <w:r w:rsidRPr="00DC0489">
        <w:rPr>
          <w:rFonts w:cs="Times New Roman" w:hint="eastAsia"/>
          <w:sz w:val="21"/>
          <w:szCs w:val="18"/>
        </w:rPr>
        <w:instrText>图</w:instrText>
      </w:r>
      <w:r w:rsidRPr="00DC0489">
        <w:rPr>
          <w:rFonts w:cs="Times New Roman" w:hint="eastAsia"/>
          <w:sz w:val="21"/>
          <w:szCs w:val="18"/>
        </w:rPr>
        <w:instrText xml:space="preserve"> \* ARABIC</w:instrText>
      </w:r>
      <w:r w:rsidRPr="00DC0489">
        <w:rPr>
          <w:rFonts w:cs="Times New Roman"/>
          <w:sz w:val="21"/>
          <w:szCs w:val="18"/>
        </w:rPr>
        <w:instrText xml:space="preserve"> </w:instrText>
      </w:r>
      <w:r w:rsidRPr="00DC0489">
        <w:rPr>
          <w:rFonts w:cs="Times New Roman"/>
          <w:sz w:val="21"/>
          <w:szCs w:val="18"/>
        </w:rPr>
        <w:fldChar w:fldCharType="separate"/>
      </w:r>
      <w:r w:rsidR="008F7BB7" w:rsidRPr="00DC0489">
        <w:rPr>
          <w:rFonts w:cs="Times New Roman"/>
          <w:noProof/>
          <w:sz w:val="21"/>
          <w:szCs w:val="18"/>
        </w:rPr>
        <w:t>20</w:t>
      </w:r>
      <w:r w:rsidRPr="00DC0489">
        <w:rPr>
          <w:rFonts w:cs="Times New Roman"/>
          <w:sz w:val="21"/>
          <w:szCs w:val="18"/>
        </w:rPr>
        <w:fldChar w:fldCharType="end"/>
      </w:r>
      <w:bookmarkEnd w:id="665"/>
      <w:r w:rsidRPr="00DC0489">
        <w:rPr>
          <w:sz w:val="21"/>
          <w:szCs w:val="18"/>
        </w:rPr>
        <w:t xml:space="preserve"> </w:t>
      </w:r>
      <w:r w:rsidRPr="00DC0489">
        <w:rPr>
          <w:rFonts w:hint="eastAsia"/>
          <w:sz w:val="21"/>
          <w:szCs w:val="18"/>
        </w:rPr>
        <w:t>不同检测周期下奥运村内群体状态</w:t>
      </w:r>
      <w:bookmarkEnd w:id="666"/>
    </w:p>
    <w:p w14:paraId="39480F0C" w14:textId="77777777" w:rsidR="00B95FCB" w:rsidRPr="00DC0489" w:rsidRDefault="00B95FCB" w:rsidP="00DC0489">
      <w:pPr>
        <w:ind w:firstLineChars="0" w:firstLine="0"/>
        <w:jc w:val="center"/>
        <w:rPr>
          <w:sz w:val="21"/>
          <w:szCs w:val="18"/>
        </w:rPr>
      </w:pPr>
    </w:p>
    <w:p w14:paraId="2D20AF9E" w14:textId="0CE93E7F" w:rsidR="000D5ACB" w:rsidRDefault="00A72AFE">
      <w:pPr>
        <w:numPr>
          <w:ilvl w:val="0"/>
          <w:numId w:val="3"/>
        </w:numPr>
        <w:ind w:firstLineChars="0"/>
      </w:pPr>
      <w:r>
        <w:t>响应时间</w:t>
      </w:r>
    </w:p>
    <w:p w14:paraId="59FDFA18" w14:textId="160CE264" w:rsidR="000D5ACB" w:rsidRDefault="00A72AFE">
      <w:pPr>
        <w:ind w:firstLine="480"/>
      </w:pPr>
      <w:r>
        <w:t>响应时间</w:t>
      </w:r>
      <w:r w:rsidR="0082189E">
        <w:rPr>
          <w:rFonts w:hint="eastAsia"/>
        </w:rPr>
        <w:t>反映</w:t>
      </w:r>
      <w:r w:rsidR="0082189E">
        <w:t>了官方知晓</w:t>
      </w:r>
      <w:r w:rsidR="0082189E">
        <w:rPr>
          <w:rFonts w:hint="eastAsia"/>
        </w:rPr>
        <w:t>感染者</w:t>
      </w:r>
      <w:r w:rsidR="0082189E">
        <w:t>存在</w:t>
      </w:r>
      <w:r w:rsidR="0082189E">
        <w:rPr>
          <w:rFonts w:hint="eastAsia"/>
        </w:rPr>
        <w:t>并</w:t>
      </w:r>
      <w:r w:rsidR="0082189E">
        <w:t>决策（决定隔离和加强检测）</w:t>
      </w:r>
      <w:r w:rsidR="0082189E">
        <w:rPr>
          <w:rFonts w:hint="eastAsia"/>
        </w:rPr>
        <w:t>的</w:t>
      </w:r>
      <w:r w:rsidR="0082189E">
        <w:t>所用时间，由</w:t>
      </w:r>
      <w:r>
        <w:t>响应时间</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82189E">
        <w:t>所衡量。我们假设在反应期后官方会采取两种防疫措施：第一种为极端防疫，官方会采取及其严格的隔离措施并缩短排查病毒的时间间隔，情况可参数化为</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=4</m:t>
        </m:r>
        <m:r>
          <w:rPr>
            <w:rFonts w:ascii="Cambria Math" w:hAnsi="Cambria Math"/>
          </w:rPr>
          <m:t>、</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1</m:t>
            </m:r>
          </m:sub>
        </m:sSub>
        <m:r>
          <w:rPr>
            <w:rFonts w:ascii="Cambria Math" w:hAnsi="Cambria Math"/>
          </w:rPr>
          <m:t>=0.33</m:t>
        </m:r>
      </m:oMath>
      <w:r w:rsidR="0082189E">
        <w:rPr>
          <w:rFonts w:hint="eastAsia"/>
        </w:rPr>
        <w:t>；</w:t>
      </w:r>
      <w:r w:rsidR="0082189E">
        <w:t>第二种为普通防疫，官方此时只会略微限制奥运村中人员的自由活动且稍微缩短排查病毒的时间，此时有</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=8</m:t>
        </m:r>
        <m:r>
          <w:rPr>
            <w:rFonts w:ascii="Cambria Math" w:hAnsi="Cambria Math"/>
          </w:rPr>
          <m:t>、</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1</m:t>
            </m:r>
          </m:sub>
        </m:sSub>
        <m:r>
          <w:rPr>
            <w:rFonts w:ascii="Cambria Math" w:hAnsi="Cambria Math"/>
          </w:rPr>
          <m:t>=0.25</m:t>
        </m:r>
      </m:oMath>
      <w:r w:rsidR="0082189E">
        <w:t>。我们</w:t>
      </w:r>
      <w:r w:rsidR="0082189E">
        <w:rPr>
          <w:rFonts w:hint="eastAsia"/>
        </w:rPr>
        <w:t>取</w:t>
      </w:r>
      <w:r>
        <w:t>响应时间</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2189E">
        <w:t>的值为</w:t>
      </w:r>
      <w:r w:rsidR="0082189E">
        <w:t>7</w:t>
      </w:r>
      <w:r w:rsidR="0082189E">
        <w:t>、</w:t>
      </w:r>
      <w:r w:rsidR="0082189E">
        <w:t>11</w:t>
      </w:r>
      <w:r w:rsidR="0082189E">
        <w:t>、</w:t>
      </w:r>
      <w:r w:rsidR="0082189E">
        <w:t>15</w:t>
      </w:r>
      <w:r w:rsidR="0082189E">
        <w:rPr>
          <w:rFonts w:hint="eastAsia"/>
        </w:rPr>
        <w:t>，</w:t>
      </w:r>
      <w:r w:rsidR="0082189E">
        <w:t>对应的疫情走势见</w:t>
      </w:r>
      <w:r w:rsidR="0082189E">
        <w:rPr>
          <w:rFonts w:hint="eastAsia"/>
        </w:rPr>
        <w:t>图</w:t>
      </w:r>
      <w:r w:rsidR="00364239">
        <w:rPr>
          <w:rFonts w:hint="eastAsia"/>
        </w:rPr>
        <w:t>21</w:t>
      </w:r>
      <w:r w:rsidR="0082189E">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
          <w:rPr>
            <w:rFonts w:ascii="Cambria Math" w:hAnsi="Cambria Math" w:hint="eastAsia"/>
          </w:rPr>
          <m:t>4</m:t>
        </m:r>
      </m:oMath>
      <w:r w:rsidR="0082189E">
        <w:rPr>
          <w:rFonts w:hint="eastAsia"/>
        </w:rPr>
        <w:t>）</w:t>
      </w:r>
      <w:r w:rsidR="0082189E">
        <w:t>与</w:t>
      </w:r>
      <w:r w:rsidR="0082189E">
        <w:rPr>
          <w:rFonts w:hint="eastAsia"/>
        </w:rPr>
        <w:t>图</w:t>
      </w:r>
      <w:r w:rsidR="00364239">
        <w:rPr>
          <w:rFonts w:hint="eastAsia"/>
        </w:rPr>
        <w:t>22</w:t>
      </w:r>
      <w:r w:rsidR="0082189E">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
          <w:rPr>
            <w:rFonts w:ascii="Cambria Math" w:hAnsi="Cambria Math" w:hint="eastAsia"/>
          </w:rPr>
          <m:t>8</m:t>
        </m:r>
      </m:oMath>
      <w:r w:rsidR="0082189E">
        <w:rPr>
          <w:rFonts w:hint="eastAsia"/>
        </w:rPr>
        <w:t>）</w:t>
      </w:r>
      <w:r w:rsidR="0082189E">
        <w:t>。</w:t>
      </w:r>
      <w:r w:rsidR="0082189E">
        <w:rPr>
          <w:rFonts w:hint="eastAsia"/>
        </w:rPr>
        <w:t>其中</w:t>
      </w:r>
      <w:r w:rsidR="0082189E">
        <w:t>15</w:t>
      </w:r>
      <w:r w:rsidR="0082189E">
        <w:t>天是新冠病毒的潜伏期</w:t>
      </w:r>
      <w:r w:rsidR="0082189E">
        <w:t>+</w:t>
      </w:r>
      <w:r w:rsidR="0082189E">
        <w:t>恢复期</w:t>
      </w:r>
      <w:r w:rsidR="0082189E">
        <w:rPr>
          <w:rFonts w:hint="eastAsia"/>
        </w:rPr>
        <w:t>时长</w:t>
      </w:r>
      <w:r w:rsidR="0082189E">
        <w:t>，也是我们改良</w:t>
      </w:r>
      <w:r w:rsidR="0082189E">
        <w:t>SEIR</w:t>
      </w:r>
      <w:r w:rsidR="0082189E">
        <w:t>模型</w:t>
      </w:r>
      <w:r w:rsidR="0082189E">
        <w:lastRenderedPageBreak/>
        <w:t>中</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2189E">
        <w:t>的最大取值。</w:t>
      </w:r>
    </w:p>
    <w:p w14:paraId="02051576" w14:textId="77777777" w:rsidR="002540F9" w:rsidRDefault="002540F9" w:rsidP="002540F9">
      <w:pPr>
        <w:ind w:firstLine="480"/>
      </w:pPr>
      <w:r w:rsidRPr="00364239">
        <w:rPr>
          <w:rFonts w:hint="eastAsia"/>
        </w:rPr>
        <w:t>观察图</w:t>
      </w:r>
      <w:r w:rsidRPr="00364239">
        <w:rPr>
          <w:rFonts w:hint="eastAsia"/>
        </w:rPr>
        <w:t>21</w:t>
      </w:r>
      <w:r>
        <w:t xml:space="preserve"> </w:t>
      </w:r>
      <w:r w:rsidRPr="00364239">
        <w:rPr>
          <w:rFonts w:hint="eastAsia"/>
        </w:rPr>
        <w:t>(a)</w:t>
      </w:r>
      <w:r w:rsidRPr="00364239">
        <w:rPr>
          <w:rFonts w:hint="eastAsia"/>
        </w:rPr>
        <w:t>与图</w:t>
      </w:r>
      <w:r w:rsidRPr="00364239">
        <w:rPr>
          <w:rFonts w:hint="eastAsia"/>
        </w:rPr>
        <w:t>22</w:t>
      </w:r>
      <w:r>
        <w:t xml:space="preserve"> </w:t>
      </w:r>
      <w:r w:rsidRPr="00364239">
        <w:rPr>
          <w:rFonts w:hint="eastAsia"/>
        </w:rPr>
        <w:t>(a)</w:t>
      </w:r>
      <w:r w:rsidRPr="00364239">
        <w:rPr>
          <w:rFonts w:hint="eastAsia"/>
        </w:rPr>
        <w:t>可知</w:t>
      </w:r>
      <w:r>
        <w:t>，响应时间的改变并未改变总体疾病趋势。也即，如果隔离强度和检测力度不够，</w:t>
      </w:r>
      <w:r>
        <w:rPr>
          <w:rFonts w:hint="eastAsia"/>
        </w:rPr>
        <w:t>即便</w:t>
      </w:r>
      <w:r>
        <w:t>加快对疾病的响应时间</w:t>
      </w:r>
      <w:r>
        <w:rPr>
          <w:rFonts w:hint="eastAsia"/>
        </w:rPr>
        <w:t>，</w:t>
      </w:r>
      <w:r>
        <w:t>也不能阻止疾病的爆发。</w:t>
      </w:r>
    </w:p>
    <w:p w14:paraId="1814F243" w14:textId="77777777" w:rsidR="002540F9" w:rsidRDefault="002540F9" w:rsidP="002540F9">
      <w:pPr>
        <w:ind w:firstLine="480"/>
      </w:pPr>
      <w:r>
        <w:t>然而，加快响应时间虽不能改变疫情的总体趋势，却能大大降低其规模。通过</w:t>
      </w:r>
      <w:r>
        <w:rPr>
          <w:rFonts w:hint="eastAsia"/>
        </w:rPr>
        <w:t>比较</w:t>
      </w:r>
      <w:r w:rsidRPr="00145FCF">
        <w:rPr>
          <w:rFonts w:hint="eastAsia"/>
        </w:rPr>
        <w:t>图</w:t>
      </w:r>
      <w:r w:rsidRPr="00145FCF">
        <w:rPr>
          <w:rFonts w:hint="eastAsia"/>
        </w:rPr>
        <w:t>21(b)</w:t>
      </w:r>
      <w:r w:rsidRPr="00145FCF">
        <w:rPr>
          <w:rFonts w:hint="eastAsia"/>
        </w:rPr>
        <w:t>与图</w:t>
      </w:r>
      <w:r w:rsidRPr="00145FCF">
        <w:rPr>
          <w:rFonts w:hint="eastAsia"/>
        </w:rPr>
        <w:t>22(b)</w:t>
      </w:r>
      <w:r>
        <w:t>可知，无论是否实施了强有力的措施，加快响应时间均可使疫情的总体规模下降。在隔离强度和检测力度足够的情况下，</w:t>
      </w:r>
      <w:r>
        <w:t>2</w:t>
      </w:r>
      <w:r>
        <w:t>倍的响应时间可使得</w:t>
      </w:r>
      <w:r>
        <w:t>60</w:t>
      </w:r>
      <w:r>
        <w:t>天后疫情总体规模下降约</w:t>
      </w:r>
      <w:r>
        <w:t>6</w:t>
      </w:r>
      <w:r>
        <w:t>倍</w:t>
      </w:r>
      <w:r>
        <w:rPr>
          <w:rFonts w:hint="eastAsia"/>
        </w:rPr>
        <w:t>。</w:t>
      </w:r>
    </w:p>
    <w:p w14:paraId="769EB620" w14:textId="77777777" w:rsidR="002540F9" w:rsidRDefault="002540F9" w:rsidP="002540F9">
      <w:pPr>
        <w:ind w:firstLine="480"/>
      </w:pPr>
      <w:r>
        <w:t>根据计算机模拟我们可以看到，更严格的隔离、更频繁的病毒检测能够降低疫情的走势甚至阻断疫情爆发的可能。提高响应时间虽不能改变疫情的走势，却可以大大减小其规模。故防疫期间，在保证有效隔离和高效检测的基础上，决策者需要更快速、更果敢地做出决定。</w:t>
      </w:r>
    </w:p>
    <w:p w14:paraId="1207FFCF" w14:textId="77777777" w:rsidR="000D5ACB" w:rsidRDefault="0082189E">
      <w:pPr>
        <w:ind w:firstLineChars="0" w:firstLine="0"/>
      </w:pPr>
      <w:r>
        <w:rPr>
          <w:noProof/>
        </w:rPr>
        <w:drawing>
          <wp:inline distT="0" distB="0" distL="0" distR="0" wp14:anchorId="450C3AB9" wp14:editId="1C0694F4">
            <wp:extent cx="6256020" cy="2708910"/>
            <wp:effectExtent l="0" t="0" r="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6256020" cy="2708910"/>
                    </a:xfrm>
                    <a:prstGeom prst="rect">
                      <a:avLst/>
                    </a:prstGeom>
                    <a:noFill/>
                  </pic:spPr>
                </pic:pic>
              </a:graphicData>
            </a:graphic>
          </wp:inline>
        </w:drawing>
      </w:r>
    </w:p>
    <w:p w14:paraId="57ED5C33" w14:textId="1C760186" w:rsidR="000D5ACB" w:rsidRDefault="0082189E">
      <w:pPr>
        <w:ind w:firstLineChars="0" w:firstLine="0"/>
        <w:jc w:val="center"/>
        <w:rPr>
          <w:sz w:val="21"/>
          <w:szCs w:val="21"/>
        </w:rPr>
      </w:pPr>
      <w:bookmarkStart w:id="667" w:name="_Ref78292681"/>
      <w:bookmarkStart w:id="668" w:name="_Toc78475950"/>
      <w:r>
        <w:rPr>
          <w:rFonts w:hint="eastAsia"/>
          <w:sz w:val="21"/>
          <w:szCs w:val="21"/>
        </w:rPr>
        <w:t>图</w:t>
      </w:r>
      <w:r>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SEQ </w:instrText>
      </w:r>
      <w:r>
        <w:rPr>
          <w:rFonts w:hint="eastAsia"/>
          <w:sz w:val="21"/>
          <w:szCs w:val="21"/>
        </w:rPr>
        <w:instrText>图</w:instrText>
      </w:r>
      <w:r>
        <w:rPr>
          <w:rFonts w:hint="eastAsia"/>
          <w:sz w:val="21"/>
          <w:szCs w:val="21"/>
        </w:rPr>
        <w:instrText xml:space="preserve"> \* ARABIC</w:instrText>
      </w:r>
      <w:r>
        <w:rPr>
          <w:sz w:val="21"/>
          <w:szCs w:val="21"/>
        </w:rPr>
        <w:instrText xml:space="preserve"> </w:instrText>
      </w:r>
      <w:r>
        <w:rPr>
          <w:sz w:val="21"/>
          <w:szCs w:val="21"/>
        </w:rPr>
        <w:fldChar w:fldCharType="separate"/>
      </w:r>
      <w:r w:rsidR="008F7BB7">
        <w:rPr>
          <w:noProof/>
          <w:sz w:val="21"/>
          <w:szCs w:val="21"/>
        </w:rPr>
        <w:t>21</w:t>
      </w:r>
      <w:r>
        <w:rPr>
          <w:sz w:val="21"/>
          <w:szCs w:val="21"/>
        </w:rPr>
        <w:fldChar w:fldCharType="end"/>
      </w:r>
      <w:bookmarkEnd w:id="667"/>
      <w:r>
        <w:rPr>
          <w:sz w:val="21"/>
          <w:szCs w:val="21"/>
        </w:rPr>
        <w:t xml:space="preserve"> </w:t>
      </w:r>
      <w:r>
        <w:rPr>
          <w:rFonts w:hint="eastAsia"/>
          <w:sz w:val="21"/>
          <w:szCs w:val="21"/>
        </w:rPr>
        <w:t>不同</w:t>
      </w:r>
      <w:r w:rsidR="00A72AFE">
        <w:rPr>
          <w:rFonts w:hint="eastAsia"/>
          <w:sz w:val="21"/>
          <w:szCs w:val="21"/>
        </w:rPr>
        <w:t>响应时间</w:t>
      </w:r>
      <w:r>
        <w:rPr>
          <w:rFonts w:hint="eastAsia"/>
          <w:sz w:val="21"/>
          <w:szCs w:val="21"/>
        </w:rPr>
        <w:t>下奥运村内群体状态（</w:t>
      </w:r>
      <m:oMath>
        <m:sSub>
          <m:sSubPr>
            <m:ctrlPr>
              <w:rPr>
                <w:rFonts w:ascii="Cambria Math" w:hAnsi="Cambria Math" w:hint="eastAsia"/>
                <w:sz w:val="21"/>
                <w:szCs w:val="21"/>
              </w:rPr>
            </m:ctrlPr>
          </m:sSubPr>
          <m:e>
            <m:r>
              <m:rPr>
                <m:sty m:val="p"/>
              </m:rPr>
              <w:rPr>
                <w:rFonts w:ascii="Cambria Math" w:hAnsi="Cambria Math" w:hint="eastAsia"/>
                <w:sz w:val="21"/>
                <w:szCs w:val="21"/>
              </w:rPr>
              <m:t>r</m:t>
            </m:r>
          </m:e>
          <m:sub>
            <m:r>
              <m:rPr>
                <m:sty m:val="p"/>
              </m:rPr>
              <w:rPr>
                <w:rFonts w:ascii="Cambria Math" w:hAnsi="Cambria Math" w:hint="eastAsia"/>
                <w:sz w:val="21"/>
                <w:szCs w:val="21"/>
              </w:rPr>
              <m:t>1</m:t>
            </m:r>
          </m:sub>
        </m:sSub>
        <m:r>
          <m:rPr>
            <m:sty m:val="p"/>
          </m:rPr>
          <w:rPr>
            <w:rFonts w:ascii="Cambria Math" w:hAnsi="Cambria Math" w:hint="eastAsia"/>
            <w:sz w:val="21"/>
            <w:szCs w:val="21"/>
          </w:rPr>
          <m:t>=4</m:t>
        </m:r>
      </m:oMath>
      <w:r>
        <w:rPr>
          <w:rFonts w:hint="eastAsia"/>
          <w:sz w:val="21"/>
          <w:szCs w:val="21"/>
        </w:rPr>
        <w:t>）</w:t>
      </w:r>
      <w:bookmarkEnd w:id="668"/>
    </w:p>
    <w:p w14:paraId="76253410" w14:textId="77777777" w:rsidR="00B95FCB" w:rsidRDefault="00B95FCB">
      <w:pPr>
        <w:ind w:firstLineChars="0" w:firstLine="0"/>
        <w:jc w:val="center"/>
        <w:rPr>
          <w:sz w:val="21"/>
          <w:szCs w:val="21"/>
        </w:rPr>
      </w:pPr>
    </w:p>
    <w:p w14:paraId="47F6EC9D" w14:textId="77777777" w:rsidR="000D5ACB" w:rsidRDefault="0082189E">
      <w:pPr>
        <w:ind w:firstLineChars="0" w:firstLine="0"/>
      </w:pPr>
      <w:bookmarkStart w:id="669" w:name="_Ref78292763"/>
      <w:r>
        <w:rPr>
          <w:noProof/>
        </w:rPr>
        <w:lastRenderedPageBreak/>
        <w:drawing>
          <wp:inline distT="0" distB="0" distL="0" distR="0" wp14:anchorId="0000EA6E" wp14:editId="3E2E3FE6">
            <wp:extent cx="6158230" cy="2666365"/>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6190775" cy="2680510"/>
                    </a:xfrm>
                    <a:prstGeom prst="rect">
                      <a:avLst/>
                    </a:prstGeom>
                    <a:noFill/>
                  </pic:spPr>
                </pic:pic>
              </a:graphicData>
            </a:graphic>
          </wp:inline>
        </w:drawing>
      </w:r>
    </w:p>
    <w:p w14:paraId="66E025F0" w14:textId="0C4B4779" w:rsidR="000D5ACB" w:rsidRDefault="0082189E" w:rsidP="00DC0489">
      <w:pPr>
        <w:ind w:firstLineChars="0" w:firstLine="0"/>
        <w:jc w:val="center"/>
        <w:rPr>
          <w:sz w:val="21"/>
          <w:szCs w:val="13"/>
        </w:rPr>
      </w:pPr>
      <w:bookmarkStart w:id="670" w:name="_Toc78475951"/>
      <w:r w:rsidRPr="00DC0489">
        <w:rPr>
          <w:rFonts w:hint="eastAsia"/>
          <w:sz w:val="21"/>
          <w:szCs w:val="18"/>
        </w:rPr>
        <w:t>图</w:t>
      </w:r>
      <w:r w:rsidRPr="00DC0489">
        <w:rPr>
          <w:rFonts w:cs="Times New Roman" w:hint="eastAsia"/>
          <w:sz w:val="21"/>
          <w:szCs w:val="18"/>
        </w:rPr>
        <w:t xml:space="preserve"> </w:t>
      </w:r>
      <w:r w:rsidRPr="00DC0489">
        <w:rPr>
          <w:rFonts w:cs="Times New Roman"/>
          <w:sz w:val="21"/>
          <w:szCs w:val="18"/>
        </w:rPr>
        <w:fldChar w:fldCharType="begin"/>
      </w:r>
      <w:r w:rsidRPr="00DC0489">
        <w:rPr>
          <w:rFonts w:cs="Times New Roman"/>
          <w:sz w:val="21"/>
          <w:szCs w:val="18"/>
        </w:rPr>
        <w:instrText xml:space="preserve"> </w:instrText>
      </w:r>
      <w:r w:rsidRPr="00DC0489">
        <w:rPr>
          <w:rFonts w:cs="Times New Roman" w:hint="eastAsia"/>
          <w:sz w:val="21"/>
          <w:szCs w:val="18"/>
        </w:rPr>
        <w:instrText xml:space="preserve">SEQ </w:instrText>
      </w:r>
      <w:r w:rsidRPr="00DC0489">
        <w:rPr>
          <w:rFonts w:cs="Times New Roman" w:hint="eastAsia"/>
          <w:sz w:val="21"/>
          <w:szCs w:val="18"/>
        </w:rPr>
        <w:instrText>图</w:instrText>
      </w:r>
      <w:r w:rsidRPr="00DC0489">
        <w:rPr>
          <w:rFonts w:cs="Times New Roman" w:hint="eastAsia"/>
          <w:sz w:val="21"/>
          <w:szCs w:val="18"/>
        </w:rPr>
        <w:instrText xml:space="preserve"> \* ARABIC</w:instrText>
      </w:r>
      <w:r w:rsidRPr="00DC0489">
        <w:rPr>
          <w:rFonts w:cs="Times New Roman"/>
          <w:sz w:val="21"/>
          <w:szCs w:val="18"/>
        </w:rPr>
        <w:instrText xml:space="preserve"> </w:instrText>
      </w:r>
      <w:r w:rsidRPr="00DC0489">
        <w:rPr>
          <w:rFonts w:cs="Times New Roman"/>
          <w:sz w:val="21"/>
          <w:szCs w:val="18"/>
        </w:rPr>
        <w:fldChar w:fldCharType="separate"/>
      </w:r>
      <w:r w:rsidR="008F7BB7" w:rsidRPr="00DC0489">
        <w:rPr>
          <w:rFonts w:cs="Times New Roman"/>
          <w:noProof/>
          <w:sz w:val="21"/>
          <w:szCs w:val="18"/>
        </w:rPr>
        <w:t>22</w:t>
      </w:r>
      <w:r w:rsidRPr="00DC0489">
        <w:rPr>
          <w:rFonts w:cs="Times New Roman"/>
          <w:sz w:val="21"/>
          <w:szCs w:val="18"/>
        </w:rPr>
        <w:fldChar w:fldCharType="end"/>
      </w:r>
      <w:bookmarkEnd w:id="669"/>
      <w:r w:rsidRPr="00DC0489">
        <w:rPr>
          <w:sz w:val="21"/>
          <w:szCs w:val="18"/>
        </w:rPr>
        <w:t xml:space="preserve"> </w:t>
      </w:r>
      <w:r w:rsidRPr="00DC0489">
        <w:rPr>
          <w:rFonts w:hint="eastAsia"/>
          <w:sz w:val="21"/>
          <w:szCs w:val="18"/>
        </w:rPr>
        <w:t>不同</w:t>
      </w:r>
      <w:r w:rsidR="00A72AFE" w:rsidRPr="00DC0489">
        <w:rPr>
          <w:rFonts w:hint="eastAsia"/>
          <w:sz w:val="21"/>
          <w:szCs w:val="18"/>
        </w:rPr>
        <w:t>响应时间</w:t>
      </w:r>
      <w:r w:rsidRPr="00DC0489">
        <w:rPr>
          <w:rFonts w:hint="eastAsia"/>
          <w:sz w:val="21"/>
          <w:szCs w:val="18"/>
        </w:rPr>
        <w:t>下奥运村内群体状态</w:t>
      </w:r>
      <w:r w:rsidRPr="00DC0489">
        <w:rPr>
          <w:rFonts w:hint="eastAsia"/>
          <w:sz w:val="21"/>
          <w:szCs w:val="13"/>
        </w:rPr>
        <w:t>（</w:t>
      </w:r>
      <m:oMath>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1</m:t>
            </m:r>
          </m:sub>
        </m:sSub>
        <m:r>
          <w:rPr>
            <w:rFonts w:ascii="Cambria Math" w:hAnsi="Cambria Math"/>
            <w:sz w:val="18"/>
            <w:szCs w:val="16"/>
          </w:rPr>
          <m:t>=</m:t>
        </m:r>
        <m:r>
          <w:rPr>
            <w:rFonts w:ascii="Cambria Math" w:hAnsi="Cambria Math" w:hint="eastAsia"/>
            <w:sz w:val="18"/>
            <w:szCs w:val="16"/>
          </w:rPr>
          <m:t>8</m:t>
        </m:r>
      </m:oMath>
      <w:r w:rsidRPr="00DC0489">
        <w:rPr>
          <w:rFonts w:hint="eastAsia"/>
          <w:sz w:val="21"/>
          <w:szCs w:val="13"/>
        </w:rPr>
        <w:t>）</w:t>
      </w:r>
      <w:bookmarkEnd w:id="670"/>
    </w:p>
    <w:p w14:paraId="3F019199" w14:textId="77777777" w:rsidR="00B95FCB" w:rsidRPr="00DC0489" w:rsidRDefault="00B95FCB" w:rsidP="00DC0489">
      <w:pPr>
        <w:ind w:firstLineChars="0" w:firstLine="0"/>
        <w:jc w:val="center"/>
        <w:rPr>
          <w:sz w:val="21"/>
          <w:szCs w:val="13"/>
        </w:rPr>
      </w:pPr>
    </w:p>
    <w:p w14:paraId="1B84A586" w14:textId="7C1CD018" w:rsidR="000D5ACB" w:rsidRDefault="0082189E">
      <w:pPr>
        <w:pStyle w:val="2"/>
        <w:ind w:firstLine="562"/>
        <w:rPr>
          <w:rFonts w:hint="default"/>
        </w:rPr>
      </w:pPr>
      <w:bookmarkStart w:id="671" w:name="_Toc78578934"/>
      <w:r>
        <w:t>（三）</w:t>
      </w:r>
      <w:ins w:id="672" w:author="Administrator" w:date="2021-09-22T16:41:00Z">
        <w:r w:rsidR="00CE1F18">
          <w:t>修正</w:t>
        </w:r>
      </w:ins>
      <w:del w:id="673" w:author="Administrator" w:date="2021-09-22T19:58:00Z">
        <w:r w:rsidR="00444F32" w:rsidDel="00EE3A64">
          <w:delText>基本</w:delText>
        </w:r>
      </w:del>
      <w:r w:rsidR="00444F32">
        <w:t>再生数</w:t>
      </w:r>
      <w:del w:id="674" w:author="Administrator" w:date="2021-09-22T16:42:00Z">
        <w:r w:rsidR="00444F32" w:rsidDel="00CE1F18">
          <w:delText>和</w:delText>
        </w:r>
      </w:del>
      <w:del w:id="675" w:author="Administrator" w:date="2021-09-22T19:58:00Z">
        <w:r w:rsidR="00444F32" w:rsidDel="00EE3A64">
          <w:delText>有效</w:delText>
        </w:r>
      </w:del>
      <w:del w:id="676" w:author="Administrator" w:date="2021-09-22T19:59:00Z">
        <w:r w:rsidR="00444F32" w:rsidDel="00EE3A64">
          <w:delText>再生数</w:delText>
        </w:r>
      </w:del>
      <w:del w:id="677" w:author="Administrator" w:date="2021-09-22T16:42:00Z">
        <w:r w:rsidR="00444F32" w:rsidDel="00CE1F18">
          <w:delText>的估计</w:delText>
        </w:r>
      </w:del>
      <w:bookmarkEnd w:id="671"/>
    </w:p>
    <w:p w14:paraId="4ACEB482" w14:textId="05F697E1" w:rsidR="000D5ACB" w:rsidDel="00CE1F18" w:rsidRDefault="0082189E" w:rsidP="00CF39DB">
      <w:pPr>
        <w:ind w:firstLine="480"/>
        <w:rPr>
          <w:del w:id="678" w:author="Administrator" w:date="2021-09-22T16:23:00Z"/>
        </w:rPr>
      </w:pPr>
      <w:r>
        <w:t>上述一系列实验结果提醒我们，</w:t>
      </w:r>
      <w:r w:rsidR="00883C24">
        <w:rPr>
          <w:rFonts w:hint="eastAsia"/>
        </w:rPr>
        <w:t>新冠</w:t>
      </w:r>
      <w:r>
        <w:t>疫情是否爆发似乎与反应时刻后接触人数及反应时刻后移除速率有关，这促使我们从方程组出发去探究疾病爆发的原因。</w:t>
      </w:r>
      <w:ins w:id="679" w:author="Administrator" w:date="2021-09-22T16:23:00Z">
        <w:r w:rsidR="00CF39DB">
          <w:rPr>
            <w:rFonts w:hint="eastAsia"/>
          </w:rPr>
          <w:t>由附录</w:t>
        </w:r>
        <w:r w:rsidR="00CF39DB">
          <w:rPr>
            <w:rFonts w:hint="eastAsia"/>
          </w:rPr>
          <w:t>A</w:t>
        </w:r>
      </w:ins>
      <w:proofErr w:type="gramStart"/>
      <w:ins w:id="680" w:author="Administrator" w:date="2021-09-22T16:40:00Z">
        <w:r w:rsidR="00CE1F18">
          <w:rPr>
            <w:rFonts w:hint="eastAsia"/>
          </w:rPr>
          <w:t>“</w:t>
        </w:r>
        <w:proofErr w:type="gramEnd"/>
        <w:r w:rsidR="00CE1F18">
          <w:rPr>
            <w:rFonts w:hint="eastAsia"/>
          </w:rPr>
          <w:t>修正再生数</w:t>
        </w:r>
      </w:ins>
      <w:ins w:id="681" w:author="Administrator" w:date="2021-09-22T16:43:00Z">
        <w:r w:rsidR="00CE1F18">
          <w:rPr>
            <w:rFonts w:hint="eastAsia"/>
          </w:rPr>
          <w:t>的</w:t>
        </w:r>
      </w:ins>
      <w:ins w:id="682" w:author="Administrator" w:date="2021-09-22T19:09:00Z">
        <w:r w:rsidR="00CC7748">
          <w:rPr>
            <w:rFonts w:hint="eastAsia"/>
          </w:rPr>
          <w:t>简要计算</w:t>
        </w:r>
      </w:ins>
      <w:ins w:id="683" w:author="Administrator" w:date="2021-09-22T16:40:00Z">
        <w:r w:rsidR="00CE1F18">
          <w:rPr>
            <w:rFonts w:hint="eastAsia"/>
          </w:rPr>
          <w:t>“</w:t>
        </w:r>
      </w:ins>
      <w:ins w:id="684" w:author="Administrator" w:date="2021-09-22T16:41:00Z">
        <w:r w:rsidR="00CE1F18">
          <w:rPr>
            <w:rFonts w:hint="eastAsia"/>
          </w:rPr>
          <w:t>可知，</w:t>
        </w:r>
      </w:ins>
      <w:ins w:id="685" w:author="Administrator" w:date="2021-09-22T16:42:00Z">
        <w:r w:rsidR="00CE1F18">
          <w:rPr>
            <w:rFonts w:hint="eastAsia"/>
          </w:rPr>
          <w:t>改良</w:t>
        </w:r>
        <w:r w:rsidR="00CE1F18">
          <w:rPr>
            <w:rFonts w:hint="eastAsia"/>
          </w:rPr>
          <w:t>S</w:t>
        </w:r>
        <w:r w:rsidR="00CE1F18">
          <w:t>EIR</w:t>
        </w:r>
        <w:r w:rsidR="00CE1F18">
          <w:rPr>
            <w:rFonts w:hint="eastAsia"/>
          </w:rPr>
          <w:t>模型的基本再生数</w:t>
        </w:r>
      </w:ins>
      <m:oMath>
        <m:sSub>
          <m:sSubPr>
            <m:ctrlPr>
              <w:ins w:id="686" w:author="Administrator" w:date="2021-09-22T16:46:00Z">
                <w:rPr>
                  <w:rFonts w:ascii="Cambria Math" w:hAnsi="Cambria Math"/>
                  <w:i/>
                </w:rPr>
              </w:ins>
            </m:ctrlPr>
          </m:sSubPr>
          <m:e>
            <m:r>
              <w:ins w:id="687" w:author="Administrator" w:date="2021-09-22T16:46:00Z">
                <m:rPr>
                  <m:scr m:val="fraktur"/>
                </m:rPr>
                <w:rPr>
                  <w:rFonts w:ascii="Cambria Math" w:hAnsi="Cambria Math"/>
                </w:rPr>
                <m:t>R</m:t>
              </w:ins>
            </m:r>
          </m:e>
          <m:sub>
            <m:r>
              <w:ins w:id="688" w:author="Administrator" w:date="2021-09-22T16:46:00Z">
                <w:rPr>
                  <w:rFonts w:ascii="Cambria Math" w:hAnsi="Cambria Math"/>
                </w:rPr>
                <m:t>0</m:t>
              </w:ins>
            </m:r>
          </m:sub>
        </m:sSub>
      </m:oMath>
      <w:ins w:id="689" w:author="Administrator" w:date="2021-09-22T16:42:00Z">
        <w:r w:rsidR="00CE1F18">
          <w:rPr>
            <w:rFonts w:hint="eastAsia"/>
          </w:rPr>
          <w:t>和有效再生数</w:t>
        </w:r>
      </w:ins>
      <m:oMath>
        <m:r>
          <w:ins w:id="690" w:author="Administrator" w:date="2021-09-22T16:46:00Z">
            <m:rPr>
              <m:scr m:val="fraktur"/>
            </m:rPr>
            <w:rPr>
              <w:rFonts w:ascii="Cambria Math" w:hAnsi="Cambria Math"/>
            </w:rPr>
            <m:t>R</m:t>
          </w:ins>
        </m:r>
        <m:d>
          <m:dPr>
            <m:ctrlPr>
              <w:ins w:id="691" w:author="Administrator" w:date="2021-09-22T16:46:00Z">
                <w:rPr>
                  <w:rFonts w:ascii="Cambria Math" w:hAnsi="Cambria Math"/>
                  <w:i/>
                </w:rPr>
              </w:ins>
            </m:ctrlPr>
          </m:dPr>
          <m:e>
            <m:r>
              <w:ins w:id="692" w:author="Administrator" w:date="2021-09-22T16:46:00Z">
                <w:rPr>
                  <w:rFonts w:ascii="Cambria Math" w:hAnsi="Cambria Math"/>
                </w:rPr>
                <m:t>t</m:t>
              </w:ins>
            </m:r>
          </m:e>
        </m:d>
      </m:oMath>
      <w:ins w:id="693" w:author="Administrator" w:date="2021-09-22T16:46:00Z">
        <w:r w:rsidR="00CE1F18">
          <w:rPr>
            <w:rFonts w:hint="eastAsia"/>
          </w:rPr>
          <w:t>计算公式</w:t>
        </w:r>
      </w:ins>
      <w:ins w:id="694" w:author="Administrator" w:date="2021-09-22T16:44:00Z">
        <w:r w:rsidR="00CE1F18">
          <w:rPr>
            <w:rFonts w:hint="eastAsia"/>
          </w:rPr>
          <w:t>为：</w:t>
        </w:r>
      </w:ins>
    </w:p>
    <w:p w14:paraId="111AE02A" w14:textId="77777777" w:rsidR="00CE1F18" w:rsidRDefault="00CE1F18" w:rsidP="00CF39DB">
      <w:pPr>
        <w:ind w:firstLine="480"/>
        <w:rPr>
          <w:ins w:id="695" w:author="Administrator" w:date="2021-09-22T16:49:00Z"/>
          <w:rFonts w:hint="eastAsia"/>
        </w:rPr>
      </w:pPr>
    </w:p>
    <w:p w14:paraId="72AE024C" w14:textId="7CE693CB" w:rsidR="00CE1F18" w:rsidRDefault="00CE1F18" w:rsidP="00CF39DB">
      <w:pPr>
        <w:ind w:firstLine="480"/>
        <w:rPr>
          <w:ins w:id="696" w:author="Administrator" w:date="2021-09-22T16:45:00Z"/>
          <w:rFonts w:hint="eastAsia"/>
        </w:rPr>
      </w:pPr>
      <m:oMathPara>
        <m:oMath>
          <m:eqArr>
            <m:eqArrPr>
              <m:maxDist m:val="1"/>
              <m:ctrlPr>
                <w:ins w:id="697" w:author="Administrator" w:date="2021-09-22T16:49:00Z">
                  <w:rPr>
                    <w:rFonts w:ascii="Cambria Math" w:hAnsi="Cambria Math"/>
                    <w:i/>
                  </w:rPr>
                </w:ins>
              </m:ctrlPr>
            </m:eqArrPr>
            <m:e>
              <m:sSub>
                <m:sSubPr>
                  <m:ctrlPr>
                    <w:ins w:id="698" w:author="Administrator" w:date="2021-09-22T16:49:00Z">
                      <w:rPr>
                        <w:rFonts w:ascii="Cambria Math" w:hAnsi="Cambria Math"/>
                        <w:i/>
                      </w:rPr>
                    </w:ins>
                  </m:ctrlPr>
                </m:sSubPr>
                <m:e>
                  <m:r>
                    <w:ins w:id="699" w:author="Administrator" w:date="2021-09-22T16:49:00Z">
                      <m:rPr>
                        <m:scr m:val="fraktur"/>
                      </m:rPr>
                      <w:rPr>
                        <w:rFonts w:ascii="Cambria Math" w:hAnsi="Cambria Math"/>
                      </w:rPr>
                      <m:t>R</m:t>
                    </w:ins>
                  </m:r>
                </m:e>
                <m:sub>
                  <m:r>
                    <w:ins w:id="700" w:author="Administrator" w:date="2021-09-22T16:49:00Z">
                      <w:rPr>
                        <w:rFonts w:ascii="Cambria Math" w:hAnsi="Cambria Math"/>
                      </w:rPr>
                      <m:t>0</m:t>
                    </w:ins>
                  </m:r>
                </m:sub>
              </m:sSub>
              <m:r>
                <w:ins w:id="701" w:author="Administrator" w:date="2021-09-22T16:49:00Z">
                  <w:rPr>
                    <w:rFonts w:ascii="Cambria Math" w:hAnsi="Cambria Math"/>
                  </w:rPr>
                  <m:t>=</m:t>
                </w:ins>
              </m:r>
              <m:d>
                <m:dPr>
                  <m:ctrlPr>
                    <w:ins w:id="702" w:author="Administrator" w:date="2021-09-22T16:49:00Z">
                      <w:rPr>
                        <w:rFonts w:ascii="Cambria Math" w:hAnsi="Cambria Math"/>
                        <w:i/>
                      </w:rPr>
                    </w:ins>
                  </m:ctrlPr>
                </m:dPr>
                <m:e>
                  <m:f>
                    <m:fPr>
                      <m:ctrlPr>
                        <w:ins w:id="703" w:author="Administrator" w:date="2021-09-22T16:49:00Z">
                          <w:rPr>
                            <w:rFonts w:ascii="Cambria Math" w:hAnsi="Cambria Math"/>
                          </w:rPr>
                        </w:ins>
                      </m:ctrlPr>
                    </m:fPr>
                    <m:num>
                      <m:sSub>
                        <m:sSubPr>
                          <m:ctrlPr>
                            <w:ins w:id="704" w:author="Administrator" w:date="2021-09-22T16:49:00Z">
                              <w:rPr>
                                <w:rFonts w:ascii="Cambria Math" w:hAnsi="Cambria Math"/>
                                <w:i/>
                              </w:rPr>
                            </w:ins>
                          </m:ctrlPr>
                        </m:sSubPr>
                        <m:e>
                          <m:r>
                            <w:ins w:id="705" w:author="Administrator" w:date="2021-09-22T16:49:00Z">
                              <m:rPr>
                                <m:sty m:val="p"/>
                              </m:rPr>
                              <w:rPr>
                                <w:rFonts w:ascii="Cambria Math" w:hAnsi="Cambria Math"/>
                              </w:rPr>
                              <m:t>β</m:t>
                            </w:ins>
                          </m:r>
                        </m:e>
                        <m:sub>
                          <m:r>
                            <w:ins w:id="706" w:author="Administrator" w:date="2021-09-22T16:49:00Z">
                              <w:rPr>
                                <w:rFonts w:ascii="Cambria Math" w:hAnsi="Cambria Math"/>
                              </w:rPr>
                              <m:t>1</m:t>
                            </w:ins>
                          </m:r>
                        </m:sub>
                      </m:sSub>
                      <m:ctrlPr>
                        <w:ins w:id="707" w:author="Administrator" w:date="2021-09-22T16:49:00Z">
                          <w:rPr>
                            <w:rFonts w:ascii="Cambria Math" w:hAnsi="Cambria Math"/>
                            <w:i/>
                          </w:rPr>
                        </w:ins>
                      </m:ctrlPr>
                    </m:num>
                    <m:den>
                      <m:r>
                        <w:ins w:id="708" w:author="Administrator" w:date="2021-09-22T16:49:00Z">
                          <m:rPr>
                            <m:sty m:val="p"/>
                          </m:rPr>
                          <w:rPr>
                            <w:rFonts w:ascii="Cambria Math" w:hAnsi="Cambria Math"/>
                          </w:rPr>
                          <m:t>α</m:t>
                        </w:ins>
                      </m:r>
                      <m:ctrlPr>
                        <w:ins w:id="709" w:author="Administrator" w:date="2021-09-22T16:49:00Z">
                          <w:rPr>
                            <w:rFonts w:ascii="Cambria Math" w:hAnsi="Cambria Math"/>
                            <w:i/>
                          </w:rPr>
                        </w:ins>
                      </m:ctrlPr>
                    </m:den>
                  </m:f>
                  <m:r>
                    <w:ins w:id="710" w:author="Administrator" w:date="2021-09-22T16:49:00Z">
                      <w:rPr>
                        <w:rFonts w:ascii="Cambria Math" w:hAnsi="Cambria Math"/>
                      </w:rPr>
                      <m:t>+</m:t>
                    </w:ins>
                  </m:r>
                  <m:f>
                    <m:fPr>
                      <m:ctrlPr>
                        <w:ins w:id="711" w:author="Administrator" w:date="2021-09-22T16:49:00Z">
                          <w:rPr>
                            <w:rFonts w:ascii="Cambria Math" w:hAnsi="Cambria Math"/>
                          </w:rPr>
                        </w:ins>
                      </m:ctrlPr>
                    </m:fPr>
                    <m:num>
                      <m:sSub>
                        <m:sSubPr>
                          <m:ctrlPr>
                            <w:ins w:id="712" w:author="Administrator" w:date="2021-09-22T16:49:00Z">
                              <w:rPr>
                                <w:rFonts w:ascii="Cambria Math" w:hAnsi="Cambria Math"/>
                                <w:i/>
                              </w:rPr>
                            </w:ins>
                          </m:ctrlPr>
                        </m:sSubPr>
                        <m:e>
                          <m:r>
                            <w:ins w:id="713" w:author="Administrator" w:date="2021-09-22T16:49:00Z">
                              <m:rPr>
                                <m:sty m:val="p"/>
                              </m:rPr>
                              <w:rPr>
                                <w:rFonts w:ascii="Cambria Math" w:hAnsi="Cambria Math"/>
                              </w:rPr>
                              <m:t>β</m:t>
                            </w:ins>
                          </m:r>
                        </m:e>
                        <m:sub>
                          <m:r>
                            <w:ins w:id="714" w:author="Administrator" w:date="2021-09-22T16:49:00Z">
                              <w:rPr>
                                <w:rFonts w:ascii="Cambria Math" w:hAnsi="Cambria Math"/>
                              </w:rPr>
                              <m:t>2</m:t>
                            </w:ins>
                          </m:r>
                        </m:sub>
                      </m:sSub>
                      <m:ctrlPr>
                        <w:ins w:id="715" w:author="Administrator" w:date="2021-09-22T16:49:00Z">
                          <w:rPr>
                            <w:rFonts w:ascii="Cambria Math" w:hAnsi="Cambria Math"/>
                            <w:i/>
                          </w:rPr>
                        </w:ins>
                      </m:ctrlPr>
                    </m:num>
                    <m:den>
                      <m:sSub>
                        <m:sSubPr>
                          <m:ctrlPr>
                            <w:ins w:id="716" w:author="Administrator" w:date="2021-09-22T16:49:00Z">
                              <w:rPr>
                                <w:rFonts w:ascii="Cambria Math" w:hAnsi="Cambria Math"/>
                                <w:i/>
                              </w:rPr>
                            </w:ins>
                          </m:ctrlPr>
                        </m:sSubPr>
                        <m:e>
                          <m:r>
                            <w:ins w:id="717" w:author="Administrator" w:date="2021-09-22T16:49:00Z">
                              <m:rPr>
                                <m:sty m:val="p"/>
                              </m:rPr>
                              <w:rPr>
                                <w:rFonts w:ascii="Cambria Math" w:hAnsi="Cambria Math"/>
                              </w:rPr>
                              <m:t>γ</m:t>
                            </w:ins>
                          </m:r>
                        </m:e>
                        <m:sub>
                          <m:r>
                            <w:ins w:id="718" w:author="Administrator" w:date="2021-09-22T16:49:00Z">
                              <w:rPr>
                                <w:rFonts w:ascii="Cambria Math" w:hAnsi="Cambria Math"/>
                              </w:rPr>
                              <m:t>1</m:t>
                            </w:ins>
                          </m:r>
                        </m:sub>
                      </m:sSub>
                      <m:ctrlPr>
                        <w:ins w:id="719" w:author="Administrator" w:date="2021-09-22T16:49:00Z">
                          <w:rPr>
                            <w:rFonts w:ascii="Cambria Math" w:hAnsi="Cambria Math"/>
                            <w:i/>
                          </w:rPr>
                        </w:ins>
                      </m:ctrlPr>
                    </m:den>
                  </m:f>
                </m:e>
              </m:d>
              <m:sSub>
                <m:sSubPr>
                  <m:ctrlPr>
                    <w:ins w:id="720" w:author="Administrator" w:date="2021-09-22T16:49:00Z">
                      <w:rPr>
                        <w:rFonts w:ascii="Cambria Math" w:hAnsi="Cambria Math"/>
                        <w:i/>
                      </w:rPr>
                    </w:ins>
                  </m:ctrlPr>
                </m:sSubPr>
                <m:e>
                  <m:r>
                    <w:ins w:id="721" w:author="Administrator" w:date="2021-09-22T16:49:00Z">
                      <w:rPr>
                        <w:rFonts w:ascii="Cambria Math" w:hAnsi="Cambria Math"/>
                      </w:rPr>
                      <m:t>r</m:t>
                    </w:ins>
                  </m:r>
                </m:e>
                <m:sub>
                  <m:r>
                    <w:ins w:id="722" w:author="Administrator" w:date="2021-09-22T16:49:00Z">
                      <w:rPr>
                        <w:rFonts w:ascii="Cambria Math" w:hAnsi="Cambria Math"/>
                      </w:rPr>
                      <m:t>1</m:t>
                    </w:ins>
                  </m:r>
                </m:sub>
              </m:sSub>
              <m:r>
                <w:ins w:id="723" w:author="Administrator" w:date="2021-09-22T16:49:00Z">
                  <w:rPr>
                    <w:rFonts w:ascii="Cambria Math" w:hAnsi="Cambria Math"/>
                  </w:rPr>
                  <m:t>#</m:t>
                </w:ins>
              </m:r>
              <m:d>
                <m:dPr>
                  <m:ctrlPr>
                    <w:ins w:id="724" w:author="Administrator" w:date="2021-09-22T16:49:00Z">
                      <w:rPr>
                        <w:rFonts w:ascii="Cambria Math" w:hAnsi="Cambria Math"/>
                        <w:i/>
                      </w:rPr>
                    </w:ins>
                  </m:ctrlPr>
                </m:dPr>
                <m:e>
                  <m:r>
                    <w:ins w:id="725" w:author="Administrator" w:date="2021-09-22T19:45:00Z">
                      <m:rPr>
                        <m:sty m:val="p"/>
                      </m:rPr>
                      <w:rPr>
                        <w:rFonts w:ascii="Cambria Math" w:hAnsi="Cambria Math"/>
                      </w:rPr>
                      <m:t>9</m:t>
                    </w:ins>
                  </m:r>
                </m:e>
              </m:d>
            </m:e>
          </m:eqArr>
        </m:oMath>
      </m:oMathPara>
    </w:p>
    <w:p w14:paraId="76EFCD38" w14:textId="1E1B6394" w:rsidR="000D5ACB" w:rsidDel="0078786E" w:rsidRDefault="00CE1F18">
      <w:pPr>
        <w:ind w:firstLine="480"/>
        <w:rPr>
          <w:del w:id="726" w:author="Administrator" w:date="2021-09-22T16:23:00Z"/>
        </w:rPr>
      </w:pPr>
      <m:oMathPara>
        <m:oMath>
          <m:r>
            <w:del w:id="727" w:author="Administrator" w:date="2021-09-22T16:49:00Z">
              <m:rPr>
                <m:sty m:val="p"/>
              </m:rPr>
              <w:rPr>
                <w:rFonts w:ascii="Cambria Math" w:hAnsi="Cambria Math"/>
                <w:rPrChange w:id="728" w:author="Administrator" w:date="2021-09-22T16:49:00Z">
                  <w:rPr>
                    <w:rFonts w:ascii="Cambria Math" w:hAnsi="Cambria Math"/>
                  </w:rPr>
                </w:rPrChange>
              </w:rPr>
              <m:t xml:space="preserve"> </m:t>
            </w:del>
          </m:r>
          <m:eqArr>
            <m:eqArrPr>
              <m:maxDist m:val="1"/>
              <m:ctrlPr>
                <w:ins w:id="729" w:author="Administrator" w:date="2021-09-22T16:48:00Z">
                  <w:rPr>
                    <w:rFonts w:ascii="Cambria Math" w:hAnsi="Cambria Math"/>
                    <w:i/>
                  </w:rPr>
                </w:ins>
              </m:ctrlPr>
            </m:eqArrPr>
            <m:e>
              <m:r>
                <w:ins w:id="730" w:author="Administrator" w:date="2021-09-22T16:48:00Z">
                  <m:rPr>
                    <m:scr m:val="fraktur"/>
                  </m:rPr>
                  <w:rPr>
                    <w:rFonts w:ascii="Cambria Math" w:hAnsi="Cambria Math"/>
                  </w:rPr>
                  <m:t>R(</m:t>
                </w:ins>
              </m:r>
              <m:r>
                <w:ins w:id="731" w:author="Administrator" w:date="2021-09-22T16:48:00Z">
                  <w:rPr>
                    <w:rFonts w:ascii="Cambria Math" w:hAnsi="Cambria Math"/>
                  </w:rPr>
                  <m:t>t)=</m:t>
                </w:ins>
              </m:r>
              <m:sSub>
                <m:sSubPr>
                  <m:ctrlPr>
                    <w:ins w:id="732" w:author="Administrator" w:date="2021-09-22T16:48:00Z">
                      <w:rPr>
                        <w:rFonts w:ascii="Cambria Math" w:hAnsi="Cambria Math"/>
                        <w:i/>
                      </w:rPr>
                    </w:ins>
                  </m:ctrlPr>
                </m:sSubPr>
                <m:e>
                  <m:r>
                    <w:ins w:id="733" w:author="Administrator" w:date="2021-09-22T16:48:00Z">
                      <m:rPr>
                        <m:scr m:val="fraktur"/>
                      </m:rPr>
                      <w:rPr>
                        <w:rFonts w:ascii="Cambria Math" w:hAnsi="Cambria Math"/>
                      </w:rPr>
                      <m:t>R</m:t>
                    </w:ins>
                  </m:r>
                </m:e>
                <m:sub>
                  <m:r>
                    <w:ins w:id="734" w:author="Administrator" w:date="2021-09-22T16:48:00Z">
                      <w:rPr>
                        <w:rFonts w:ascii="Cambria Math" w:hAnsi="Cambria Math"/>
                      </w:rPr>
                      <m:t>0</m:t>
                    </w:ins>
                  </m:r>
                </m:sub>
              </m:sSub>
              <m:r>
                <w:ins w:id="735" w:author="Administrator" w:date="2021-09-22T16:48:00Z">
                  <w:rPr>
                    <w:rFonts w:ascii="Cambria Math" w:hAnsi="Cambria Math"/>
                  </w:rPr>
                  <m:t>s</m:t>
                </w:ins>
              </m:r>
              <m:d>
                <m:dPr>
                  <m:ctrlPr>
                    <w:ins w:id="736" w:author="Administrator" w:date="2021-09-22T16:48:00Z">
                      <w:rPr>
                        <w:rFonts w:ascii="Cambria Math" w:hAnsi="Cambria Math"/>
                        <w:i/>
                      </w:rPr>
                    </w:ins>
                  </m:ctrlPr>
                </m:dPr>
                <m:e>
                  <m:r>
                    <w:ins w:id="737" w:author="Administrator" w:date="2021-09-22T16:48:00Z">
                      <w:rPr>
                        <w:rFonts w:ascii="Cambria Math" w:hAnsi="Cambria Math"/>
                      </w:rPr>
                      <m:t>t</m:t>
                    </w:ins>
                  </m:r>
                </m:e>
              </m:d>
              <m:r>
                <w:ins w:id="738" w:author="Administrator" w:date="2021-09-22T16:48:00Z">
                  <w:rPr>
                    <w:rFonts w:ascii="Cambria Math" w:hAnsi="Cambria Math"/>
                  </w:rPr>
                  <m:t>#</m:t>
                </w:ins>
              </m:r>
              <m:d>
                <m:dPr>
                  <m:ctrlPr>
                    <w:ins w:id="739" w:author="Administrator" w:date="2021-09-22T16:48:00Z">
                      <w:rPr>
                        <w:rFonts w:ascii="Cambria Math" w:hAnsi="Cambria Math"/>
                        <w:i/>
                      </w:rPr>
                    </w:ins>
                  </m:ctrlPr>
                </m:dPr>
                <m:e>
                  <m:r>
                    <w:ins w:id="740" w:author="Administrator" w:date="2021-09-22T19:45:00Z">
                      <m:rPr>
                        <m:sty m:val="p"/>
                      </m:rPr>
                      <w:rPr>
                        <w:rFonts w:ascii="Cambria Math" w:hAnsi="Cambria Math"/>
                      </w:rPr>
                      <m:t>10</m:t>
                    </w:ins>
                  </m:r>
                </m:e>
              </m:d>
            </m:e>
          </m:eqArr>
          <m:r>
            <w:br/>
          </m:r>
        </m:oMath>
      </m:oMathPara>
      <w:ins w:id="741" w:author="Administrator" w:date="2021-09-22T18:53:00Z">
        <w:r w:rsidR="0078786E">
          <w:t>显然</w:t>
        </w:r>
      </w:ins>
      <m:oMath>
        <m:sSub>
          <m:sSubPr>
            <m:ctrlPr>
              <w:ins w:id="742" w:author="Administrator" w:date="2021-09-22T18:53:00Z">
                <w:rPr>
                  <w:rFonts w:ascii="Cambria Math" w:hAnsi="Cambria Math"/>
                  <w:i/>
                </w:rPr>
              </w:ins>
            </m:ctrlPr>
          </m:sSubPr>
          <m:e>
            <m:r>
              <w:ins w:id="743" w:author="Administrator" w:date="2021-09-22T18:53:00Z">
                <m:rPr>
                  <m:scr m:val="fraktur"/>
                </m:rPr>
                <w:rPr>
                  <w:rFonts w:ascii="Cambria Math" w:hAnsi="Cambria Math"/>
                </w:rPr>
                <m:t>R</m:t>
              </w:ins>
            </m:r>
          </m:e>
          <m:sub>
            <m:r>
              <w:ins w:id="744" w:author="Administrator" w:date="2021-09-22T18:53:00Z">
                <w:rPr>
                  <w:rFonts w:ascii="Cambria Math" w:hAnsi="Cambria Math"/>
                </w:rPr>
                <m:t>0</m:t>
              </w:ins>
            </m:r>
          </m:sub>
        </m:sSub>
      </m:oMath>
      <w:ins w:id="745" w:author="Administrator" w:date="2021-09-22T18:53:00Z">
        <w:r w:rsidR="0078786E">
          <w:t>与时刻</w:t>
        </w:r>
      </w:ins>
      <m:oMath>
        <m:r>
          <w:ins w:id="746" w:author="Administrator" w:date="2021-09-22T18:53:00Z">
            <w:rPr>
              <w:rFonts w:ascii="Cambria Math" w:hAnsi="Cambria Math"/>
            </w:rPr>
            <m:t>t</m:t>
          </w:ins>
        </m:r>
      </m:oMath>
      <w:ins w:id="747" w:author="Administrator" w:date="2021-09-22T18:53:00Z">
        <w:r w:rsidR="0078786E">
          <w:t>无关，仅与表示反应时刻后的防疫措施强度参数</w:t>
        </w:r>
      </w:ins>
      <m:oMath>
        <m:sSub>
          <m:sSubPr>
            <m:ctrlPr>
              <w:ins w:id="748" w:author="Administrator" w:date="2021-09-22T18:53:00Z">
                <w:rPr>
                  <w:rFonts w:ascii="Cambria Math" w:hAnsi="Cambria Math"/>
                  <w:i/>
                </w:rPr>
              </w:ins>
            </m:ctrlPr>
          </m:sSubPr>
          <m:e>
            <m:r>
              <w:ins w:id="749" w:author="Administrator" w:date="2021-09-22T18:53:00Z">
                <w:rPr>
                  <w:rFonts w:ascii="Cambria Math" w:hAnsi="Cambria Math"/>
                </w:rPr>
                <m:t>r</m:t>
              </w:ins>
            </m:r>
          </m:e>
          <m:sub>
            <m:r>
              <w:ins w:id="750" w:author="Administrator" w:date="2021-09-22T18:53:00Z">
                <w:rPr>
                  <w:rFonts w:ascii="Cambria Math" w:hAnsi="Cambria Math"/>
                </w:rPr>
                <m:t>1</m:t>
              </w:ins>
            </m:r>
          </m:sub>
        </m:sSub>
        <m:r>
          <w:ins w:id="751" w:author="Administrator" w:date="2021-09-22T18:53:00Z">
            <w:rPr>
              <w:rFonts w:ascii="Cambria Math" w:hAnsi="Cambria Math"/>
            </w:rPr>
            <m:t>、</m:t>
          </w:ins>
        </m:r>
        <m:sSub>
          <m:sSubPr>
            <m:ctrlPr>
              <w:ins w:id="752" w:author="Administrator" w:date="2021-09-22T18:53:00Z">
                <w:rPr>
                  <w:rFonts w:ascii="Cambria Math" w:hAnsi="Cambria Math"/>
                  <w:i/>
                </w:rPr>
              </w:ins>
            </m:ctrlPr>
          </m:sSubPr>
          <m:e>
            <m:r>
              <w:ins w:id="753" w:author="Administrator" w:date="2021-09-22T18:53:00Z">
                <m:rPr>
                  <m:sty m:val="p"/>
                </m:rPr>
                <w:rPr>
                  <w:rFonts w:ascii="Cambria Math" w:hAnsi="Cambria Math"/>
                </w:rPr>
                <m:t>γ</m:t>
              </w:ins>
            </m:r>
            <m:ctrlPr>
              <w:ins w:id="754" w:author="Administrator" w:date="2021-09-22T18:53:00Z">
                <w:rPr>
                  <w:rFonts w:ascii="Cambria Math" w:hAnsi="Cambria Math"/>
                </w:rPr>
              </w:ins>
            </m:ctrlPr>
          </m:e>
          <m:sub>
            <m:r>
              <w:ins w:id="755" w:author="Administrator" w:date="2021-09-22T18:53:00Z">
                <w:rPr>
                  <w:rFonts w:ascii="Cambria Math" w:hAnsi="Cambria Math"/>
                </w:rPr>
                <m:t>1</m:t>
              </w:ins>
            </m:r>
          </m:sub>
        </m:sSub>
      </m:oMath>
      <w:ins w:id="756" w:author="Administrator" w:date="2021-09-22T18:53:00Z">
        <w:r w:rsidR="0078786E">
          <w:t>有关。若反应时刻后采取的措施足够</w:t>
        </w:r>
        <w:r w:rsidR="0078786E">
          <w:rPr>
            <w:rFonts w:hint="eastAsia"/>
          </w:rPr>
          <w:t>有</w:t>
        </w:r>
        <w:r w:rsidR="0078786E">
          <w:t>力使得</w:t>
        </w:r>
      </w:ins>
      <m:oMath>
        <m:sSub>
          <m:sSubPr>
            <m:ctrlPr>
              <w:ins w:id="757" w:author="Administrator" w:date="2021-09-22T18:53:00Z">
                <w:rPr>
                  <w:rFonts w:ascii="Cambria Math" w:hAnsi="Cambria Math"/>
                  <w:i/>
                </w:rPr>
              </w:ins>
            </m:ctrlPr>
          </m:sSubPr>
          <m:e>
            <m:r>
              <w:ins w:id="758" w:author="Administrator" w:date="2021-09-22T18:53:00Z">
                <m:rPr>
                  <m:scr m:val="fraktur"/>
                </m:rPr>
                <w:rPr>
                  <w:rFonts w:ascii="Cambria Math" w:hAnsi="Cambria Math"/>
                </w:rPr>
                <m:t>R</m:t>
              </w:ins>
            </m:r>
          </m:e>
          <m:sub>
            <m:r>
              <w:ins w:id="759" w:author="Administrator" w:date="2021-09-22T18:53:00Z">
                <w:rPr>
                  <w:rFonts w:ascii="Cambria Math" w:hAnsi="Cambria Math"/>
                </w:rPr>
                <m:t>0</m:t>
              </w:ins>
            </m:r>
          </m:sub>
        </m:sSub>
        <m:r>
          <w:ins w:id="760" w:author="Administrator" w:date="2021-09-22T18:53:00Z">
            <w:rPr>
              <w:rFonts w:ascii="Cambria Math" w:hAnsi="Cambria Math"/>
            </w:rPr>
            <m:t>&lt;1</m:t>
          </w:ins>
        </m:r>
      </m:oMath>
      <w:ins w:id="761" w:author="Administrator" w:date="2021-09-22T18:53:00Z">
        <w:r w:rsidR="0078786E">
          <w:t>，在可预见的时间内，疾病在奥运村中几乎不可能爆发</w:t>
        </w:r>
      </w:ins>
      <w:ins w:id="762" w:author="Administrator" w:date="2021-09-22T18:55:00Z">
        <w:r w:rsidR="0078786E">
          <w:rPr>
            <w:rFonts w:hint="eastAsia"/>
          </w:rPr>
          <w:t>。</w:t>
        </w:r>
      </w:ins>
      <w:del w:id="763" w:author="Administrator" w:date="2021-09-22T16:23:00Z">
        <w:r w:rsidR="0082189E" w:rsidDel="00CF39DB">
          <w:delText>修正的有效再生数</w:delText>
        </w:r>
      </w:del>
    </w:p>
    <w:p w14:paraId="77160441" w14:textId="77777777" w:rsidR="0078786E" w:rsidRPr="0078786E" w:rsidRDefault="0078786E" w:rsidP="0078786E">
      <w:pPr>
        <w:ind w:firstLineChars="0" w:firstLine="0"/>
        <w:rPr>
          <w:ins w:id="764" w:author="Administrator" w:date="2021-09-22T18:53:00Z"/>
          <w:rFonts w:hint="eastAsia"/>
          <w:rPrChange w:id="765" w:author="Administrator" w:date="2021-09-22T18:55:00Z">
            <w:rPr>
              <w:ins w:id="766" w:author="Administrator" w:date="2021-09-22T18:53:00Z"/>
              <w:rFonts w:hint="eastAsia"/>
            </w:rPr>
          </w:rPrChange>
        </w:rPr>
        <w:pPrChange w:id="767" w:author="Administrator" w:date="2021-09-22T18:55:00Z">
          <w:pPr>
            <w:numPr>
              <w:numId w:val="4"/>
            </w:numPr>
            <w:ind w:left="840" w:firstLineChars="0" w:hanging="360"/>
          </w:pPr>
        </w:pPrChange>
      </w:pPr>
    </w:p>
    <w:p w14:paraId="68A0D00F" w14:textId="6F944EFA" w:rsidR="000D5ACB" w:rsidDel="00CF39DB" w:rsidRDefault="0082189E" w:rsidP="00CE1F18">
      <w:pPr>
        <w:ind w:firstLine="480"/>
        <w:rPr>
          <w:del w:id="768" w:author="Administrator" w:date="2021-09-22T16:23:00Z"/>
        </w:rPr>
        <w:pPrChange w:id="769" w:author="Administrator" w:date="2021-09-22T16:49:00Z">
          <w:pPr>
            <w:ind w:firstLine="480"/>
          </w:pPr>
        </w:pPrChange>
      </w:pPr>
      <w:del w:id="770" w:author="Administrator" w:date="2021-09-22T16:23:00Z">
        <w:r w:rsidDel="00CF39DB">
          <w:delText>考虑反应时刻后</w:delText>
        </w:r>
      </w:del>
      <m:oMath>
        <m:d>
          <m:dPr>
            <m:ctrlPr>
              <w:del w:id="771" w:author="Administrator" w:date="2021-09-22T16:23:00Z">
                <w:rPr>
                  <w:rFonts w:ascii="Cambria Math" w:hAnsi="Cambria Math"/>
                  <w:i/>
                </w:rPr>
              </w:del>
            </m:ctrlPr>
          </m:dPr>
          <m:e>
            <m:r>
              <w:del w:id="772" w:author="Administrator" w:date="2021-09-22T16:23:00Z">
                <w:rPr>
                  <w:rFonts w:ascii="Cambria Math" w:hAnsi="Cambria Math"/>
                </w:rPr>
                <m:t>t&gt;</m:t>
              </w:del>
            </m:r>
            <m:sSub>
              <m:sSubPr>
                <m:ctrlPr>
                  <w:del w:id="773" w:author="Administrator" w:date="2021-09-22T16:23:00Z">
                    <w:rPr>
                      <w:rFonts w:ascii="Cambria Math" w:hAnsi="Cambria Math"/>
                      <w:i/>
                    </w:rPr>
                  </w:del>
                </m:ctrlPr>
              </m:sSubPr>
              <m:e>
                <m:r>
                  <w:del w:id="774" w:author="Administrator" w:date="2021-09-22T16:23:00Z">
                    <w:rPr>
                      <w:rFonts w:ascii="Cambria Math" w:hAnsi="Cambria Math"/>
                    </w:rPr>
                    <m:t>t</m:t>
                  </w:del>
                </m:r>
              </m:e>
              <m:sub>
                <m:r>
                  <w:del w:id="775" w:author="Administrator" w:date="2021-09-22T16:23:00Z">
                    <w:rPr>
                      <w:rFonts w:ascii="Cambria Math" w:hAnsi="Cambria Math"/>
                    </w:rPr>
                    <m:t>0</m:t>
                  </w:del>
                </m:r>
              </m:sub>
            </m:sSub>
          </m:e>
        </m:d>
      </m:oMath>
      <w:del w:id="776" w:author="Administrator" w:date="2021-09-22T16:23:00Z">
        <w:r w:rsidDel="00CF39DB">
          <w:delText>奥运村中疫情处于临界状态，此时日新增感染人数不变，即有：</w:delText>
        </w:r>
      </w:del>
    </w:p>
    <w:p w14:paraId="7C5AACE2" w14:textId="04A5EC51" w:rsidR="000D5ACB" w:rsidDel="00CF39DB" w:rsidRDefault="00763E3A" w:rsidP="00CE1F18">
      <w:pPr>
        <w:ind w:firstLine="480"/>
        <w:rPr>
          <w:del w:id="777" w:author="Administrator" w:date="2021-09-22T16:23:00Z"/>
          <w:sz w:val="28"/>
          <w:szCs w:val="28"/>
        </w:rPr>
        <w:pPrChange w:id="778" w:author="Administrator" w:date="2021-09-22T16:49:00Z">
          <w:pPr>
            <w:ind w:firstLine="480"/>
            <w:jc w:val="right"/>
          </w:pPr>
        </w:pPrChange>
      </w:pPr>
      <m:oMathPara>
        <m:oMath>
          <m:eqArr>
            <m:eqArrPr>
              <m:maxDist m:val="1"/>
              <m:ctrlPr>
                <w:del w:id="779" w:author="Administrator" w:date="2021-09-22T16:23:00Z">
                  <w:rPr>
                    <w:rFonts w:ascii="Cambria Math" w:hAnsi="Cambria Math"/>
                    <w:i/>
                  </w:rPr>
                </w:del>
              </m:ctrlPr>
            </m:eqArrPr>
            <m:e>
              <m:f>
                <m:fPr>
                  <m:ctrlPr>
                    <w:del w:id="780" w:author="Administrator" w:date="2021-09-22T16:23:00Z">
                      <w:rPr>
                        <w:rFonts w:ascii="Cambria Math" w:hAnsi="Cambria Math"/>
                        <w:i/>
                      </w:rPr>
                    </w:del>
                  </m:ctrlPr>
                </m:fPr>
                <m:num>
                  <m:r>
                    <w:del w:id="781" w:author="Administrator" w:date="2021-09-22T16:23:00Z">
                      <w:rPr>
                        <w:rFonts w:ascii="Cambria Math" w:hAnsi="Cambria Math"/>
                      </w:rPr>
                      <m:t>dI</m:t>
                    </w:del>
                  </m:r>
                </m:num>
                <m:den>
                  <m:r>
                    <w:del w:id="782" w:author="Administrator" w:date="2021-09-22T16:23:00Z">
                      <w:rPr>
                        <w:rFonts w:ascii="Cambria Math" w:hAnsi="Cambria Math"/>
                      </w:rPr>
                      <m:t>dt</m:t>
                    </w:del>
                  </m:r>
                </m:den>
              </m:f>
              <m:r>
                <w:del w:id="783" w:author="Administrator" w:date="2021-09-22T16:23:00Z">
                  <w:rPr>
                    <w:rFonts w:ascii="Cambria Math" w:hAnsi="Cambria Math"/>
                  </w:rPr>
                  <m:t>=0#</m:t>
                </w:del>
              </m:r>
              <m:d>
                <m:dPr>
                  <m:ctrlPr>
                    <w:del w:id="784" w:author="Administrator" w:date="2021-09-22T16:23:00Z">
                      <w:rPr>
                        <w:rFonts w:ascii="Cambria Math" w:hAnsi="Cambria Math"/>
                        <w:i/>
                      </w:rPr>
                    </w:del>
                  </m:ctrlPr>
                </m:dPr>
                <m:e>
                  <m:r>
                    <w:del w:id="785" w:author="Administrator" w:date="2021-09-22T16:23:00Z">
                      <m:rPr>
                        <m:sty m:val="p"/>
                      </m:rPr>
                      <w:rPr>
                        <w:rFonts w:ascii="Cambria Math" w:hAnsi="Cambria Math"/>
                      </w:rPr>
                      <w:fldChar w:fldCharType="begin"/>
                    </w:del>
                  </m:r>
                  <m:r>
                    <w:del w:id="786" w:author="Administrator" w:date="2021-09-22T16:23:00Z">
                      <m:rPr>
                        <m:sty m:val="p"/>
                      </m:rPr>
                      <w:rPr>
                        <w:rFonts w:ascii="Cambria Math" w:hAnsi="Cambria Math"/>
                      </w:rPr>
                      <m:t xml:space="preserve"> AUTONUM  \* Arabic </m:t>
                    </w:del>
                  </m:r>
                  <m:r>
                    <w:del w:id="787" w:author="Administrator" w:date="2021-09-22T16:23:00Z">
                      <m:rPr>
                        <m:sty m:val="p"/>
                      </m:rPr>
                      <w:rPr>
                        <w:rFonts w:ascii="Cambria Math" w:hAnsi="Cambria Math"/>
                      </w:rPr>
                      <w:fldChar w:fldCharType="end"/>
                    </w:del>
                  </m:r>
                </m:e>
              </m:d>
            </m:e>
          </m:eqArr>
        </m:oMath>
      </m:oMathPara>
    </w:p>
    <w:p w14:paraId="3DA74759" w14:textId="3DB2F819" w:rsidR="000D5ACB" w:rsidDel="00CF39DB" w:rsidRDefault="00763E3A" w:rsidP="00CE1F18">
      <w:pPr>
        <w:ind w:firstLine="480"/>
        <w:rPr>
          <w:del w:id="788" w:author="Administrator" w:date="2021-09-22T16:23:00Z"/>
        </w:rPr>
        <w:pPrChange w:id="789" w:author="Administrator" w:date="2021-09-22T16:49:00Z">
          <w:pPr>
            <w:ind w:firstLine="480"/>
            <w:jc w:val="right"/>
          </w:pPr>
        </w:pPrChange>
      </w:pPr>
      <m:oMathPara>
        <m:oMath>
          <m:eqArr>
            <m:eqArrPr>
              <m:maxDist m:val="1"/>
              <m:ctrlPr>
                <w:del w:id="790" w:author="Administrator" w:date="2021-09-22T16:23:00Z">
                  <w:rPr>
                    <w:rFonts w:ascii="Cambria Math" w:hAnsi="Cambria Math"/>
                    <w:i/>
                  </w:rPr>
                </w:del>
              </m:ctrlPr>
            </m:eqArrPr>
            <m:e>
              <m:r>
                <w:del w:id="791" w:author="Administrator" w:date="2021-09-22T16:23:00Z">
                  <w:rPr>
                    <w:rFonts w:ascii="Cambria Math" w:hAnsi="Cambria Math"/>
                  </w:rPr>
                  <m:t>I</m:t>
                </w:del>
              </m:r>
              <m:d>
                <m:dPr>
                  <m:ctrlPr>
                    <w:del w:id="792" w:author="Administrator" w:date="2021-09-22T16:23:00Z">
                      <w:rPr>
                        <w:rFonts w:ascii="Cambria Math" w:hAnsi="Cambria Math"/>
                        <w:i/>
                      </w:rPr>
                    </w:del>
                  </m:ctrlPr>
                </m:dPr>
                <m:e>
                  <m:r>
                    <w:del w:id="793" w:author="Administrator" w:date="2021-09-22T16:23:00Z">
                      <w:rPr>
                        <w:rFonts w:ascii="Cambria Math" w:hAnsi="Cambria Math"/>
                      </w:rPr>
                      <m:t>t</m:t>
                    </w:del>
                  </m:r>
                </m:e>
              </m:d>
              <m:r>
                <w:del w:id="794" w:author="Administrator" w:date="2021-09-22T16:23:00Z">
                  <w:rPr>
                    <w:rFonts w:ascii="Cambria Math" w:hAnsi="Cambria Math"/>
                  </w:rPr>
                  <m:t>=</m:t>
                </w:del>
              </m:r>
              <m:sSup>
                <m:sSupPr>
                  <m:ctrlPr>
                    <w:del w:id="795" w:author="Administrator" w:date="2021-09-22T16:23:00Z">
                      <w:rPr>
                        <w:rFonts w:ascii="Cambria Math" w:hAnsi="Cambria Math"/>
                        <w:i/>
                      </w:rPr>
                    </w:del>
                  </m:ctrlPr>
                </m:sSupPr>
                <m:e>
                  <m:r>
                    <w:del w:id="796" w:author="Administrator" w:date="2021-09-22T16:23:00Z">
                      <w:rPr>
                        <w:rFonts w:ascii="Cambria Math" w:hAnsi="Cambria Math"/>
                      </w:rPr>
                      <m:t>I</m:t>
                    </w:del>
                  </m:r>
                </m:e>
                <m:sup>
                  <m:r>
                    <w:del w:id="797" w:author="Administrator" w:date="2021-09-22T16:23:00Z">
                      <w:rPr>
                        <w:rFonts w:ascii="Cambria Math" w:hAnsi="Cambria Math"/>
                      </w:rPr>
                      <m:t>*</m:t>
                    </w:del>
                  </m:r>
                </m:sup>
              </m:sSup>
              <m:r>
                <w:del w:id="798" w:author="Administrator" w:date="2021-09-22T16:23:00Z">
                  <w:rPr>
                    <w:rFonts w:ascii="Cambria Math" w:hAnsi="Cambria Math"/>
                  </w:rPr>
                  <m:t>#</m:t>
                </w:del>
              </m:r>
              <m:d>
                <m:dPr>
                  <m:ctrlPr>
                    <w:del w:id="799" w:author="Administrator" w:date="2021-09-22T16:23:00Z">
                      <w:rPr>
                        <w:rFonts w:ascii="Cambria Math" w:hAnsi="Cambria Math"/>
                        <w:i/>
                      </w:rPr>
                    </w:del>
                  </m:ctrlPr>
                </m:dPr>
                <m:e>
                  <m:r>
                    <w:del w:id="800" w:author="Administrator" w:date="2021-09-22T16:23:00Z">
                      <m:rPr>
                        <m:sty m:val="p"/>
                      </m:rPr>
                      <w:rPr>
                        <w:rFonts w:ascii="Cambria Math" w:hAnsi="Cambria Math"/>
                      </w:rPr>
                      <w:fldChar w:fldCharType="begin"/>
                    </w:del>
                  </m:r>
                  <m:r>
                    <w:del w:id="801" w:author="Administrator" w:date="2021-09-22T16:23:00Z">
                      <m:rPr>
                        <m:sty m:val="p"/>
                      </m:rPr>
                      <w:rPr>
                        <w:rFonts w:ascii="Cambria Math" w:hAnsi="Cambria Math"/>
                      </w:rPr>
                      <m:t xml:space="preserve"> AUTONUM  \* Arabic </m:t>
                    </w:del>
                  </m:r>
                  <m:r>
                    <w:del w:id="802" w:author="Administrator" w:date="2021-09-22T16:23:00Z">
                      <m:rPr>
                        <m:sty m:val="p"/>
                      </m:rPr>
                      <w:rPr>
                        <w:rFonts w:ascii="Cambria Math" w:hAnsi="Cambria Math"/>
                      </w:rPr>
                      <w:fldChar w:fldCharType="end"/>
                    </w:del>
                  </m:r>
                </m:e>
              </m:d>
            </m:e>
          </m:eqArr>
        </m:oMath>
      </m:oMathPara>
    </w:p>
    <w:p w14:paraId="5568F4E0" w14:textId="4CC39F12" w:rsidR="000D5ACB" w:rsidDel="00CF39DB" w:rsidRDefault="0082189E" w:rsidP="00CE1F18">
      <w:pPr>
        <w:ind w:firstLine="480"/>
        <w:rPr>
          <w:del w:id="803" w:author="Administrator" w:date="2021-09-22T16:23:00Z"/>
        </w:rPr>
        <w:pPrChange w:id="804" w:author="Administrator" w:date="2021-09-22T16:49:00Z">
          <w:pPr>
            <w:ind w:firstLine="480"/>
          </w:pPr>
        </w:pPrChange>
      </w:pPr>
      <w:del w:id="805" w:author="Administrator" w:date="2021-09-22T16:23:00Z">
        <w:r w:rsidDel="00CF39DB">
          <w:delText>其中</w:delText>
        </w:r>
      </w:del>
      <m:oMath>
        <m:sSup>
          <m:sSupPr>
            <m:ctrlPr>
              <w:del w:id="806" w:author="Administrator" w:date="2021-09-22T16:23:00Z">
                <w:rPr>
                  <w:rFonts w:ascii="Cambria Math" w:hAnsi="Cambria Math"/>
                  <w:i/>
                </w:rPr>
              </w:del>
            </m:ctrlPr>
          </m:sSupPr>
          <m:e>
            <m:r>
              <w:del w:id="807" w:author="Administrator" w:date="2021-09-22T16:23:00Z">
                <w:rPr>
                  <w:rFonts w:ascii="Cambria Math" w:hAnsi="Cambria Math"/>
                </w:rPr>
                <m:t>I</m:t>
              </w:del>
            </m:r>
          </m:e>
          <m:sup>
            <m:r>
              <w:del w:id="808" w:author="Administrator" w:date="2021-09-22T16:23:00Z">
                <w:rPr>
                  <w:rFonts w:ascii="Cambria Math" w:hAnsi="Cambria Math"/>
                </w:rPr>
                <m:t>*</m:t>
              </w:del>
            </m:r>
          </m:sup>
        </m:sSup>
      </m:oMath>
      <w:del w:id="809" w:author="Administrator" w:date="2021-09-22T16:23:00Z">
        <w:r w:rsidDel="00CF39DB">
          <w:delText>是临界状态的日新增感染人数稳态值。</w:delText>
        </w:r>
        <w:r w:rsidR="00145FCF" w:rsidDel="00CF39DB">
          <w:rPr>
            <w:rFonts w:hint="eastAsia"/>
          </w:rPr>
          <w:delText>将式</w:delText>
        </w:r>
        <w:r w:rsidR="00145FCF" w:rsidDel="00CF39DB">
          <w:rPr>
            <w:rFonts w:hint="eastAsia"/>
          </w:rPr>
          <w:delText>(</w:delText>
        </w:r>
        <w:r w:rsidR="00145FCF" w:rsidDel="00CF39DB">
          <w:delText>17)</w:delText>
        </w:r>
        <w:r w:rsidR="00145FCF" w:rsidDel="00CF39DB">
          <w:rPr>
            <w:rFonts w:hint="eastAsia"/>
          </w:rPr>
          <w:delText>、式</w:delText>
        </w:r>
        <w:r w:rsidR="00145FCF" w:rsidDel="00CF39DB">
          <w:rPr>
            <w:rFonts w:hint="eastAsia"/>
          </w:rPr>
          <w:delText>(</w:delText>
        </w:r>
        <w:r w:rsidR="00145FCF" w:rsidDel="00CF39DB">
          <w:delText>18)</w:delText>
        </w:r>
        <w:r w:rsidR="00145FCF" w:rsidDel="00CF39DB">
          <w:rPr>
            <w:rFonts w:hint="eastAsia"/>
          </w:rPr>
          <w:delText>代入式</w:delText>
        </w:r>
        <w:r w:rsidR="00145FCF" w:rsidDel="00CF39DB">
          <w:delText>(4)</w:delText>
        </w:r>
        <w:r w:rsidR="00145FCF" w:rsidDel="00CF39DB">
          <w:rPr>
            <w:rFonts w:hint="eastAsia"/>
          </w:rPr>
          <w:delText>的第三个式子可得</w:delText>
        </w:r>
        <w:r w:rsidDel="00CF39DB">
          <w:delText>：</w:delText>
        </w:r>
      </w:del>
    </w:p>
    <w:p w14:paraId="36872385" w14:textId="344280AF" w:rsidR="000D5ACB" w:rsidDel="00CF39DB" w:rsidRDefault="00763E3A" w:rsidP="00CE1F18">
      <w:pPr>
        <w:ind w:firstLine="480"/>
        <w:rPr>
          <w:del w:id="810" w:author="Administrator" w:date="2021-09-22T16:23:00Z"/>
          <w:sz w:val="28"/>
          <w:szCs w:val="28"/>
        </w:rPr>
        <w:pPrChange w:id="811" w:author="Administrator" w:date="2021-09-22T16:49:00Z">
          <w:pPr>
            <w:ind w:firstLine="480"/>
            <w:jc w:val="right"/>
          </w:pPr>
        </w:pPrChange>
      </w:pPr>
      <m:oMathPara>
        <m:oMath>
          <m:eqArr>
            <m:eqArrPr>
              <m:maxDist m:val="1"/>
              <m:ctrlPr>
                <w:del w:id="812" w:author="Administrator" w:date="2021-09-22T16:23:00Z">
                  <w:rPr>
                    <w:rFonts w:ascii="Cambria Math" w:hAnsi="Cambria Math"/>
                    <w:i/>
                  </w:rPr>
                </w:del>
              </m:ctrlPr>
            </m:eqArrPr>
            <m:e>
              <m:r>
                <w:del w:id="813" w:author="Administrator" w:date="2021-09-22T16:23:00Z">
                  <w:rPr>
                    <w:rFonts w:ascii="Cambria Math" w:hAnsi="Cambria Math"/>
                  </w:rPr>
                  <m:t>E</m:t>
                </w:del>
              </m:r>
              <m:d>
                <m:dPr>
                  <m:ctrlPr>
                    <w:del w:id="814" w:author="Administrator" w:date="2021-09-22T16:23:00Z">
                      <w:rPr>
                        <w:rFonts w:ascii="Cambria Math" w:hAnsi="Cambria Math"/>
                        <w:i/>
                      </w:rPr>
                    </w:del>
                  </m:ctrlPr>
                </m:dPr>
                <m:e>
                  <m:r>
                    <w:del w:id="815" w:author="Administrator" w:date="2021-09-22T16:23:00Z">
                      <w:rPr>
                        <w:rFonts w:ascii="Cambria Math" w:hAnsi="Cambria Math"/>
                      </w:rPr>
                      <m:t>t</m:t>
                    </w:del>
                  </m:r>
                </m:e>
              </m:d>
              <m:r>
                <w:del w:id="816" w:author="Administrator" w:date="2021-09-22T16:23:00Z">
                  <w:rPr>
                    <w:rFonts w:ascii="Cambria Math" w:hAnsi="Cambria Math"/>
                  </w:rPr>
                  <m:t>=</m:t>
                </w:del>
              </m:r>
              <m:f>
                <m:fPr>
                  <m:ctrlPr>
                    <w:del w:id="817" w:author="Administrator" w:date="2021-09-22T16:23:00Z">
                      <w:rPr>
                        <w:rFonts w:ascii="Cambria Math" w:hAnsi="Cambria Math"/>
                      </w:rPr>
                    </w:del>
                  </m:ctrlPr>
                </m:fPr>
                <m:num>
                  <m:sSub>
                    <m:sSubPr>
                      <m:ctrlPr>
                        <w:del w:id="818" w:author="Administrator" w:date="2021-09-22T16:23:00Z">
                          <w:rPr>
                            <w:rFonts w:ascii="Cambria Math" w:hAnsi="Cambria Math"/>
                            <w:i/>
                          </w:rPr>
                        </w:del>
                      </m:ctrlPr>
                    </m:sSubPr>
                    <m:e>
                      <m:r>
                        <w:del w:id="819" w:author="Administrator" w:date="2021-09-22T16:23:00Z">
                          <w:rPr>
                            <w:rFonts w:ascii="Cambria Math" w:hAnsi="Cambria Math"/>
                          </w:rPr>
                          <m:t>γ</m:t>
                        </w:del>
                      </m:r>
                    </m:e>
                    <m:sub>
                      <m:r>
                        <w:del w:id="820" w:author="Administrator" w:date="2021-09-22T16:23:00Z">
                          <w:rPr>
                            <w:rFonts w:ascii="Cambria Math" w:hAnsi="Cambria Math"/>
                          </w:rPr>
                          <m:t>1</m:t>
                        </w:del>
                      </m:r>
                    </m:sub>
                  </m:sSub>
                  <m:sSup>
                    <m:sSupPr>
                      <m:ctrlPr>
                        <w:del w:id="821" w:author="Administrator" w:date="2021-09-22T16:23:00Z">
                          <w:rPr>
                            <w:rFonts w:ascii="Cambria Math" w:hAnsi="Cambria Math"/>
                            <w:i/>
                          </w:rPr>
                        </w:del>
                      </m:ctrlPr>
                    </m:sSupPr>
                    <m:e>
                      <m:r>
                        <w:del w:id="822" w:author="Administrator" w:date="2021-09-22T16:23:00Z">
                          <w:rPr>
                            <w:rFonts w:ascii="Cambria Math" w:hAnsi="Cambria Math"/>
                          </w:rPr>
                          <m:t>I</m:t>
                        </w:del>
                      </m:r>
                    </m:e>
                    <m:sup>
                      <m:r>
                        <w:del w:id="823" w:author="Administrator" w:date="2021-09-22T16:23:00Z">
                          <w:rPr>
                            <w:rFonts w:ascii="Cambria Math" w:hAnsi="Cambria Math"/>
                          </w:rPr>
                          <m:t>*</m:t>
                        </w:del>
                      </m:r>
                    </m:sup>
                  </m:sSup>
                  <m:ctrlPr>
                    <w:del w:id="824" w:author="Administrator" w:date="2021-09-22T16:23:00Z">
                      <w:rPr>
                        <w:rFonts w:ascii="Cambria Math" w:hAnsi="Cambria Math"/>
                        <w:i/>
                      </w:rPr>
                    </w:del>
                  </m:ctrlPr>
                </m:num>
                <m:den>
                  <m:r>
                    <w:del w:id="825" w:author="Administrator" w:date="2021-09-22T16:23:00Z">
                      <w:rPr>
                        <w:rFonts w:ascii="Cambria Math" w:hAnsi="Cambria Math"/>
                      </w:rPr>
                      <m:t>α</m:t>
                    </w:del>
                  </m:r>
                  <m:ctrlPr>
                    <w:del w:id="826" w:author="Administrator" w:date="2021-09-22T16:23:00Z">
                      <w:rPr>
                        <w:rFonts w:ascii="Cambria Math" w:hAnsi="Cambria Math"/>
                        <w:i/>
                      </w:rPr>
                    </w:del>
                  </m:ctrlPr>
                </m:den>
              </m:f>
              <m:r>
                <w:del w:id="827" w:author="Administrator" w:date="2021-09-22T16:23:00Z">
                  <w:rPr>
                    <w:rFonts w:ascii="Cambria Math" w:hAnsi="Cambria Math"/>
                  </w:rPr>
                  <m:t>=</m:t>
                </w:del>
              </m:r>
              <m:sSup>
                <m:sSupPr>
                  <m:ctrlPr>
                    <w:del w:id="828" w:author="Administrator" w:date="2021-09-22T16:23:00Z">
                      <w:rPr>
                        <w:rFonts w:ascii="Cambria Math" w:hAnsi="Cambria Math"/>
                        <w:i/>
                      </w:rPr>
                    </w:del>
                  </m:ctrlPr>
                </m:sSupPr>
                <m:e>
                  <m:r>
                    <w:del w:id="829" w:author="Administrator" w:date="2021-09-22T16:23:00Z">
                      <w:rPr>
                        <w:rFonts w:ascii="Cambria Math" w:hAnsi="Cambria Math"/>
                      </w:rPr>
                      <m:t>E</m:t>
                    </w:del>
                  </m:r>
                </m:e>
                <m:sup>
                  <m:r>
                    <w:del w:id="830" w:author="Administrator" w:date="2021-09-22T16:23:00Z">
                      <w:rPr>
                        <w:rFonts w:ascii="Cambria Math" w:hAnsi="Cambria Math"/>
                      </w:rPr>
                      <m:t>*</m:t>
                    </w:del>
                  </m:r>
                </m:sup>
              </m:sSup>
              <m:r>
                <w:del w:id="831" w:author="Administrator" w:date="2021-09-22T16:23:00Z">
                  <w:rPr>
                    <w:rFonts w:ascii="Cambria Math" w:hAnsi="Cambria Math"/>
                  </w:rPr>
                  <m:t>#</m:t>
                </w:del>
              </m:r>
              <m:d>
                <m:dPr>
                  <m:ctrlPr>
                    <w:del w:id="832" w:author="Administrator" w:date="2021-09-22T16:23:00Z">
                      <w:rPr>
                        <w:rFonts w:ascii="Cambria Math" w:hAnsi="Cambria Math"/>
                        <w:i/>
                      </w:rPr>
                    </w:del>
                  </m:ctrlPr>
                </m:dPr>
                <m:e>
                  <m:r>
                    <w:del w:id="833" w:author="Administrator" w:date="2021-09-22T16:23:00Z">
                      <m:rPr>
                        <m:sty m:val="p"/>
                      </m:rPr>
                      <w:rPr>
                        <w:rFonts w:ascii="Cambria Math" w:hAnsi="Cambria Math"/>
                      </w:rPr>
                      <w:fldChar w:fldCharType="begin"/>
                    </w:del>
                  </m:r>
                  <m:r>
                    <w:del w:id="834" w:author="Administrator" w:date="2021-09-22T16:23:00Z">
                      <m:rPr>
                        <m:sty m:val="p"/>
                      </m:rPr>
                      <w:rPr>
                        <w:rFonts w:ascii="Cambria Math" w:hAnsi="Cambria Math"/>
                      </w:rPr>
                      <m:t xml:space="preserve"> AUTONUM  \* Arabic </m:t>
                    </w:del>
                  </m:r>
                  <m:r>
                    <w:del w:id="835" w:author="Administrator" w:date="2021-09-22T16:23:00Z">
                      <m:rPr>
                        <m:sty m:val="p"/>
                      </m:rPr>
                      <w:rPr>
                        <w:rFonts w:ascii="Cambria Math" w:hAnsi="Cambria Math"/>
                      </w:rPr>
                      <w:fldChar w:fldCharType="end"/>
                    </w:del>
                  </m:r>
                </m:e>
              </m:d>
            </m:e>
          </m:eqArr>
        </m:oMath>
      </m:oMathPara>
    </w:p>
    <w:p w14:paraId="796A7F9A" w14:textId="3754373A" w:rsidR="000D5ACB" w:rsidDel="00CF39DB" w:rsidRDefault="0082189E" w:rsidP="00CE1F18">
      <w:pPr>
        <w:ind w:firstLine="480"/>
        <w:rPr>
          <w:del w:id="836" w:author="Administrator" w:date="2021-09-22T16:23:00Z"/>
        </w:rPr>
        <w:pPrChange w:id="837" w:author="Administrator" w:date="2021-09-22T16:49:00Z">
          <w:pPr>
            <w:ind w:firstLine="480"/>
          </w:pPr>
        </w:pPrChange>
      </w:pPr>
      <w:del w:id="838" w:author="Administrator" w:date="2021-09-22T16:23:00Z">
        <w:r w:rsidDel="00CF39DB">
          <w:delText>根据式</w:delText>
        </w:r>
        <w:r w:rsidDel="00CF39DB">
          <w:delText>(1</w:delText>
        </w:r>
        <w:r w:rsidR="00145FCF" w:rsidDel="00CF39DB">
          <w:rPr>
            <w:rFonts w:hint="eastAsia"/>
          </w:rPr>
          <w:delText>9</w:delText>
        </w:r>
        <w:r w:rsidDel="00CF39DB">
          <w:delText>)</w:delText>
        </w:r>
        <w:r w:rsidDel="00CF39DB">
          <w:delText>可知</w:delText>
        </w:r>
        <w:r w:rsidDel="00CF39DB">
          <w:rPr>
            <w:rFonts w:hint="eastAsia"/>
          </w:rPr>
          <w:delText>，</w:delText>
        </w:r>
        <w:r w:rsidDel="00CF39DB">
          <w:delText>此时日新增潜伏者人数</w:delText>
        </w:r>
      </w:del>
      <m:oMath>
        <m:r>
          <w:del w:id="839" w:author="Administrator" w:date="2021-09-22T16:23:00Z">
            <w:rPr>
              <w:rFonts w:ascii="Cambria Math" w:hAnsi="Cambria Math"/>
            </w:rPr>
            <m:t>E</m:t>
          </w:del>
        </m:r>
        <m:d>
          <m:dPr>
            <m:ctrlPr>
              <w:del w:id="840" w:author="Administrator" w:date="2021-09-22T16:23:00Z">
                <w:rPr>
                  <w:rFonts w:ascii="Cambria Math" w:hAnsi="Cambria Math"/>
                  <w:i/>
                </w:rPr>
              </w:del>
            </m:ctrlPr>
          </m:dPr>
          <m:e>
            <m:r>
              <w:del w:id="841" w:author="Administrator" w:date="2021-09-22T16:23:00Z">
                <w:rPr>
                  <w:rFonts w:ascii="Cambria Math" w:hAnsi="Cambria Math"/>
                </w:rPr>
                <m:t>t</m:t>
              </w:del>
            </m:r>
          </m:e>
        </m:d>
        <m:r>
          <w:del w:id="842" w:author="Administrator" w:date="2021-09-22T16:23:00Z">
            <w:rPr>
              <w:rFonts w:ascii="Cambria Math" w:hAnsi="Cambria Math"/>
            </w:rPr>
            <m:t>=</m:t>
          </w:del>
        </m:r>
        <m:sSup>
          <m:sSupPr>
            <m:ctrlPr>
              <w:del w:id="843" w:author="Administrator" w:date="2021-09-22T16:23:00Z">
                <w:rPr>
                  <w:rFonts w:ascii="Cambria Math" w:hAnsi="Cambria Math"/>
                  <w:i/>
                </w:rPr>
              </w:del>
            </m:ctrlPr>
          </m:sSupPr>
          <m:e>
            <m:r>
              <w:del w:id="844" w:author="Administrator" w:date="2021-09-22T16:23:00Z">
                <w:rPr>
                  <w:rFonts w:ascii="Cambria Math" w:hAnsi="Cambria Math"/>
                </w:rPr>
                <m:t>E</m:t>
              </w:del>
            </m:r>
          </m:e>
          <m:sup>
            <m:r>
              <w:del w:id="845" w:author="Administrator" w:date="2021-09-22T16:23:00Z">
                <w:rPr>
                  <w:rFonts w:ascii="Cambria Math" w:hAnsi="Cambria Math"/>
                </w:rPr>
                <m:t>*</m:t>
              </w:del>
            </m:r>
          </m:sup>
        </m:sSup>
      </m:oMath>
      <w:del w:id="846" w:author="Administrator" w:date="2021-09-22T16:23:00Z">
        <w:r w:rsidDel="00CF39DB">
          <w:delText>也为一常数，此时可知</w:delText>
        </w:r>
      </w:del>
      <m:oMath>
        <m:f>
          <m:fPr>
            <m:ctrlPr>
              <w:del w:id="847" w:author="Administrator" w:date="2021-09-22T16:23:00Z">
                <w:rPr>
                  <w:rFonts w:ascii="Cambria Math" w:hAnsi="Cambria Math"/>
                </w:rPr>
              </w:del>
            </m:ctrlPr>
          </m:fPr>
          <m:num>
            <m:r>
              <w:del w:id="848" w:author="Administrator" w:date="2021-09-22T16:23:00Z">
                <w:rPr>
                  <w:rFonts w:ascii="Cambria Math" w:hAnsi="Cambria Math"/>
                </w:rPr>
                <m:t>dE</m:t>
              </w:del>
            </m:r>
            <m:ctrlPr>
              <w:del w:id="849" w:author="Administrator" w:date="2021-09-22T16:23:00Z">
                <w:rPr>
                  <w:rFonts w:ascii="Cambria Math" w:hAnsi="Cambria Math"/>
                  <w:i/>
                </w:rPr>
              </w:del>
            </m:ctrlPr>
          </m:num>
          <m:den>
            <m:r>
              <w:del w:id="850" w:author="Administrator" w:date="2021-09-22T16:23:00Z">
                <w:rPr>
                  <w:rFonts w:ascii="Cambria Math" w:hAnsi="Cambria Math"/>
                </w:rPr>
                <m:t>dt</m:t>
              </w:del>
            </m:r>
            <m:ctrlPr>
              <w:del w:id="851" w:author="Administrator" w:date="2021-09-22T16:23:00Z">
                <w:rPr>
                  <w:rFonts w:ascii="Cambria Math" w:hAnsi="Cambria Math"/>
                  <w:i/>
                </w:rPr>
              </w:del>
            </m:ctrlPr>
          </m:den>
        </m:f>
        <m:r>
          <w:del w:id="852" w:author="Administrator" w:date="2021-09-22T16:23:00Z">
            <w:rPr>
              <w:rFonts w:ascii="Cambria Math" w:hAnsi="Cambria Math"/>
            </w:rPr>
            <m:t>=0</m:t>
          </w:del>
        </m:r>
      </m:oMath>
      <w:del w:id="853" w:author="Administrator" w:date="2021-09-22T16:23:00Z">
        <w:r w:rsidDel="00CF39DB">
          <w:rPr>
            <w:rFonts w:hint="eastAsia"/>
          </w:rPr>
          <w:delText>，</w:delText>
        </w:r>
        <w:r w:rsidDel="00CF39DB">
          <w:delText>将其代入式</w:delText>
        </w:r>
        <w:r w:rsidDel="00CF39DB">
          <w:delText>(</w:delText>
        </w:r>
        <w:r w:rsidR="00145FCF" w:rsidDel="00CF39DB">
          <w:rPr>
            <w:rFonts w:hint="eastAsia"/>
          </w:rPr>
          <w:delText>4</w:delText>
        </w:r>
        <w:r w:rsidDel="00CF39DB">
          <w:delText>)</w:delText>
        </w:r>
        <w:r w:rsidDel="00CF39DB">
          <w:rPr>
            <w:rFonts w:hint="eastAsia"/>
          </w:rPr>
          <w:delText>的第二个式子</w:delText>
        </w:r>
        <w:r w:rsidDel="00CF39DB">
          <w:delText>，得到：</w:delText>
        </w:r>
      </w:del>
    </w:p>
    <w:p w14:paraId="05AE326E" w14:textId="3B302D94" w:rsidR="000D5ACB" w:rsidDel="00CF39DB" w:rsidRDefault="00763E3A" w:rsidP="00CE1F18">
      <w:pPr>
        <w:ind w:firstLine="480"/>
        <w:rPr>
          <w:del w:id="854" w:author="Administrator" w:date="2021-09-22T16:23:00Z"/>
        </w:rPr>
        <w:pPrChange w:id="855" w:author="Administrator" w:date="2021-09-22T16:49:00Z">
          <w:pPr>
            <w:ind w:firstLine="480"/>
            <w:jc w:val="center"/>
          </w:pPr>
        </w:pPrChange>
      </w:pPr>
      <m:oMathPara>
        <m:oMath>
          <m:eqArr>
            <m:eqArrPr>
              <m:maxDist m:val="1"/>
              <m:ctrlPr>
                <w:del w:id="856" w:author="Administrator" w:date="2021-09-22T16:23:00Z">
                  <w:rPr>
                    <w:rFonts w:ascii="Cambria Math" w:hAnsi="Cambria Math"/>
                    <w:i/>
                  </w:rPr>
                </w:del>
              </m:ctrlPr>
            </m:eqArrPr>
            <m:e>
              <m:d>
                <m:dPr>
                  <m:ctrlPr>
                    <w:del w:id="857" w:author="Administrator" w:date="2021-09-22T16:23:00Z">
                      <w:rPr>
                        <w:rFonts w:ascii="Cambria Math" w:hAnsi="Cambria Math"/>
                        <w:i/>
                      </w:rPr>
                    </w:del>
                  </m:ctrlPr>
                </m:dPr>
                <m:e>
                  <m:f>
                    <m:fPr>
                      <m:ctrlPr>
                        <w:del w:id="858" w:author="Administrator" w:date="2021-09-22T16:23:00Z">
                          <w:rPr>
                            <w:rFonts w:ascii="Cambria Math" w:hAnsi="Cambria Math"/>
                          </w:rPr>
                        </w:del>
                      </m:ctrlPr>
                    </m:fPr>
                    <m:num>
                      <m:sSub>
                        <m:sSubPr>
                          <m:ctrlPr>
                            <w:del w:id="859" w:author="Administrator" w:date="2021-09-22T16:23:00Z">
                              <w:rPr>
                                <w:rFonts w:ascii="Cambria Math" w:hAnsi="Cambria Math"/>
                                <w:i/>
                              </w:rPr>
                            </w:del>
                          </m:ctrlPr>
                        </m:sSubPr>
                        <m:e>
                          <m:r>
                            <w:del w:id="860" w:author="Administrator" w:date="2021-09-22T16:23:00Z">
                              <w:rPr>
                                <w:rFonts w:ascii="Cambria Math" w:hAnsi="Cambria Math"/>
                              </w:rPr>
                              <m:t>β</m:t>
                            </w:del>
                          </m:r>
                        </m:e>
                        <m:sub>
                          <m:r>
                            <w:del w:id="861" w:author="Administrator" w:date="2021-09-22T16:23:00Z">
                              <w:rPr>
                                <w:rFonts w:ascii="Cambria Math" w:hAnsi="Cambria Math"/>
                              </w:rPr>
                              <m:t>1</m:t>
                            </w:del>
                          </m:r>
                        </m:sub>
                      </m:sSub>
                      <m:ctrlPr>
                        <w:del w:id="862" w:author="Administrator" w:date="2021-09-22T16:23:00Z">
                          <w:rPr>
                            <w:rFonts w:ascii="Cambria Math" w:hAnsi="Cambria Math"/>
                            <w:i/>
                          </w:rPr>
                        </w:del>
                      </m:ctrlPr>
                    </m:num>
                    <m:den>
                      <m:r>
                        <w:del w:id="863" w:author="Administrator" w:date="2021-09-22T16:23:00Z">
                          <w:rPr>
                            <w:rFonts w:ascii="Cambria Math" w:hAnsi="Cambria Math"/>
                          </w:rPr>
                          <m:t>α</m:t>
                        </w:del>
                      </m:r>
                      <m:ctrlPr>
                        <w:del w:id="864" w:author="Administrator" w:date="2021-09-22T16:23:00Z">
                          <w:rPr>
                            <w:rFonts w:ascii="Cambria Math" w:hAnsi="Cambria Math"/>
                            <w:i/>
                          </w:rPr>
                        </w:del>
                      </m:ctrlPr>
                    </m:den>
                  </m:f>
                  <m:r>
                    <w:del w:id="865" w:author="Administrator" w:date="2021-09-22T16:23:00Z">
                      <w:rPr>
                        <w:rFonts w:ascii="Cambria Math" w:hAnsi="Cambria Math"/>
                      </w:rPr>
                      <m:t>+</m:t>
                    </w:del>
                  </m:r>
                  <m:f>
                    <m:fPr>
                      <m:ctrlPr>
                        <w:del w:id="866" w:author="Administrator" w:date="2021-09-22T16:23:00Z">
                          <w:rPr>
                            <w:rFonts w:ascii="Cambria Math" w:hAnsi="Cambria Math"/>
                          </w:rPr>
                        </w:del>
                      </m:ctrlPr>
                    </m:fPr>
                    <m:num>
                      <m:sSub>
                        <m:sSubPr>
                          <m:ctrlPr>
                            <w:del w:id="867" w:author="Administrator" w:date="2021-09-22T16:23:00Z">
                              <w:rPr>
                                <w:rFonts w:ascii="Cambria Math" w:hAnsi="Cambria Math"/>
                                <w:i/>
                              </w:rPr>
                            </w:del>
                          </m:ctrlPr>
                        </m:sSubPr>
                        <m:e>
                          <m:r>
                            <w:del w:id="868" w:author="Administrator" w:date="2021-09-22T16:23:00Z">
                              <w:rPr>
                                <w:rFonts w:ascii="Cambria Math" w:hAnsi="Cambria Math"/>
                              </w:rPr>
                              <m:t>β</m:t>
                            </w:del>
                          </m:r>
                        </m:e>
                        <m:sub>
                          <m:r>
                            <w:del w:id="869" w:author="Administrator" w:date="2021-09-22T16:23:00Z">
                              <w:rPr>
                                <w:rFonts w:ascii="Cambria Math" w:hAnsi="Cambria Math"/>
                              </w:rPr>
                              <m:t>2</m:t>
                            </w:del>
                          </m:r>
                        </m:sub>
                      </m:sSub>
                      <m:ctrlPr>
                        <w:del w:id="870" w:author="Administrator" w:date="2021-09-22T16:23:00Z">
                          <w:rPr>
                            <w:rFonts w:ascii="Cambria Math" w:hAnsi="Cambria Math"/>
                            <w:i/>
                          </w:rPr>
                        </w:del>
                      </m:ctrlPr>
                    </m:num>
                    <m:den>
                      <m:sSub>
                        <m:sSubPr>
                          <m:ctrlPr>
                            <w:del w:id="871" w:author="Administrator" w:date="2021-09-22T16:23:00Z">
                              <w:rPr>
                                <w:rFonts w:ascii="Cambria Math" w:hAnsi="Cambria Math"/>
                                <w:i/>
                              </w:rPr>
                            </w:del>
                          </m:ctrlPr>
                        </m:sSubPr>
                        <m:e>
                          <m:r>
                            <w:del w:id="872" w:author="Administrator" w:date="2021-09-22T16:23:00Z">
                              <w:rPr>
                                <w:rFonts w:ascii="Cambria Math" w:hAnsi="Cambria Math"/>
                              </w:rPr>
                              <m:t>γ</m:t>
                            </w:del>
                          </m:r>
                        </m:e>
                        <m:sub>
                          <m:r>
                            <w:del w:id="873" w:author="Administrator" w:date="2021-09-22T16:23:00Z">
                              <w:rPr>
                                <w:rFonts w:ascii="Cambria Math" w:hAnsi="Cambria Math"/>
                              </w:rPr>
                              <m:t>1</m:t>
                            </w:del>
                          </m:r>
                        </m:sub>
                      </m:sSub>
                      <m:ctrlPr>
                        <w:del w:id="874" w:author="Administrator" w:date="2021-09-22T16:23:00Z">
                          <w:rPr>
                            <w:rFonts w:ascii="Cambria Math" w:hAnsi="Cambria Math"/>
                            <w:i/>
                          </w:rPr>
                        </w:del>
                      </m:ctrlPr>
                    </m:den>
                  </m:f>
                </m:e>
              </m:d>
              <m:sSub>
                <m:sSubPr>
                  <m:ctrlPr>
                    <w:del w:id="875" w:author="Administrator" w:date="2021-09-22T16:23:00Z">
                      <w:rPr>
                        <w:rFonts w:ascii="Cambria Math" w:hAnsi="Cambria Math"/>
                        <w:i/>
                      </w:rPr>
                    </w:del>
                  </m:ctrlPr>
                </m:sSubPr>
                <m:e>
                  <m:r>
                    <w:del w:id="876" w:author="Administrator" w:date="2021-09-22T16:23:00Z">
                      <w:rPr>
                        <w:rFonts w:ascii="Cambria Math" w:hAnsi="Cambria Math"/>
                      </w:rPr>
                      <m:t>r</m:t>
                    </w:del>
                  </m:r>
                </m:e>
                <m:sub>
                  <m:r>
                    <w:del w:id="877" w:author="Administrator" w:date="2021-09-22T16:23:00Z">
                      <w:rPr>
                        <w:rFonts w:ascii="Cambria Math" w:hAnsi="Cambria Math"/>
                      </w:rPr>
                      <m:t>1</m:t>
                    </w:del>
                  </m:r>
                </m:sub>
              </m:sSub>
              <m:r>
                <w:del w:id="878" w:author="Administrator" w:date="2021-09-22T16:23:00Z">
                  <w:rPr>
                    <w:rFonts w:ascii="Cambria Math" w:hAnsi="Cambria Math"/>
                  </w:rPr>
                  <m:t>s</m:t>
                </w:del>
              </m:r>
              <m:d>
                <m:dPr>
                  <m:ctrlPr>
                    <w:del w:id="879" w:author="Administrator" w:date="2021-09-22T16:23:00Z">
                      <w:rPr>
                        <w:rFonts w:ascii="Cambria Math" w:hAnsi="Cambria Math"/>
                        <w:i/>
                      </w:rPr>
                    </w:del>
                  </m:ctrlPr>
                </m:dPr>
                <m:e>
                  <m:r>
                    <w:del w:id="880" w:author="Administrator" w:date="2021-09-22T16:23:00Z">
                      <w:rPr>
                        <w:rFonts w:ascii="Cambria Math" w:hAnsi="Cambria Math"/>
                      </w:rPr>
                      <m:t>t</m:t>
                    </w:del>
                  </m:r>
                </m:e>
              </m:d>
              <m:r>
                <w:del w:id="881" w:author="Administrator" w:date="2021-09-22T16:23:00Z">
                  <w:rPr>
                    <w:rFonts w:ascii="Cambria Math" w:hAnsi="Cambria Math"/>
                  </w:rPr>
                  <m:t>=1#</m:t>
                </w:del>
              </m:r>
              <m:d>
                <m:dPr>
                  <m:ctrlPr>
                    <w:del w:id="882" w:author="Administrator" w:date="2021-09-22T16:23:00Z">
                      <w:rPr>
                        <w:rFonts w:ascii="Cambria Math" w:hAnsi="Cambria Math"/>
                        <w:i/>
                      </w:rPr>
                    </w:del>
                  </m:ctrlPr>
                </m:dPr>
                <m:e>
                  <m:r>
                    <w:del w:id="883" w:author="Administrator" w:date="2021-09-22T16:23:00Z">
                      <m:rPr>
                        <m:sty m:val="p"/>
                      </m:rPr>
                      <w:rPr>
                        <w:rFonts w:ascii="Cambria Math" w:hAnsi="Cambria Math"/>
                      </w:rPr>
                      <w:fldChar w:fldCharType="begin"/>
                    </w:del>
                  </m:r>
                  <m:r>
                    <w:del w:id="884" w:author="Administrator" w:date="2021-09-22T16:23:00Z">
                      <m:rPr>
                        <m:sty m:val="p"/>
                      </m:rPr>
                      <w:rPr>
                        <w:rFonts w:ascii="Cambria Math" w:hAnsi="Cambria Math"/>
                      </w:rPr>
                      <m:t xml:space="preserve"> AUTONUM  \* Arabic </m:t>
                    </w:del>
                  </m:r>
                  <m:r>
                    <w:del w:id="885" w:author="Administrator" w:date="2021-09-22T16:23:00Z">
                      <m:rPr>
                        <m:sty m:val="p"/>
                      </m:rPr>
                      <w:rPr>
                        <w:rFonts w:ascii="Cambria Math" w:hAnsi="Cambria Math"/>
                      </w:rPr>
                      <w:fldChar w:fldCharType="end"/>
                    </w:del>
                  </m:r>
                </m:e>
              </m:d>
            </m:e>
          </m:eqArr>
        </m:oMath>
      </m:oMathPara>
    </w:p>
    <w:p w14:paraId="06D166A1" w14:textId="05DBC380" w:rsidR="000D5ACB" w:rsidDel="00CF39DB" w:rsidRDefault="0082189E" w:rsidP="00CE1F18">
      <w:pPr>
        <w:ind w:firstLine="480"/>
        <w:rPr>
          <w:del w:id="886" w:author="Administrator" w:date="2021-09-22T16:23:00Z"/>
        </w:rPr>
        <w:pPrChange w:id="887" w:author="Administrator" w:date="2021-09-22T16:49:00Z">
          <w:pPr>
            <w:ind w:firstLine="480"/>
          </w:pPr>
        </w:pPrChange>
      </w:pPr>
      <w:del w:id="888" w:author="Administrator" w:date="2021-09-22T16:23:00Z">
        <w:r w:rsidDel="00CF39DB">
          <w:delText>其中</w:delText>
        </w:r>
      </w:del>
      <m:oMath>
        <m:r>
          <w:del w:id="889" w:author="Administrator" w:date="2021-09-22T16:23:00Z">
            <w:rPr>
              <w:rFonts w:ascii="Cambria Math" w:hAnsi="Cambria Math"/>
            </w:rPr>
            <m:t>s</m:t>
          </w:del>
        </m:r>
        <m:d>
          <m:dPr>
            <m:ctrlPr>
              <w:del w:id="890" w:author="Administrator" w:date="2021-09-22T16:23:00Z">
                <w:rPr>
                  <w:rFonts w:ascii="Cambria Math" w:hAnsi="Cambria Math"/>
                  <w:i/>
                </w:rPr>
              </w:del>
            </m:ctrlPr>
          </m:dPr>
          <m:e>
            <m:r>
              <w:del w:id="891" w:author="Administrator" w:date="2021-09-22T16:23:00Z">
                <w:rPr>
                  <w:rFonts w:ascii="Cambria Math" w:hAnsi="Cambria Math"/>
                </w:rPr>
                <m:t>t</m:t>
              </w:del>
            </m:r>
          </m:e>
        </m:d>
        <m:r>
          <w:del w:id="892" w:author="Administrator" w:date="2021-09-22T16:23:00Z">
            <w:rPr>
              <w:rFonts w:ascii="Cambria Math" w:hAnsi="Cambria Math"/>
            </w:rPr>
            <m:t>=</m:t>
          </w:del>
        </m:r>
        <m:f>
          <m:fPr>
            <m:ctrlPr>
              <w:del w:id="893" w:author="Administrator" w:date="2021-09-22T16:23:00Z">
                <w:rPr>
                  <w:rFonts w:ascii="Cambria Math" w:hAnsi="Cambria Math"/>
                </w:rPr>
              </w:del>
            </m:ctrlPr>
          </m:fPr>
          <m:num>
            <m:r>
              <w:del w:id="894" w:author="Administrator" w:date="2021-09-22T16:23:00Z">
                <w:rPr>
                  <w:rFonts w:ascii="Cambria Math" w:hAnsi="Cambria Math"/>
                </w:rPr>
                <m:t>S</m:t>
              </w:del>
            </m:r>
            <m:d>
              <m:dPr>
                <m:ctrlPr>
                  <w:del w:id="895" w:author="Administrator" w:date="2021-09-22T16:23:00Z">
                    <w:rPr>
                      <w:rFonts w:ascii="Cambria Math" w:hAnsi="Cambria Math"/>
                      <w:i/>
                    </w:rPr>
                  </w:del>
                </m:ctrlPr>
              </m:dPr>
              <m:e>
                <m:r>
                  <w:del w:id="896" w:author="Administrator" w:date="2021-09-22T16:23:00Z">
                    <w:rPr>
                      <w:rFonts w:ascii="Cambria Math" w:hAnsi="Cambria Math"/>
                    </w:rPr>
                    <m:t>t</m:t>
                  </w:del>
                </m:r>
              </m:e>
            </m:d>
            <m:ctrlPr>
              <w:del w:id="897" w:author="Administrator" w:date="2021-09-22T16:23:00Z">
                <w:rPr>
                  <w:rFonts w:ascii="Cambria Math" w:hAnsi="Cambria Math"/>
                  <w:i/>
                </w:rPr>
              </w:del>
            </m:ctrlPr>
          </m:num>
          <m:den>
            <m:r>
              <w:del w:id="898" w:author="Administrator" w:date="2021-09-22T16:23:00Z">
                <w:rPr>
                  <w:rFonts w:ascii="Cambria Math" w:hAnsi="Cambria Math"/>
                </w:rPr>
                <m:t>N</m:t>
              </w:del>
            </m:r>
            <m:ctrlPr>
              <w:del w:id="899" w:author="Administrator" w:date="2021-09-22T16:23:00Z">
                <w:rPr>
                  <w:rFonts w:ascii="Cambria Math" w:hAnsi="Cambria Math"/>
                  <w:i/>
                </w:rPr>
              </w:del>
            </m:ctrlPr>
          </m:den>
        </m:f>
      </m:oMath>
      <w:del w:id="900" w:author="Administrator" w:date="2021-09-22T16:23:00Z">
        <w:r w:rsidDel="00CF39DB">
          <w:delText>表示易感者比例。令</w:delText>
        </w:r>
      </w:del>
    </w:p>
    <w:p w14:paraId="2A5AD89A" w14:textId="0FFEE90A" w:rsidR="000D5ACB" w:rsidDel="00CF39DB" w:rsidRDefault="00763E3A" w:rsidP="00CE1F18">
      <w:pPr>
        <w:ind w:firstLine="480"/>
        <w:rPr>
          <w:del w:id="901" w:author="Administrator" w:date="2021-09-22T16:23:00Z"/>
        </w:rPr>
        <w:pPrChange w:id="902" w:author="Administrator" w:date="2021-09-22T16:49:00Z">
          <w:pPr>
            <w:ind w:firstLine="480"/>
          </w:pPr>
        </w:pPrChange>
      </w:pPr>
      <m:oMathPara>
        <m:oMath>
          <m:eqArr>
            <m:eqArrPr>
              <m:maxDist m:val="1"/>
              <m:ctrlPr>
                <w:del w:id="903" w:author="Administrator" w:date="2021-09-22T16:23:00Z">
                  <w:rPr>
                    <w:rFonts w:ascii="Cambria Math" w:hAnsi="Cambria Math"/>
                    <w:i/>
                  </w:rPr>
                </w:del>
              </m:ctrlPr>
            </m:eqArrPr>
            <m:e>
              <m:r>
                <w:del w:id="904" w:author="Administrator" w:date="2021-09-22T16:23:00Z">
                  <m:rPr>
                    <m:scr m:val="fraktur"/>
                    <m:sty m:val="p"/>
                  </m:rPr>
                  <w:rPr>
                    <w:rFonts w:ascii="Cambria Math" w:hAnsi="Cambria Math"/>
                  </w:rPr>
                  <m:t>R</m:t>
                </w:del>
              </m:r>
              <m:d>
                <m:dPr>
                  <m:ctrlPr>
                    <w:del w:id="905" w:author="Administrator" w:date="2021-09-22T16:23:00Z">
                      <w:rPr>
                        <w:rFonts w:ascii="Cambria Math" w:hAnsi="Cambria Math"/>
                      </w:rPr>
                    </w:del>
                  </m:ctrlPr>
                </m:dPr>
                <m:e>
                  <m:r>
                    <w:del w:id="906" w:author="Administrator" w:date="2021-09-22T16:23:00Z">
                      <w:rPr>
                        <w:rFonts w:ascii="Cambria Math" w:hAnsi="Cambria Math"/>
                      </w:rPr>
                      <m:t>t</m:t>
                    </w:del>
                  </m:r>
                </m:e>
              </m:d>
              <m:r>
                <w:del w:id="907" w:author="Administrator" w:date="2021-09-22T16:23:00Z">
                  <m:rPr>
                    <m:sty m:val="p"/>
                  </m:rPr>
                  <w:rPr>
                    <w:rFonts w:ascii="Cambria Math" w:hAnsi="Cambria Math"/>
                  </w:rPr>
                  <m:t>=</m:t>
                </w:del>
              </m:r>
              <m:d>
                <m:dPr>
                  <m:ctrlPr>
                    <w:del w:id="908" w:author="Administrator" w:date="2021-09-22T16:23:00Z">
                      <w:rPr>
                        <w:rFonts w:ascii="Cambria Math" w:hAnsi="Cambria Math"/>
                      </w:rPr>
                    </w:del>
                  </m:ctrlPr>
                </m:dPr>
                <m:e>
                  <m:f>
                    <m:fPr>
                      <m:ctrlPr>
                        <w:del w:id="909" w:author="Administrator" w:date="2021-09-22T16:23:00Z">
                          <w:rPr>
                            <w:rFonts w:ascii="Cambria Math" w:hAnsi="Cambria Math"/>
                          </w:rPr>
                        </w:del>
                      </m:ctrlPr>
                    </m:fPr>
                    <m:num>
                      <m:sSub>
                        <m:sSubPr>
                          <m:ctrlPr>
                            <w:del w:id="910" w:author="Administrator" w:date="2021-09-22T16:23:00Z">
                              <w:rPr>
                                <w:rFonts w:ascii="Cambria Math" w:hAnsi="Cambria Math"/>
                              </w:rPr>
                            </w:del>
                          </m:ctrlPr>
                        </m:sSubPr>
                        <m:e>
                          <m:r>
                            <w:del w:id="911" w:author="Administrator" w:date="2021-09-22T16:23:00Z">
                              <w:rPr>
                                <w:rFonts w:ascii="Cambria Math" w:hAnsi="Cambria Math"/>
                              </w:rPr>
                              <m:t>β</m:t>
                            </w:del>
                          </m:r>
                        </m:e>
                        <m:sub>
                          <m:r>
                            <w:del w:id="912" w:author="Administrator" w:date="2021-09-22T16:23:00Z">
                              <m:rPr>
                                <m:sty m:val="p"/>
                              </m:rPr>
                              <w:rPr>
                                <w:rFonts w:ascii="Cambria Math" w:hAnsi="Cambria Math"/>
                              </w:rPr>
                              <m:t>1</m:t>
                            </w:del>
                          </m:r>
                        </m:sub>
                      </m:sSub>
                    </m:num>
                    <m:den>
                      <m:r>
                        <w:del w:id="913" w:author="Administrator" w:date="2021-09-22T16:23:00Z">
                          <w:rPr>
                            <w:rFonts w:ascii="Cambria Math" w:hAnsi="Cambria Math"/>
                          </w:rPr>
                          <m:t>α</m:t>
                        </w:del>
                      </m:r>
                    </m:den>
                  </m:f>
                  <m:r>
                    <w:del w:id="914" w:author="Administrator" w:date="2021-09-22T16:23:00Z">
                      <m:rPr>
                        <m:sty m:val="p"/>
                      </m:rPr>
                      <w:rPr>
                        <w:rFonts w:ascii="Cambria Math" w:hAnsi="Cambria Math"/>
                      </w:rPr>
                      <m:t>+</m:t>
                    </w:del>
                  </m:r>
                  <m:f>
                    <m:fPr>
                      <m:ctrlPr>
                        <w:del w:id="915" w:author="Administrator" w:date="2021-09-22T16:23:00Z">
                          <w:rPr>
                            <w:rFonts w:ascii="Cambria Math" w:hAnsi="Cambria Math"/>
                          </w:rPr>
                        </w:del>
                      </m:ctrlPr>
                    </m:fPr>
                    <m:num>
                      <m:sSub>
                        <m:sSubPr>
                          <m:ctrlPr>
                            <w:del w:id="916" w:author="Administrator" w:date="2021-09-22T16:23:00Z">
                              <w:rPr>
                                <w:rFonts w:ascii="Cambria Math" w:hAnsi="Cambria Math"/>
                              </w:rPr>
                            </w:del>
                          </m:ctrlPr>
                        </m:sSubPr>
                        <m:e>
                          <m:r>
                            <w:del w:id="917" w:author="Administrator" w:date="2021-09-22T16:23:00Z">
                              <w:rPr>
                                <w:rFonts w:ascii="Cambria Math" w:hAnsi="Cambria Math"/>
                              </w:rPr>
                              <m:t>β</m:t>
                            </w:del>
                          </m:r>
                        </m:e>
                        <m:sub>
                          <m:r>
                            <w:del w:id="918" w:author="Administrator" w:date="2021-09-22T16:23:00Z">
                              <m:rPr>
                                <m:sty m:val="p"/>
                              </m:rPr>
                              <w:rPr>
                                <w:rFonts w:ascii="Cambria Math" w:hAnsi="Cambria Math"/>
                              </w:rPr>
                              <m:t>2</m:t>
                            </w:del>
                          </m:r>
                        </m:sub>
                      </m:sSub>
                    </m:num>
                    <m:den>
                      <m:sSub>
                        <m:sSubPr>
                          <m:ctrlPr>
                            <w:del w:id="919" w:author="Administrator" w:date="2021-09-22T16:23:00Z">
                              <w:rPr>
                                <w:rFonts w:ascii="Cambria Math" w:hAnsi="Cambria Math"/>
                              </w:rPr>
                            </w:del>
                          </m:ctrlPr>
                        </m:sSubPr>
                        <m:e>
                          <m:r>
                            <w:del w:id="920" w:author="Administrator" w:date="2021-09-22T16:23:00Z">
                              <w:rPr>
                                <w:rFonts w:ascii="Cambria Math" w:hAnsi="Cambria Math"/>
                              </w:rPr>
                              <m:t>γ</m:t>
                            </w:del>
                          </m:r>
                        </m:e>
                        <m:sub>
                          <m:r>
                            <w:del w:id="921" w:author="Administrator" w:date="2021-09-22T16:23:00Z">
                              <m:rPr>
                                <m:sty m:val="p"/>
                              </m:rPr>
                              <w:rPr>
                                <w:rFonts w:ascii="Cambria Math" w:hAnsi="Cambria Math"/>
                              </w:rPr>
                              <m:t>1</m:t>
                            </w:del>
                          </m:r>
                        </m:sub>
                      </m:sSub>
                    </m:den>
                  </m:f>
                </m:e>
              </m:d>
              <m:sSub>
                <m:sSubPr>
                  <m:ctrlPr>
                    <w:del w:id="922" w:author="Administrator" w:date="2021-09-22T16:23:00Z">
                      <w:rPr>
                        <w:rFonts w:ascii="Cambria Math" w:hAnsi="Cambria Math"/>
                      </w:rPr>
                    </w:del>
                  </m:ctrlPr>
                </m:sSubPr>
                <m:e>
                  <m:r>
                    <w:del w:id="923" w:author="Administrator" w:date="2021-09-22T16:23:00Z">
                      <w:rPr>
                        <w:rFonts w:ascii="Cambria Math" w:hAnsi="Cambria Math"/>
                      </w:rPr>
                      <m:t>r</m:t>
                    </w:del>
                  </m:r>
                </m:e>
                <m:sub>
                  <m:r>
                    <w:del w:id="924" w:author="Administrator" w:date="2021-09-22T16:23:00Z">
                      <m:rPr>
                        <m:sty m:val="p"/>
                      </m:rPr>
                      <w:rPr>
                        <w:rFonts w:ascii="Cambria Math" w:hAnsi="Cambria Math"/>
                      </w:rPr>
                      <m:t>1</m:t>
                    </w:del>
                  </m:r>
                </m:sub>
              </m:sSub>
              <m:r>
                <w:del w:id="925" w:author="Administrator" w:date="2021-09-22T16:23:00Z">
                  <w:rPr>
                    <w:rFonts w:ascii="Cambria Math" w:hAnsi="Cambria Math"/>
                  </w:rPr>
                  <m:t>s</m:t>
                </w:del>
              </m:r>
              <m:d>
                <m:dPr>
                  <m:ctrlPr>
                    <w:del w:id="926" w:author="Administrator" w:date="2021-09-22T16:23:00Z">
                      <w:rPr>
                        <w:rFonts w:ascii="Cambria Math" w:hAnsi="Cambria Math"/>
                      </w:rPr>
                    </w:del>
                  </m:ctrlPr>
                </m:dPr>
                <m:e>
                  <m:r>
                    <w:del w:id="927" w:author="Administrator" w:date="2021-09-22T16:23:00Z">
                      <w:rPr>
                        <w:rFonts w:ascii="Cambria Math" w:hAnsi="Cambria Math"/>
                      </w:rPr>
                      <m:t>t</m:t>
                    </w:del>
                  </m:r>
                </m:e>
              </m:d>
              <m:r>
                <w:del w:id="928" w:author="Administrator" w:date="2021-09-22T16:23:00Z">
                  <w:rPr>
                    <w:rFonts w:ascii="Cambria Math" w:hAnsi="Cambria Math"/>
                  </w:rPr>
                  <m:t>#</m:t>
                </w:del>
              </m:r>
              <m:d>
                <m:dPr>
                  <m:ctrlPr>
                    <w:del w:id="929" w:author="Administrator" w:date="2021-09-22T16:23:00Z">
                      <w:rPr>
                        <w:rFonts w:ascii="Cambria Math" w:hAnsi="Cambria Math"/>
                        <w:i/>
                      </w:rPr>
                    </w:del>
                  </m:ctrlPr>
                </m:dPr>
                <m:e>
                  <m:r>
                    <w:del w:id="930" w:author="Administrator" w:date="2021-09-22T16:23:00Z">
                      <m:rPr>
                        <m:sty m:val="p"/>
                      </m:rPr>
                      <w:rPr>
                        <w:rFonts w:ascii="Cambria Math" w:hAnsi="Cambria Math"/>
                      </w:rPr>
                      <w:fldChar w:fldCharType="begin"/>
                    </w:del>
                  </m:r>
                  <m:r>
                    <w:del w:id="931" w:author="Administrator" w:date="2021-09-22T16:23:00Z">
                      <m:rPr>
                        <m:sty m:val="p"/>
                      </m:rPr>
                      <w:rPr>
                        <w:rFonts w:ascii="Cambria Math" w:hAnsi="Cambria Math"/>
                      </w:rPr>
                      <m:t xml:space="preserve"> AUTONUM  \* Arabic </m:t>
                    </w:del>
                  </m:r>
                  <m:r>
                    <w:del w:id="932" w:author="Administrator" w:date="2021-09-22T16:23:00Z">
                      <m:rPr>
                        <m:sty m:val="p"/>
                      </m:rPr>
                      <w:rPr>
                        <w:rFonts w:ascii="Cambria Math" w:hAnsi="Cambria Math"/>
                      </w:rPr>
                      <w:fldChar w:fldCharType="end"/>
                    </w:del>
                  </m:r>
                </m:e>
              </m:d>
            </m:e>
          </m:eqArr>
        </m:oMath>
      </m:oMathPara>
    </w:p>
    <w:p w14:paraId="7A344291" w14:textId="12E7EAC7" w:rsidR="000D5ACB" w:rsidDel="00CF39DB" w:rsidRDefault="0082189E" w:rsidP="00CE1F18">
      <w:pPr>
        <w:ind w:firstLine="480"/>
        <w:rPr>
          <w:del w:id="933" w:author="Administrator" w:date="2021-09-22T16:23:00Z"/>
        </w:rPr>
        <w:pPrChange w:id="934" w:author="Administrator" w:date="2021-09-22T16:49:00Z">
          <w:pPr>
            <w:ind w:firstLine="480"/>
          </w:pPr>
        </w:pPrChange>
      </w:pPr>
      <w:del w:id="935" w:author="Administrator" w:date="2021-09-22T16:23:00Z">
        <w:r w:rsidDel="00CF39DB">
          <w:delText>容易验证当</w:delText>
        </w:r>
      </w:del>
      <m:oMath>
        <m:r>
          <w:del w:id="936" w:author="Administrator" w:date="2021-09-22T16:23:00Z">
            <m:rPr>
              <m:scr m:val="fraktur"/>
            </m:rPr>
            <w:rPr>
              <w:rFonts w:ascii="Cambria Math" w:hAnsi="Cambria Math"/>
            </w:rPr>
            <m:t>R</m:t>
          </w:del>
        </m:r>
        <m:d>
          <m:dPr>
            <m:ctrlPr>
              <w:del w:id="937" w:author="Administrator" w:date="2021-09-22T16:23:00Z">
                <w:rPr>
                  <w:rFonts w:ascii="Cambria Math" w:hAnsi="Cambria Math"/>
                  <w:i/>
                </w:rPr>
              </w:del>
            </m:ctrlPr>
          </m:dPr>
          <m:e>
            <m:r>
              <w:del w:id="938" w:author="Administrator" w:date="2021-09-22T16:23:00Z">
                <w:rPr>
                  <w:rFonts w:ascii="Cambria Math" w:hAnsi="Cambria Math"/>
                </w:rPr>
                <m:t>t</m:t>
              </w:del>
            </m:r>
          </m:e>
        </m:d>
        <m:r>
          <w:del w:id="939" w:author="Administrator" w:date="2021-09-22T16:23:00Z">
            <w:rPr>
              <w:rFonts w:ascii="Cambria Math" w:hAnsi="Cambria Math"/>
            </w:rPr>
            <m:t>&lt;1</m:t>
          </w:del>
        </m:r>
      </m:oMath>
      <w:del w:id="940" w:author="Administrator" w:date="2021-09-22T16:23:00Z">
        <w:r w:rsidDel="00CF39DB">
          <w:delText>时，</w:delText>
        </w:r>
      </w:del>
      <m:oMath>
        <m:f>
          <m:fPr>
            <m:ctrlPr>
              <w:del w:id="941" w:author="Administrator" w:date="2021-09-22T16:23:00Z">
                <w:rPr>
                  <w:rFonts w:ascii="Cambria Math" w:hAnsi="Cambria Math"/>
                </w:rPr>
              </w:del>
            </m:ctrlPr>
          </m:fPr>
          <m:num>
            <m:r>
              <w:del w:id="942" w:author="Administrator" w:date="2021-09-22T16:23:00Z">
                <w:rPr>
                  <w:rFonts w:ascii="Cambria Math" w:hAnsi="Cambria Math"/>
                </w:rPr>
                <m:t>dI</m:t>
              </w:del>
            </m:r>
            <m:ctrlPr>
              <w:del w:id="943" w:author="Administrator" w:date="2021-09-22T16:23:00Z">
                <w:rPr>
                  <w:rFonts w:ascii="Cambria Math" w:hAnsi="Cambria Math"/>
                  <w:i/>
                </w:rPr>
              </w:del>
            </m:ctrlPr>
          </m:num>
          <m:den>
            <m:r>
              <w:del w:id="944" w:author="Administrator" w:date="2021-09-22T16:23:00Z">
                <w:rPr>
                  <w:rFonts w:ascii="Cambria Math" w:hAnsi="Cambria Math"/>
                </w:rPr>
                <m:t>dt</m:t>
              </w:del>
            </m:r>
            <m:ctrlPr>
              <w:del w:id="945" w:author="Administrator" w:date="2021-09-22T16:23:00Z">
                <w:rPr>
                  <w:rFonts w:ascii="Cambria Math" w:hAnsi="Cambria Math"/>
                  <w:i/>
                </w:rPr>
              </w:del>
            </m:ctrlPr>
          </m:den>
        </m:f>
        <m:r>
          <w:del w:id="946" w:author="Administrator" w:date="2021-09-22T16:23:00Z">
            <w:rPr>
              <w:rFonts w:ascii="Cambria Math" w:hAnsi="Cambria Math"/>
            </w:rPr>
            <m:t>&lt;0</m:t>
          </w:del>
        </m:r>
      </m:oMath>
      <w:del w:id="947" w:author="Administrator" w:date="2021-09-22T16:23:00Z">
        <w:r w:rsidDel="00CF39DB">
          <w:delText>，</w:delText>
        </w:r>
        <w:r w:rsidR="00321611" w:rsidDel="00CF39DB">
          <w:rPr>
            <w:rFonts w:hint="eastAsia"/>
          </w:rPr>
          <w:delText>村中感染者数量</w:delText>
        </w:r>
        <w:r w:rsidDel="00CF39DB">
          <w:delText>持续走低，反之当</w:delText>
        </w:r>
      </w:del>
      <m:oMath>
        <m:r>
          <w:del w:id="948" w:author="Administrator" w:date="2021-09-22T16:23:00Z">
            <m:rPr>
              <m:scr m:val="fraktur"/>
            </m:rPr>
            <w:rPr>
              <w:rFonts w:ascii="Cambria Math" w:hAnsi="Cambria Math"/>
            </w:rPr>
            <m:t>R</m:t>
          </w:del>
        </m:r>
        <m:d>
          <m:dPr>
            <m:ctrlPr>
              <w:del w:id="949" w:author="Administrator" w:date="2021-09-22T16:23:00Z">
                <w:rPr>
                  <w:rFonts w:ascii="Cambria Math" w:hAnsi="Cambria Math"/>
                  <w:i/>
                </w:rPr>
              </w:del>
            </m:ctrlPr>
          </m:dPr>
          <m:e>
            <m:r>
              <w:del w:id="950" w:author="Administrator" w:date="2021-09-22T16:23:00Z">
                <w:rPr>
                  <w:rFonts w:ascii="Cambria Math" w:hAnsi="Cambria Math"/>
                </w:rPr>
                <m:t>t</m:t>
              </w:del>
            </m:r>
          </m:e>
        </m:d>
        <m:r>
          <w:del w:id="951" w:author="Administrator" w:date="2021-09-22T16:23:00Z">
            <w:rPr>
              <w:rFonts w:ascii="Cambria Math" w:hAnsi="Cambria Math"/>
            </w:rPr>
            <m:t>&gt;1</m:t>
          </w:del>
        </m:r>
      </m:oMath>
      <w:del w:id="952" w:author="Administrator" w:date="2021-09-22T16:23:00Z">
        <w:r w:rsidDel="00CF39DB">
          <w:delText>时，</w:delText>
        </w:r>
        <w:r w:rsidR="00321611" w:rsidDel="00CF39DB">
          <w:rPr>
            <w:rFonts w:hint="eastAsia"/>
          </w:rPr>
          <w:delText>其值</w:delText>
        </w:r>
        <w:r w:rsidDel="00CF39DB">
          <w:delText>不断升高。结合经典的</w:delText>
        </w:r>
        <w:r w:rsidDel="00CF39DB">
          <w:delText>SEIR</w:delText>
        </w:r>
        <w:r w:rsidDel="00CF39DB">
          <w:delText>模型，我们可将</w:delText>
        </w:r>
      </w:del>
      <m:oMath>
        <m:r>
          <w:del w:id="953" w:author="Administrator" w:date="2021-09-22T16:23:00Z">
            <m:rPr>
              <m:scr m:val="fraktur"/>
            </m:rPr>
            <w:rPr>
              <w:rFonts w:ascii="Cambria Math" w:hAnsi="Cambria Math"/>
            </w:rPr>
            <m:t>R</m:t>
          </w:del>
        </m:r>
        <m:d>
          <m:dPr>
            <m:ctrlPr>
              <w:del w:id="954" w:author="Administrator" w:date="2021-09-22T16:23:00Z">
                <w:rPr>
                  <w:rFonts w:ascii="Cambria Math" w:hAnsi="Cambria Math"/>
                  <w:i/>
                </w:rPr>
              </w:del>
            </m:ctrlPr>
          </m:dPr>
          <m:e>
            <m:r>
              <w:del w:id="955" w:author="Administrator" w:date="2021-09-22T16:23:00Z">
                <w:rPr>
                  <w:rFonts w:ascii="Cambria Math" w:hAnsi="Cambria Math"/>
                </w:rPr>
                <m:t>t</m:t>
              </w:del>
            </m:r>
          </m:e>
        </m:d>
      </m:oMath>
      <w:del w:id="956" w:author="Administrator" w:date="2021-09-22T16:23:00Z">
        <w:r w:rsidDel="00CF39DB">
          <w:delText>定义为改良的</w:delText>
        </w:r>
        <w:r w:rsidDel="00CF39DB">
          <w:delText>SEIR</w:delText>
        </w:r>
        <w:r w:rsidDel="00CF39DB">
          <w:delText>模型的有效再生数，</w:delText>
        </w:r>
        <w:r w:rsidDel="00CF39DB">
          <w:delText>1</w:delText>
        </w:r>
        <w:r w:rsidDel="00CF39DB">
          <w:delText>为传播临界值。</w:delText>
        </w:r>
      </w:del>
    </w:p>
    <w:p w14:paraId="41EA9E7A" w14:textId="7180A7B9" w:rsidR="000D5ACB" w:rsidDel="00CF39DB" w:rsidRDefault="0082189E" w:rsidP="00CE1F18">
      <w:pPr>
        <w:ind w:firstLine="480"/>
        <w:rPr>
          <w:del w:id="957" w:author="Administrator" w:date="2021-09-22T16:23:00Z"/>
        </w:rPr>
        <w:pPrChange w:id="958" w:author="Administrator" w:date="2021-09-22T16:49:00Z">
          <w:pPr>
            <w:numPr>
              <w:numId w:val="4"/>
            </w:numPr>
            <w:ind w:left="840" w:firstLineChars="0" w:hanging="360"/>
          </w:pPr>
        </w:pPrChange>
      </w:pPr>
      <w:del w:id="959" w:author="Administrator" w:date="2021-09-22T16:23:00Z">
        <w:r w:rsidDel="00CF39DB">
          <w:delText>修正的基本再生数</w:delText>
        </w:r>
      </w:del>
    </w:p>
    <w:p w14:paraId="60CE7414" w14:textId="60895D93" w:rsidR="000D5ACB" w:rsidDel="00CF39DB" w:rsidRDefault="0082189E" w:rsidP="00CE1F18">
      <w:pPr>
        <w:ind w:firstLine="480"/>
        <w:rPr>
          <w:del w:id="960" w:author="Administrator" w:date="2021-09-22T16:23:00Z"/>
        </w:rPr>
        <w:pPrChange w:id="961" w:author="Administrator" w:date="2021-09-22T16:49:00Z">
          <w:pPr>
            <w:ind w:firstLine="480"/>
          </w:pPr>
        </w:pPrChange>
      </w:pPr>
      <w:del w:id="962" w:author="Administrator" w:date="2021-09-22T16:23:00Z">
        <w:r w:rsidDel="00CF39DB">
          <w:delText>有效再生数</w:delText>
        </w:r>
      </w:del>
      <m:oMath>
        <m:r>
          <w:del w:id="963" w:author="Administrator" w:date="2021-09-22T16:23:00Z">
            <m:rPr>
              <m:scr m:val="fraktur"/>
            </m:rPr>
            <w:rPr>
              <w:rFonts w:ascii="Cambria Math" w:hAnsi="Cambria Math"/>
            </w:rPr>
            <m:t>R</m:t>
          </w:del>
        </m:r>
        <m:d>
          <m:dPr>
            <m:ctrlPr>
              <w:del w:id="964" w:author="Administrator" w:date="2021-09-22T16:23:00Z">
                <w:rPr>
                  <w:rFonts w:ascii="Cambria Math" w:hAnsi="Cambria Math"/>
                  <w:i/>
                </w:rPr>
              </w:del>
            </m:ctrlPr>
          </m:dPr>
          <m:e>
            <m:r>
              <w:del w:id="965" w:author="Administrator" w:date="2021-09-22T16:23:00Z">
                <w:rPr>
                  <w:rFonts w:ascii="Cambria Math" w:hAnsi="Cambria Math"/>
                </w:rPr>
                <m:t>t</m:t>
              </w:del>
            </m:r>
          </m:e>
        </m:d>
      </m:oMath>
      <w:del w:id="966" w:author="Administrator" w:date="2021-09-22T16:23:00Z">
        <w:r w:rsidDel="00CF39DB">
          <w:delText>的大小描述了时刻</w:delText>
        </w:r>
      </w:del>
      <m:oMath>
        <m:r>
          <w:del w:id="967" w:author="Administrator" w:date="2021-09-22T16:23:00Z">
            <w:rPr>
              <w:rFonts w:ascii="Cambria Math" w:hAnsi="Cambria Math"/>
            </w:rPr>
            <m:t>t</m:t>
          </w:del>
        </m:r>
      </m:oMath>
      <w:del w:id="968" w:author="Administrator" w:date="2021-09-22T16:23:00Z">
        <w:r w:rsidDel="00CF39DB">
          <w:delText>后疫情的走势，该数不仅与反应时刻后接触人数和反应时刻后移除速率相关，还与当前易感者比例</w:delText>
        </w:r>
      </w:del>
      <m:oMath>
        <m:r>
          <w:del w:id="969" w:author="Administrator" w:date="2021-09-22T16:23:00Z">
            <w:rPr>
              <w:rFonts w:ascii="Cambria Math" w:hAnsi="Cambria Math"/>
            </w:rPr>
            <m:t>s</m:t>
          </w:del>
        </m:r>
        <m:d>
          <m:dPr>
            <m:ctrlPr>
              <w:del w:id="970" w:author="Administrator" w:date="2021-09-22T16:23:00Z">
                <w:rPr>
                  <w:rFonts w:ascii="Cambria Math" w:hAnsi="Cambria Math"/>
                  <w:i/>
                </w:rPr>
              </w:del>
            </m:ctrlPr>
          </m:dPr>
          <m:e>
            <m:r>
              <w:del w:id="971" w:author="Administrator" w:date="2021-09-22T16:23:00Z">
                <w:rPr>
                  <w:rFonts w:ascii="Cambria Math" w:hAnsi="Cambria Math"/>
                </w:rPr>
                <m:t>t</m:t>
              </w:del>
            </m:r>
          </m:e>
        </m:d>
      </m:oMath>
      <w:del w:id="972" w:author="Administrator" w:date="2021-09-22T16:23:00Z">
        <w:r w:rsidDel="00CF39DB">
          <w:delText>有关。然而我们注意到，由于奥运村的防护等级较高，反应时刻</w:delText>
        </w:r>
      </w:del>
      <m:oMath>
        <m:sSub>
          <m:sSubPr>
            <m:ctrlPr>
              <w:del w:id="973" w:author="Administrator" w:date="2021-09-22T16:23:00Z">
                <w:rPr>
                  <w:rFonts w:ascii="Cambria Math" w:hAnsi="Cambria Math"/>
                  <w:i/>
                </w:rPr>
              </w:del>
            </m:ctrlPr>
          </m:sSubPr>
          <m:e>
            <m:r>
              <w:del w:id="974" w:author="Administrator" w:date="2021-09-22T16:23:00Z">
                <w:rPr>
                  <w:rFonts w:ascii="Cambria Math" w:hAnsi="Cambria Math"/>
                </w:rPr>
                <m:t>t</m:t>
              </w:del>
            </m:r>
          </m:e>
          <m:sub>
            <m:r>
              <w:del w:id="975" w:author="Administrator" w:date="2021-09-22T16:23:00Z">
                <w:rPr>
                  <w:rFonts w:ascii="Cambria Math" w:hAnsi="Cambria Math"/>
                </w:rPr>
                <m:t>0</m:t>
              </w:del>
            </m:r>
          </m:sub>
        </m:sSub>
      </m:oMath>
      <w:del w:id="976" w:author="Administrator" w:date="2021-09-22T16:23:00Z">
        <w:r w:rsidDel="00CF39DB">
          <w:delText>通常不会太大</w:delText>
        </w:r>
        <w:r w:rsidDel="00CF39DB">
          <w:rPr>
            <w:rFonts w:hint="eastAsia"/>
          </w:rPr>
          <w:delText>，</w:delText>
        </w:r>
        <w:r w:rsidDel="00CF39DB">
          <w:delText>相应时刻</w:delText>
        </w:r>
        <w:r w:rsidDel="00CF39DB">
          <w:rPr>
            <w:rFonts w:hint="eastAsia"/>
          </w:rPr>
          <w:delText>的</w:delText>
        </w:r>
        <w:r w:rsidDel="00CF39DB">
          <w:delText>疫情规模极小，即此时</w:delText>
        </w:r>
      </w:del>
      <m:oMath>
        <m:r>
          <w:del w:id="977" w:author="Administrator" w:date="2021-09-22T16:23:00Z">
            <w:rPr>
              <w:rFonts w:ascii="Cambria Math" w:hAnsi="Cambria Math"/>
            </w:rPr>
            <m:t>I</m:t>
          </w:del>
        </m:r>
        <m:d>
          <m:dPr>
            <m:ctrlPr>
              <w:del w:id="978" w:author="Administrator" w:date="2021-09-22T16:23:00Z">
                <w:rPr>
                  <w:rFonts w:ascii="Cambria Math" w:hAnsi="Cambria Math"/>
                  <w:i/>
                </w:rPr>
              </w:del>
            </m:ctrlPr>
          </m:dPr>
          <m:e>
            <m:sSub>
              <m:sSubPr>
                <m:ctrlPr>
                  <w:del w:id="979" w:author="Administrator" w:date="2021-09-22T16:23:00Z">
                    <w:rPr>
                      <w:rFonts w:ascii="Cambria Math" w:hAnsi="Cambria Math"/>
                      <w:i/>
                    </w:rPr>
                  </w:del>
                </m:ctrlPr>
              </m:sSubPr>
              <m:e>
                <m:r>
                  <w:del w:id="980" w:author="Administrator" w:date="2021-09-22T16:23:00Z">
                    <w:rPr>
                      <w:rFonts w:ascii="Cambria Math" w:hAnsi="Cambria Math"/>
                    </w:rPr>
                    <m:t>t</m:t>
                  </w:del>
                </m:r>
              </m:e>
              <m:sub>
                <m:r>
                  <w:del w:id="981" w:author="Administrator" w:date="2021-09-22T16:23:00Z">
                    <w:rPr>
                      <w:rFonts w:ascii="Cambria Math" w:hAnsi="Cambria Math"/>
                    </w:rPr>
                    <m:t>0</m:t>
                  </w:del>
                </m:r>
              </m:sub>
            </m:sSub>
          </m:e>
        </m:d>
        <m:r>
          <w:del w:id="982" w:author="Administrator" w:date="2021-09-22T16:23:00Z">
            <w:rPr>
              <w:rFonts w:ascii="Cambria Math" w:hAnsi="Cambria Math"/>
            </w:rPr>
            <m:t>、</m:t>
          </w:del>
        </m:r>
        <m:r>
          <w:del w:id="983" w:author="Administrator" w:date="2021-09-22T16:23:00Z">
            <w:rPr>
              <w:rFonts w:ascii="Cambria Math" w:hAnsi="Cambria Math"/>
            </w:rPr>
            <m:t>E</m:t>
          </w:del>
        </m:r>
        <m:d>
          <m:dPr>
            <m:ctrlPr>
              <w:del w:id="984" w:author="Administrator" w:date="2021-09-22T16:23:00Z">
                <w:rPr>
                  <w:rFonts w:ascii="Cambria Math" w:hAnsi="Cambria Math"/>
                  <w:i/>
                </w:rPr>
              </w:del>
            </m:ctrlPr>
          </m:dPr>
          <m:e>
            <m:sSub>
              <m:sSubPr>
                <m:ctrlPr>
                  <w:del w:id="985" w:author="Administrator" w:date="2021-09-22T16:23:00Z">
                    <w:rPr>
                      <w:rFonts w:ascii="Cambria Math" w:hAnsi="Cambria Math"/>
                      <w:i/>
                    </w:rPr>
                  </w:del>
                </m:ctrlPr>
              </m:sSubPr>
              <m:e>
                <m:r>
                  <w:del w:id="986" w:author="Administrator" w:date="2021-09-22T16:23:00Z">
                    <w:rPr>
                      <w:rFonts w:ascii="Cambria Math" w:hAnsi="Cambria Math"/>
                    </w:rPr>
                    <m:t>t</m:t>
                  </w:del>
                </m:r>
              </m:e>
              <m:sub>
                <m:r>
                  <w:del w:id="987" w:author="Administrator" w:date="2021-09-22T16:23:00Z">
                    <w:rPr>
                      <w:rFonts w:ascii="Cambria Math" w:hAnsi="Cambria Math"/>
                    </w:rPr>
                    <m:t>0</m:t>
                  </w:del>
                </m:r>
              </m:sub>
            </m:sSub>
          </m:e>
        </m:d>
      </m:oMath>
      <w:del w:id="988" w:author="Administrator" w:date="2021-09-22T16:23:00Z">
        <w:r w:rsidDel="00CF39DB">
          <w:delText>的值极小，且有</w:delText>
        </w:r>
      </w:del>
      <m:oMath>
        <m:r>
          <w:del w:id="989" w:author="Administrator" w:date="2021-09-22T16:23:00Z">
            <w:rPr>
              <w:rFonts w:ascii="Cambria Math" w:hAnsi="Cambria Math"/>
            </w:rPr>
            <m:t>S</m:t>
          </w:del>
        </m:r>
        <m:d>
          <m:dPr>
            <m:ctrlPr>
              <w:del w:id="990" w:author="Administrator" w:date="2021-09-22T16:23:00Z">
                <w:rPr>
                  <w:rFonts w:ascii="Cambria Math" w:hAnsi="Cambria Math"/>
                  <w:i/>
                </w:rPr>
              </w:del>
            </m:ctrlPr>
          </m:dPr>
          <m:e>
            <m:sSub>
              <m:sSubPr>
                <m:ctrlPr>
                  <w:del w:id="991" w:author="Administrator" w:date="2021-09-22T16:23:00Z">
                    <w:rPr>
                      <w:rFonts w:ascii="Cambria Math" w:hAnsi="Cambria Math"/>
                      <w:i/>
                    </w:rPr>
                  </w:del>
                </m:ctrlPr>
              </m:sSubPr>
              <m:e>
                <m:r>
                  <w:del w:id="992" w:author="Administrator" w:date="2021-09-22T16:23:00Z">
                    <w:rPr>
                      <w:rFonts w:ascii="Cambria Math" w:hAnsi="Cambria Math"/>
                    </w:rPr>
                    <m:t>t</m:t>
                  </w:del>
                </m:r>
              </m:e>
              <m:sub>
                <m:r>
                  <w:del w:id="993" w:author="Administrator" w:date="2021-09-22T16:23:00Z">
                    <w:rPr>
                      <w:rFonts w:ascii="Cambria Math" w:hAnsi="Cambria Math"/>
                    </w:rPr>
                    <m:t>0</m:t>
                  </w:del>
                </m:r>
              </m:sub>
            </m:sSub>
          </m:e>
        </m:d>
        <m:r>
          <w:del w:id="994" w:author="Administrator" w:date="2021-09-22T16:23:00Z">
            <m:rPr>
              <m:sty m:val="p"/>
            </m:rPr>
            <w:rPr>
              <w:rFonts w:ascii="Cambria Math" w:hAnsi="Cambria Math" w:hint="eastAsia"/>
            </w:rPr>
            <m:t>≈</m:t>
          </w:del>
        </m:r>
        <m:r>
          <w:del w:id="995" w:author="Administrator" w:date="2021-09-22T16:23:00Z">
            <w:rPr>
              <w:rFonts w:ascii="Cambria Math" w:hAnsi="Cambria Math"/>
            </w:rPr>
            <m:t>S</m:t>
          </w:del>
        </m:r>
        <m:d>
          <m:dPr>
            <m:ctrlPr>
              <w:del w:id="996" w:author="Administrator" w:date="2021-09-22T16:23:00Z">
                <w:rPr>
                  <w:rFonts w:ascii="Cambria Math" w:hAnsi="Cambria Math"/>
                  <w:i/>
                </w:rPr>
              </w:del>
            </m:ctrlPr>
          </m:dPr>
          <m:e>
            <m:r>
              <w:del w:id="997" w:author="Administrator" w:date="2021-09-22T16:23:00Z">
                <w:rPr>
                  <w:rFonts w:ascii="Cambria Math" w:hAnsi="Cambria Math"/>
                </w:rPr>
                <m:t>0</m:t>
              </w:del>
            </m:r>
          </m:e>
        </m:d>
        <m:r>
          <w:del w:id="998" w:author="Administrator" w:date="2021-09-22T16:23:00Z">
            <m:rPr>
              <m:sty m:val="p"/>
            </m:rPr>
            <w:rPr>
              <w:rFonts w:ascii="Cambria Math" w:hAnsi="Cambria Math" w:hint="eastAsia"/>
            </w:rPr>
            <m:t>≈</m:t>
          </w:del>
        </m:r>
        <m:r>
          <w:del w:id="999" w:author="Administrator" w:date="2021-09-22T16:23:00Z">
            <w:rPr>
              <w:rFonts w:ascii="Cambria Math" w:hAnsi="Cambria Math"/>
            </w:rPr>
            <m:t>N</m:t>
          </w:del>
        </m:r>
      </m:oMath>
      <w:del w:id="1000" w:author="Administrator" w:date="2021-09-22T16:23:00Z">
        <w:r w:rsidDel="00CF39DB">
          <w:delText>，故有：</w:delText>
        </w:r>
      </w:del>
    </w:p>
    <w:p w14:paraId="6B480139" w14:textId="0AB72704" w:rsidR="000D5ACB" w:rsidDel="00CF39DB" w:rsidRDefault="00763E3A" w:rsidP="00CE1F18">
      <w:pPr>
        <w:ind w:firstLine="480"/>
        <w:rPr>
          <w:del w:id="1001" w:author="Administrator" w:date="2021-09-22T16:23:00Z"/>
        </w:rPr>
        <w:pPrChange w:id="1002" w:author="Administrator" w:date="2021-09-22T16:49:00Z">
          <w:pPr>
            <w:ind w:firstLine="480"/>
          </w:pPr>
        </w:pPrChange>
      </w:pPr>
      <m:oMathPara>
        <m:oMath>
          <m:eqArr>
            <m:eqArrPr>
              <m:maxDist m:val="1"/>
              <m:ctrlPr>
                <w:del w:id="1003" w:author="Administrator" w:date="2021-09-22T16:23:00Z">
                  <w:rPr>
                    <w:rFonts w:ascii="Cambria Math" w:hAnsi="Cambria Math"/>
                    <w:i/>
                  </w:rPr>
                </w:del>
              </m:ctrlPr>
            </m:eqArrPr>
            <m:e>
              <m:r>
                <w:del w:id="1004" w:author="Administrator" w:date="2021-09-22T16:23:00Z">
                  <m:rPr>
                    <m:scr m:val="fraktur"/>
                  </m:rPr>
                  <w:rPr>
                    <w:rFonts w:ascii="Cambria Math" w:hAnsi="Cambria Math"/>
                  </w:rPr>
                  <m:t>R</m:t>
                </w:del>
              </m:r>
              <m:d>
                <m:dPr>
                  <m:ctrlPr>
                    <w:del w:id="1005" w:author="Administrator" w:date="2021-09-22T16:23:00Z">
                      <w:rPr>
                        <w:rFonts w:ascii="Cambria Math" w:hAnsi="Cambria Math"/>
                        <w:i/>
                      </w:rPr>
                    </w:del>
                  </m:ctrlPr>
                </m:dPr>
                <m:e>
                  <m:r>
                    <w:del w:id="1006" w:author="Administrator" w:date="2021-09-22T16:23:00Z">
                      <w:rPr>
                        <w:rFonts w:ascii="Cambria Math" w:hAnsi="Cambria Math"/>
                      </w:rPr>
                      <m:t>t</m:t>
                    </w:del>
                  </m:r>
                </m:e>
              </m:d>
              <m:r>
                <w:del w:id="1007" w:author="Administrator" w:date="2021-09-22T16:23:00Z">
                  <m:rPr>
                    <m:sty m:val="p"/>
                  </m:rPr>
                  <w:rPr>
                    <w:rFonts w:ascii="Cambria Math" w:hAnsi="Cambria Math" w:hint="eastAsia"/>
                  </w:rPr>
                  <m:t>≈</m:t>
                </w:del>
              </m:r>
              <m:d>
                <m:dPr>
                  <m:ctrlPr>
                    <w:del w:id="1008" w:author="Administrator" w:date="2021-09-22T16:23:00Z">
                      <w:rPr>
                        <w:rFonts w:ascii="Cambria Math" w:hAnsi="Cambria Math"/>
                        <w:i/>
                      </w:rPr>
                    </w:del>
                  </m:ctrlPr>
                </m:dPr>
                <m:e>
                  <m:f>
                    <m:fPr>
                      <m:ctrlPr>
                        <w:del w:id="1009" w:author="Administrator" w:date="2021-09-22T16:23:00Z">
                          <w:rPr>
                            <w:rFonts w:ascii="Cambria Math" w:hAnsi="Cambria Math"/>
                          </w:rPr>
                        </w:del>
                      </m:ctrlPr>
                    </m:fPr>
                    <m:num>
                      <m:sSub>
                        <m:sSubPr>
                          <m:ctrlPr>
                            <w:del w:id="1010" w:author="Administrator" w:date="2021-09-22T16:23:00Z">
                              <w:rPr>
                                <w:rFonts w:ascii="Cambria Math" w:hAnsi="Cambria Math"/>
                                <w:i/>
                              </w:rPr>
                            </w:del>
                          </m:ctrlPr>
                        </m:sSubPr>
                        <m:e>
                          <m:r>
                            <w:del w:id="1011" w:author="Administrator" w:date="2021-09-22T16:23:00Z">
                              <w:rPr>
                                <w:rFonts w:ascii="Cambria Math" w:hAnsi="Cambria Math"/>
                              </w:rPr>
                              <m:t>β</m:t>
                            </w:del>
                          </m:r>
                        </m:e>
                        <m:sub>
                          <m:r>
                            <w:del w:id="1012" w:author="Administrator" w:date="2021-09-22T16:23:00Z">
                              <w:rPr>
                                <w:rFonts w:ascii="Cambria Math" w:hAnsi="Cambria Math"/>
                              </w:rPr>
                              <m:t>1</m:t>
                            </w:del>
                          </m:r>
                        </m:sub>
                      </m:sSub>
                      <m:ctrlPr>
                        <w:del w:id="1013" w:author="Administrator" w:date="2021-09-22T16:23:00Z">
                          <w:rPr>
                            <w:rFonts w:ascii="Cambria Math" w:hAnsi="Cambria Math"/>
                            <w:i/>
                          </w:rPr>
                        </w:del>
                      </m:ctrlPr>
                    </m:num>
                    <m:den>
                      <m:r>
                        <w:del w:id="1014" w:author="Administrator" w:date="2021-09-22T16:23:00Z">
                          <w:rPr>
                            <w:rFonts w:ascii="Cambria Math" w:hAnsi="Cambria Math"/>
                          </w:rPr>
                          <m:t>α</m:t>
                        </w:del>
                      </m:r>
                      <m:ctrlPr>
                        <w:del w:id="1015" w:author="Administrator" w:date="2021-09-22T16:23:00Z">
                          <w:rPr>
                            <w:rFonts w:ascii="Cambria Math" w:hAnsi="Cambria Math"/>
                            <w:i/>
                          </w:rPr>
                        </w:del>
                      </m:ctrlPr>
                    </m:den>
                  </m:f>
                  <m:r>
                    <w:del w:id="1016" w:author="Administrator" w:date="2021-09-22T16:23:00Z">
                      <w:rPr>
                        <w:rFonts w:ascii="Cambria Math" w:hAnsi="Cambria Math"/>
                      </w:rPr>
                      <m:t>+</m:t>
                    </w:del>
                  </m:r>
                  <m:f>
                    <m:fPr>
                      <m:ctrlPr>
                        <w:del w:id="1017" w:author="Administrator" w:date="2021-09-22T16:23:00Z">
                          <w:rPr>
                            <w:rFonts w:ascii="Cambria Math" w:hAnsi="Cambria Math"/>
                          </w:rPr>
                        </w:del>
                      </m:ctrlPr>
                    </m:fPr>
                    <m:num>
                      <m:sSub>
                        <m:sSubPr>
                          <m:ctrlPr>
                            <w:del w:id="1018" w:author="Administrator" w:date="2021-09-22T16:23:00Z">
                              <w:rPr>
                                <w:rFonts w:ascii="Cambria Math" w:hAnsi="Cambria Math"/>
                                <w:i/>
                              </w:rPr>
                            </w:del>
                          </m:ctrlPr>
                        </m:sSubPr>
                        <m:e>
                          <m:r>
                            <w:del w:id="1019" w:author="Administrator" w:date="2021-09-22T16:23:00Z">
                              <w:rPr>
                                <w:rFonts w:ascii="Cambria Math" w:hAnsi="Cambria Math"/>
                              </w:rPr>
                              <m:t>β</m:t>
                            </w:del>
                          </m:r>
                        </m:e>
                        <m:sub>
                          <m:r>
                            <w:del w:id="1020" w:author="Administrator" w:date="2021-09-22T16:23:00Z">
                              <w:rPr>
                                <w:rFonts w:ascii="Cambria Math" w:hAnsi="Cambria Math"/>
                              </w:rPr>
                              <m:t>2</m:t>
                            </w:del>
                          </m:r>
                        </m:sub>
                      </m:sSub>
                      <m:ctrlPr>
                        <w:del w:id="1021" w:author="Administrator" w:date="2021-09-22T16:23:00Z">
                          <w:rPr>
                            <w:rFonts w:ascii="Cambria Math" w:hAnsi="Cambria Math"/>
                            <w:i/>
                          </w:rPr>
                        </w:del>
                      </m:ctrlPr>
                    </m:num>
                    <m:den>
                      <m:sSub>
                        <m:sSubPr>
                          <m:ctrlPr>
                            <w:del w:id="1022" w:author="Administrator" w:date="2021-09-22T16:23:00Z">
                              <w:rPr>
                                <w:rFonts w:ascii="Cambria Math" w:hAnsi="Cambria Math"/>
                                <w:i/>
                              </w:rPr>
                            </w:del>
                          </m:ctrlPr>
                        </m:sSubPr>
                        <m:e>
                          <m:r>
                            <w:del w:id="1023" w:author="Administrator" w:date="2021-09-22T16:23:00Z">
                              <w:rPr>
                                <w:rFonts w:ascii="Cambria Math" w:hAnsi="Cambria Math"/>
                              </w:rPr>
                              <m:t>γ</m:t>
                            </w:del>
                          </m:r>
                        </m:e>
                        <m:sub>
                          <m:r>
                            <w:del w:id="1024" w:author="Administrator" w:date="2021-09-22T16:23:00Z">
                              <w:rPr>
                                <w:rFonts w:ascii="Cambria Math" w:hAnsi="Cambria Math"/>
                              </w:rPr>
                              <m:t>1</m:t>
                            </w:del>
                          </m:r>
                        </m:sub>
                      </m:sSub>
                      <m:ctrlPr>
                        <w:del w:id="1025" w:author="Administrator" w:date="2021-09-22T16:23:00Z">
                          <w:rPr>
                            <w:rFonts w:ascii="Cambria Math" w:hAnsi="Cambria Math"/>
                            <w:i/>
                          </w:rPr>
                        </w:del>
                      </m:ctrlPr>
                    </m:den>
                  </m:f>
                </m:e>
              </m:d>
              <m:sSub>
                <m:sSubPr>
                  <m:ctrlPr>
                    <w:del w:id="1026" w:author="Administrator" w:date="2021-09-22T16:23:00Z">
                      <w:rPr>
                        <w:rFonts w:ascii="Cambria Math" w:hAnsi="Cambria Math"/>
                        <w:i/>
                      </w:rPr>
                    </w:del>
                  </m:ctrlPr>
                </m:sSubPr>
                <m:e>
                  <m:r>
                    <w:del w:id="1027" w:author="Administrator" w:date="2021-09-22T16:23:00Z">
                      <w:rPr>
                        <w:rFonts w:ascii="Cambria Math" w:hAnsi="Cambria Math"/>
                      </w:rPr>
                      <m:t>r</m:t>
                    </w:del>
                  </m:r>
                </m:e>
                <m:sub>
                  <m:r>
                    <w:del w:id="1028" w:author="Administrator" w:date="2021-09-22T16:23:00Z">
                      <w:rPr>
                        <w:rFonts w:ascii="Cambria Math" w:hAnsi="Cambria Math"/>
                      </w:rPr>
                      <m:t>1</m:t>
                    </w:del>
                  </m:r>
                </m:sub>
              </m:sSub>
              <m:r>
                <w:del w:id="1029" w:author="Administrator" w:date="2021-09-22T16:23:00Z">
                  <w:rPr>
                    <w:rFonts w:ascii="Cambria Math" w:hAnsi="Cambria Math"/>
                  </w:rPr>
                  <m:t>#</m:t>
                </w:del>
              </m:r>
              <m:d>
                <m:dPr>
                  <m:ctrlPr>
                    <w:del w:id="1030" w:author="Administrator" w:date="2021-09-22T16:23:00Z">
                      <w:rPr>
                        <w:rFonts w:ascii="Cambria Math" w:hAnsi="Cambria Math"/>
                        <w:i/>
                      </w:rPr>
                    </w:del>
                  </m:ctrlPr>
                </m:dPr>
                <m:e>
                  <m:r>
                    <w:del w:id="1031" w:author="Administrator" w:date="2021-09-22T16:23:00Z">
                      <m:rPr>
                        <m:sty m:val="p"/>
                      </m:rPr>
                      <w:rPr>
                        <w:rFonts w:ascii="Cambria Math" w:hAnsi="Cambria Math"/>
                      </w:rPr>
                      <w:fldChar w:fldCharType="begin"/>
                    </w:del>
                  </m:r>
                  <m:r>
                    <w:del w:id="1032" w:author="Administrator" w:date="2021-09-22T16:23:00Z">
                      <m:rPr>
                        <m:sty m:val="p"/>
                      </m:rPr>
                      <w:rPr>
                        <w:rFonts w:ascii="Cambria Math" w:hAnsi="Cambria Math"/>
                      </w:rPr>
                      <m:t xml:space="preserve"> AUTONUM  \* Arabic </m:t>
                    </w:del>
                  </m:r>
                  <m:r>
                    <w:del w:id="1033" w:author="Administrator" w:date="2021-09-22T16:23:00Z">
                      <m:rPr>
                        <m:sty m:val="p"/>
                      </m:rPr>
                      <w:rPr>
                        <w:rFonts w:ascii="Cambria Math" w:hAnsi="Cambria Math"/>
                      </w:rPr>
                      <w:fldChar w:fldCharType="end"/>
                    </w:del>
                  </m:r>
                </m:e>
              </m:d>
            </m:e>
          </m:eqArr>
        </m:oMath>
      </m:oMathPara>
    </w:p>
    <w:p w14:paraId="4463DF5E" w14:textId="42A7690F" w:rsidR="000D5ACB" w:rsidDel="00CF39DB" w:rsidRDefault="0082189E" w:rsidP="00CE1F18">
      <w:pPr>
        <w:ind w:firstLine="480"/>
        <w:rPr>
          <w:del w:id="1034" w:author="Administrator" w:date="2021-09-22T16:23:00Z"/>
        </w:rPr>
        <w:pPrChange w:id="1035" w:author="Administrator" w:date="2021-09-22T16:49:00Z">
          <w:pPr>
            <w:ind w:firstLine="480"/>
          </w:pPr>
        </w:pPrChange>
      </w:pPr>
      <w:del w:id="1036" w:author="Administrator" w:date="2021-09-22T16:23:00Z">
        <w:r w:rsidDel="00CF39DB">
          <w:delText>若</w:delText>
        </w:r>
        <w:r w:rsidDel="00CF39DB">
          <w:rPr>
            <w:rFonts w:hint="eastAsia"/>
          </w:rPr>
          <w:delText>防疫</w:delText>
        </w:r>
        <w:r w:rsidDel="00CF39DB">
          <w:delText>措施足够有力</w:delText>
        </w:r>
        <w:r w:rsidDel="00CF39DB">
          <w:rPr>
            <w:rFonts w:hint="eastAsia"/>
          </w:rPr>
          <w:delText>，</w:delText>
        </w:r>
        <w:r w:rsidDel="00CF39DB">
          <w:delText>使得</w:delText>
        </w:r>
      </w:del>
      <m:oMath>
        <m:r>
          <w:del w:id="1037" w:author="Administrator" w:date="2021-09-22T16:23:00Z">
            <m:rPr>
              <m:scr m:val="fraktur"/>
            </m:rPr>
            <w:rPr>
              <w:rFonts w:ascii="Cambria Math" w:hAnsi="Cambria Math"/>
            </w:rPr>
            <m:t>R</m:t>
          </w:del>
        </m:r>
        <m:d>
          <m:dPr>
            <m:ctrlPr>
              <w:del w:id="1038" w:author="Administrator" w:date="2021-09-22T16:23:00Z">
                <w:rPr>
                  <w:rFonts w:ascii="Cambria Math" w:hAnsi="Cambria Math"/>
                  <w:i/>
                </w:rPr>
              </w:del>
            </m:ctrlPr>
          </m:dPr>
          <m:e>
            <m:r>
              <w:del w:id="1039" w:author="Administrator" w:date="2021-09-22T16:23:00Z">
                <w:rPr>
                  <w:rFonts w:ascii="Cambria Math" w:hAnsi="Cambria Math"/>
                </w:rPr>
                <m:t>t</m:t>
              </w:del>
            </m:r>
          </m:e>
        </m:d>
        <m:r>
          <w:del w:id="1040" w:author="Administrator" w:date="2021-09-22T16:23:00Z">
            <w:rPr>
              <w:rFonts w:ascii="Cambria Math" w:hAnsi="Cambria Math"/>
            </w:rPr>
            <m:t>&lt;1</m:t>
          </w:del>
        </m:r>
      </m:oMath>
      <w:del w:id="1041" w:author="Administrator" w:date="2021-09-22T16:23:00Z">
        <w:r w:rsidDel="00CF39DB">
          <w:delText>，则</w:delText>
        </w:r>
      </w:del>
      <m:oMath>
        <m:r>
          <w:del w:id="1042" w:author="Administrator" w:date="2021-09-22T16:23:00Z">
            <w:rPr>
              <w:rFonts w:ascii="Cambria Math" w:hAnsi="Cambria Math"/>
            </w:rPr>
            <m:t>I</m:t>
          </w:del>
        </m:r>
        <m:d>
          <m:dPr>
            <m:ctrlPr>
              <w:del w:id="1043" w:author="Administrator" w:date="2021-09-22T16:23:00Z">
                <w:rPr>
                  <w:rFonts w:ascii="Cambria Math" w:hAnsi="Cambria Math"/>
                  <w:i/>
                </w:rPr>
              </w:del>
            </m:ctrlPr>
          </m:dPr>
          <m:e>
            <m:r>
              <w:del w:id="1044" w:author="Administrator" w:date="2021-09-22T16:23:00Z">
                <w:rPr>
                  <w:rFonts w:ascii="Cambria Math" w:hAnsi="Cambria Math"/>
                </w:rPr>
                <m:t>t</m:t>
              </w:del>
            </m:r>
          </m:e>
        </m:d>
        <m:r>
          <w:del w:id="1045" w:author="Administrator" w:date="2021-09-22T16:23:00Z">
            <w:rPr>
              <w:rFonts w:ascii="Cambria Math" w:hAnsi="Cambria Math"/>
            </w:rPr>
            <m:t>、</m:t>
          </w:del>
        </m:r>
        <m:r>
          <w:del w:id="1046" w:author="Administrator" w:date="2021-09-22T16:23:00Z">
            <w:rPr>
              <w:rFonts w:ascii="Cambria Math" w:hAnsi="Cambria Math"/>
            </w:rPr>
            <m:t>E</m:t>
          </w:del>
        </m:r>
        <m:d>
          <m:dPr>
            <m:ctrlPr>
              <w:del w:id="1047" w:author="Administrator" w:date="2021-09-22T16:23:00Z">
                <w:rPr>
                  <w:rFonts w:ascii="Cambria Math" w:hAnsi="Cambria Math"/>
                  <w:i/>
                </w:rPr>
              </w:del>
            </m:ctrlPr>
          </m:dPr>
          <m:e>
            <m:r>
              <w:del w:id="1048" w:author="Administrator" w:date="2021-09-22T16:23:00Z">
                <w:rPr>
                  <w:rFonts w:ascii="Cambria Math" w:hAnsi="Cambria Math"/>
                </w:rPr>
                <m:t>t</m:t>
              </w:del>
            </m:r>
          </m:e>
        </m:d>
      </m:oMath>
      <w:del w:id="1049" w:author="Administrator" w:date="2021-09-22T16:23:00Z">
        <w:r w:rsidDel="00CF39DB">
          <w:delText>会进一步下降，由式</w:delText>
        </w:r>
        <w:r w:rsidDel="00CF39DB">
          <w:delText>(</w:delText>
        </w:r>
        <w:r w:rsidR="00145FCF" w:rsidDel="00CF39DB">
          <w:rPr>
            <w:rFonts w:hint="eastAsia"/>
          </w:rPr>
          <w:delText>4</w:delText>
        </w:r>
        <w:r w:rsidDel="00CF39DB">
          <w:delText>)</w:delText>
        </w:r>
        <w:r w:rsidDel="00CF39DB">
          <w:rPr>
            <w:rFonts w:hint="eastAsia"/>
          </w:rPr>
          <w:delText>的第一个式子</w:delText>
        </w:r>
        <w:r w:rsidDel="00CF39DB">
          <w:delText>可知</w:delText>
        </w:r>
      </w:del>
      <m:oMath>
        <m:d>
          <m:dPr>
            <m:begChr m:val="|"/>
            <m:endChr m:val="|"/>
            <m:ctrlPr>
              <w:del w:id="1050" w:author="Administrator" w:date="2021-09-22T16:23:00Z">
                <w:rPr>
                  <w:rFonts w:ascii="Cambria Math" w:hAnsi="Cambria Math"/>
                  <w:i/>
                </w:rPr>
              </w:del>
            </m:ctrlPr>
          </m:dPr>
          <m:e>
            <m:f>
              <m:fPr>
                <m:ctrlPr>
                  <w:del w:id="1051" w:author="Administrator" w:date="2021-09-22T16:23:00Z">
                    <w:rPr>
                      <w:rFonts w:ascii="Cambria Math" w:hAnsi="Cambria Math"/>
                    </w:rPr>
                  </w:del>
                </m:ctrlPr>
              </m:fPr>
              <m:num>
                <m:r>
                  <w:del w:id="1052" w:author="Administrator" w:date="2021-09-22T16:23:00Z">
                    <w:rPr>
                      <w:rFonts w:ascii="Cambria Math" w:hAnsi="Cambria Math"/>
                    </w:rPr>
                    <m:t>dS</m:t>
                  </w:del>
                </m:r>
                <m:ctrlPr>
                  <w:del w:id="1053" w:author="Administrator" w:date="2021-09-22T16:23:00Z">
                    <w:rPr>
                      <w:rFonts w:ascii="Cambria Math" w:hAnsi="Cambria Math"/>
                      <w:i/>
                    </w:rPr>
                  </w:del>
                </m:ctrlPr>
              </m:num>
              <m:den>
                <m:r>
                  <w:del w:id="1054" w:author="Administrator" w:date="2021-09-22T16:23:00Z">
                    <w:rPr>
                      <w:rFonts w:ascii="Cambria Math" w:hAnsi="Cambria Math"/>
                    </w:rPr>
                    <m:t>dt</m:t>
                  </w:del>
                </m:r>
                <m:ctrlPr>
                  <w:del w:id="1055" w:author="Administrator" w:date="2021-09-22T16:23:00Z">
                    <w:rPr>
                      <w:rFonts w:ascii="Cambria Math" w:hAnsi="Cambria Math"/>
                      <w:i/>
                    </w:rPr>
                  </w:del>
                </m:ctrlPr>
              </m:den>
            </m:f>
          </m:e>
        </m:d>
      </m:oMath>
      <w:del w:id="1056" w:author="Administrator" w:date="2021-09-22T16:23:00Z">
        <w:r w:rsidDel="00CF39DB">
          <w:delText>极小，进而易感者人数</w:delText>
        </w:r>
      </w:del>
      <m:oMath>
        <m:r>
          <w:del w:id="1057" w:author="Administrator" w:date="2021-09-22T16:23:00Z">
            <w:rPr>
              <w:rFonts w:ascii="Cambria Math" w:hAnsi="Cambria Math"/>
            </w:rPr>
            <m:t>S</m:t>
          </w:del>
        </m:r>
        <m:d>
          <m:dPr>
            <m:ctrlPr>
              <w:del w:id="1058" w:author="Administrator" w:date="2021-09-22T16:23:00Z">
                <w:rPr>
                  <w:rFonts w:ascii="Cambria Math" w:hAnsi="Cambria Math"/>
                  <w:i/>
                </w:rPr>
              </w:del>
            </m:ctrlPr>
          </m:dPr>
          <m:e>
            <m:r>
              <w:del w:id="1059" w:author="Administrator" w:date="2021-09-22T16:23:00Z">
                <w:rPr>
                  <w:rFonts w:ascii="Cambria Math" w:hAnsi="Cambria Math"/>
                </w:rPr>
                <m:t>t</m:t>
              </w:del>
            </m:r>
          </m:e>
        </m:d>
      </m:oMath>
      <w:del w:id="1060" w:author="Administrator" w:date="2021-09-22T16:23:00Z">
        <w:r w:rsidDel="00CF39DB">
          <w:delText>的下降可以忽略不计，从而仍然保持</w:delText>
        </w:r>
      </w:del>
      <m:oMath>
        <m:r>
          <w:del w:id="1061" w:author="Administrator" w:date="2021-09-22T16:23:00Z">
            <m:rPr>
              <m:scr m:val="fraktur"/>
            </m:rPr>
            <w:rPr>
              <w:rFonts w:ascii="Cambria Math" w:hAnsi="Cambria Math"/>
            </w:rPr>
            <m:t>R</m:t>
          </w:del>
        </m:r>
        <m:d>
          <m:dPr>
            <m:ctrlPr>
              <w:del w:id="1062" w:author="Administrator" w:date="2021-09-22T16:23:00Z">
                <w:rPr>
                  <w:rFonts w:ascii="Cambria Math" w:hAnsi="Cambria Math"/>
                  <w:i/>
                </w:rPr>
              </w:del>
            </m:ctrlPr>
          </m:dPr>
          <m:e>
            <m:r>
              <w:del w:id="1063" w:author="Administrator" w:date="2021-09-22T16:23:00Z">
                <w:rPr>
                  <w:rFonts w:ascii="Cambria Math" w:hAnsi="Cambria Math"/>
                </w:rPr>
                <m:t>t</m:t>
              </w:del>
            </m:r>
          </m:e>
        </m:d>
        <m:r>
          <w:del w:id="1064" w:author="Administrator" w:date="2021-09-22T16:23:00Z">
            <w:rPr>
              <w:rFonts w:ascii="Cambria Math" w:hAnsi="Cambria Math"/>
            </w:rPr>
            <m:t>&lt;1</m:t>
          </w:del>
        </m:r>
      </m:oMath>
      <w:del w:id="1065" w:author="Administrator" w:date="2021-09-22T16:23:00Z">
        <w:r w:rsidDel="00CF39DB">
          <w:delText>。将以上情况迭代，我们可以发现，</w:delText>
        </w:r>
        <w:r w:rsidR="00321611" w:rsidDel="00CF39DB">
          <w:rPr>
            <w:rFonts w:hint="eastAsia"/>
          </w:rPr>
          <w:delText>反应时刻若有</w:delText>
        </w:r>
      </w:del>
      <m:oMath>
        <m:r>
          <w:del w:id="1066" w:author="Administrator" w:date="2021-09-22T16:23:00Z">
            <m:rPr>
              <m:scr m:val="fraktur"/>
            </m:rPr>
            <w:rPr>
              <w:rFonts w:ascii="Cambria Math" w:hAnsi="Cambria Math"/>
            </w:rPr>
            <m:t>R</m:t>
          </w:del>
        </m:r>
        <m:d>
          <m:dPr>
            <m:ctrlPr>
              <w:del w:id="1067" w:author="Administrator" w:date="2021-09-22T16:23:00Z">
                <w:rPr>
                  <w:rFonts w:ascii="Cambria Math" w:hAnsi="Cambria Math"/>
                  <w:i/>
                </w:rPr>
              </w:del>
            </m:ctrlPr>
          </m:dPr>
          <m:e>
            <m:sSub>
              <m:sSubPr>
                <m:ctrlPr>
                  <w:del w:id="1068" w:author="Administrator" w:date="2021-09-22T16:23:00Z">
                    <w:rPr>
                      <w:rFonts w:ascii="Cambria Math" w:hAnsi="Cambria Math"/>
                      <w:i/>
                    </w:rPr>
                  </w:del>
                </m:ctrlPr>
              </m:sSubPr>
              <m:e>
                <m:r>
                  <w:del w:id="1069" w:author="Administrator" w:date="2021-09-22T16:23:00Z">
                    <w:rPr>
                      <w:rFonts w:ascii="Cambria Math" w:hAnsi="Cambria Math"/>
                    </w:rPr>
                    <m:t>t</m:t>
                  </w:del>
                </m:r>
              </m:e>
              <m:sub>
                <m:r>
                  <w:del w:id="1070" w:author="Administrator" w:date="2021-09-22T16:23:00Z">
                    <w:rPr>
                      <w:rFonts w:ascii="Cambria Math" w:hAnsi="Cambria Math"/>
                    </w:rPr>
                    <m:t>0</m:t>
                  </w:del>
                </m:r>
              </m:sub>
            </m:sSub>
          </m:e>
        </m:d>
        <m:r>
          <w:del w:id="1071" w:author="Administrator" w:date="2021-09-22T16:23:00Z">
            <w:rPr>
              <w:rFonts w:ascii="Cambria Math" w:hAnsi="Cambria Math"/>
            </w:rPr>
            <m:t>&lt;1</m:t>
          </w:del>
        </m:r>
      </m:oMath>
      <w:del w:id="1072" w:author="Administrator" w:date="2021-09-22T16:23:00Z">
        <w:r w:rsidDel="00CF39DB">
          <w:delText>，在后续相当长的时间内都有式</w:delText>
        </w:r>
        <w:r w:rsidDel="00CF39DB">
          <w:delText>(</w:delText>
        </w:r>
        <w:r w:rsidR="00145FCF" w:rsidDel="00CF39DB">
          <w:rPr>
            <w:rFonts w:hint="eastAsia"/>
          </w:rPr>
          <w:delText>22</w:delText>
        </w:r>
        <w:r w:rsidDel="00CF39DB">
          <w:delText>)</w:delText>
        </w:r>
        <w:r w:rsidDel="00CF39DB">
          <w:delText>成立。这可以在</w:delText>
        </w:r>
        <w:r w:rsidR="00321611" w:rsidDel="00CF39DB">
          <w:rPr>
            <w:rFonts w:hint="eastAsia"/>
          </w:rPr>
          <w:delText>图</w:delText>
        </w:r>
        <w:r w:rsidR="00145FCF" w:rsidDel="00CF39DB">
          <w:rPr>
            <w:rFonts w:hint="eastAsia"/>
          </w:rPr>
          <w:delText>20</w:delText>
        </w:r>
        <w:r w:rsidR="00145FCF" w:rsidDel="00CF39DB">
          <w:delText xml:space="preserve"> </w:delText>
        </w:r>
        <w:r w:rsidR="00321611" w:rsidDel="00CF39DB">
          <w:delText>(a)</w:delText>
        </w:r>
        <w:r w:rsidDel="00CF39DB">
          <w:delText>中得到验证：若反应时刻</w:delText>
        </w:r>
      </w:del>
      <m:oMath>
        <m:r>
          <w:del w:id="1073" w:author="Administrator" w:date="2021-09-22T16:23:00Z">
            <w:rPr>
              <w:rFonts w:ascii="Cambria Math" w:hAnsi="Cambria Math"/>
            </w:rPr>
            <m:t>t=</m:t>
          </w:del>
        </m:r>
        <m:sSub>
          <m:sSubPr>
            <m:ctrlPr>
              <w:del w:id="1074" w:author="Administrator" w:date="2021-09-22T16:23:00Z">
                <w:rPr>
                  <w:rFonts w:ascii="Cambria Math" w:hAnsi="Cambria Math"/>
                  <w:i/>
                </w:rPr>
              </w:del>
            </m:ctrlPr>
          </m:sSubPr>
          <m:e>
            <m:r>
              <w:del w:id="1075" w:author="Administrator" w:date="2021-09-22T16:23:00Z">
                <w:rPr>
                  <w:rFonts w:ascii="Cambria Math" w:hAnsi="Cambria Math"/>
                </w:rPr>
                <m:t>t</m:t>
              </w:del>
            </m:r>
          </m:e>
          <m:sub>
            <m:r>
              <w:del w:id="1076" w:author="Administrator" w:date="2021-09-22T16:23:00Z">
                <w:rPr>
                  <w:rFonts w:ascii="Cambria Math" w:hAnsi="Cambria Math"/>
                </w:rPr>
                <m:t>0</m:t>
              </w:del>
            </m:r>
          </m:sub>
        </m:sSub>
      </m:oMath>
      <w:del w:id="1077" w:author="Administrator" w:date="2021-09-22T16:23:00Z">
        <w:r w:rsidDel="00CF39DB">
          <w:delText>后最初的一段时间内日新增感染人数呈下降趋势，则在可见的后续时间段内均保持下降趋势</w:delText>
        </w:r>
        <w:r w:rsidDel="00CF39DB">
          <w:rPr>
            <w:rFonts w:hint="eastAsia"/>
          </w:rPr>
          <w:delText>；</w:delText>
        </w:r>
        <w:r w:rsidDel="00CF39DB">
          <w:delText>若反应时刻后</w:delText>
        </w:r>
        <w:r w:rsidDel="00CF39DB">
          <w:rPr>
            <w:rFonts w:hint="eastAsia"/>
          </w:rPr>
          <w:delText>的</w:delText>
        </w:r>
        <w:r w:rsidDel="00CF39DB">
          <w:delText>措施不够</w:delText>
        </w:r>
        <w:r w:rsidDel="00CF39DB">
          <w:rPr>
            <w:rFonts w:hint="eastAsia"/>
          </w:rPr>
          <w:delText>有</w:delText>
        </w:r>
        <w:r w:rsidDel="00CF39DB">
          <w:delText>力</w:delText>
        </w:r>
        <w:r w:rsidDel="00CF39DB">
          <w:rPr>
            <w:rFonts w:hint="eastAsia"/>
          </w:rPr>
          <w:delText>，</w:delText>
        </w:r>
        <w:r w:rsidDel="00CF39DB">
          <w:delText>则有</w:delText>
        </w:r>
      </w:del>
      <m:oMath>
        <m:r>
          <w:del w:id="1078" w:author="Administrator" w:date="2021-09-22T16:23:00Z">
            <m:rPr>
              <m:scr m:val="fraktur"/>
            </m:rPr>
            <w:rPr>
              <w:rFonts w:ascii="Cambria Math" w:hAnsi="Cambria Math"/>
            </w:rPr>
            <m:t>R</m:t>
          </w:del>
        </m:r>
        <m:d>
          <m:dPr>
            <m:ctrlPr>
              <w:del w:id="1079" w:author="Administrator" w:date="2021-09-22T16:23:00Z">
                <w:rPr>
                  <w:rFonts w:ascii="Cambria Math" w:hAnsi="Cambria Math"/>
                  <w:i/>
                </w:rPr>
              </w:del>
            </m:ctrlPr>
          </m:dPr>
          <m:e>
            <m:sSub>
              <m:sSubPr>
                <m:ctrlPr>
                  <w:del w:id="1080" w:author="Administrator" w:date="2021-09-22T16:23:00Z">
                    <w:rPr>
                      <w:rFonts w:ascii="Cambria Math" w:hAnsi="Cambria Math"/>
                      <w:i/>
                    </w:rPr>
                  </w:del>
                </m:ctrlPr>
              </m:sSubPr>
              <m:e>
                <m:r>
                  <w:del w:id="1081" w:author="Administrator" w:date="2021-09-22T16:23:00Z">
                    <w:rPr>
                      <w:rFonts w:ascii="Cambria Math" w:hAnsi="Cambria Math"/>
                    </w:rPr>
                    <m:t>t</m:t>
                  </w:del>
                </m:r>
              </m:e>
              <m:sub>
                <m:r>
                  <w:del w:id="1082" w:author="Administrator" w:date="2021-09-22T16:23:00Z">
                    <w:rPr>
                      <w:rFonts w:ascii="Cambria Math" w:hAnsi="Cambria Math"/>
                    </w:rPr>
                    <m:t>0</m:t>
                  </w:del>
                </m:r>
              </m:sub>
            </m:sSub>
          </m:e>
        </m:d>
        <m:r>
          <w:del w:id="1083" w:author="Administrator" w:date="2021-09-22T16:23:00Z">
            <w:rPr>
              <w:rFonts w:ascii="Cambria Math" w:hAnsi="Cambria Math"/>
            </w:rPr>
            <m:t>&gt;1</m:t>
          </w:del>
        </m:r>
      </m:oMath>
      <w:del w:id="1084" w:author="Administrator" w:date="2021-09-22T16:23:00Z">
        <w:r w:rsidDel="00CF39DB">
          <w:delText>，此时</w:delText>
        </w:r>
      </w:del>
      <m:oMath>
        <m:r>
          <w:del w:id="1085" w:author="Administrator" w:date="2021-09-22T16:23:00Z">
            <w:rPr>
              <w:rFonts w:ascii="Cambria Math" w:hAnsi="Cambria Math"/>
            </w:rPr>
            <m:t>S</m:t>
          </w:del>
        </m:r>
        <m:d>
          <m:dPr>
            <m:ctrlPr>
              <w:del w:id="1086" w:author="Administrator" w:date="2021-09-22T16:23:00Z">
                <w:rPr>
                  <w:rFonts w:ascii="Cambria Math" w:hAnsi="Cambria Math"/>
                  <w:i/>
                </w:rPr>
              </w:del>
            </m:ctrlPr>
          </m:dPr>
          <m:e>
            <m:r>
              <w:del w:id="1087" w:author="Administrator" w:date="2021-09-22T16:23:00Z">
                <w:rPr>
                  <w:rFonts w:ascii="Cambria Math" w:hAnsi="Cambria Math"/>
                </w:rPr>
                <m:t>t</m:t>
              </w:del>
            </m:r>
          </m:e>
        </m:d>
      </m:oMath>
      <w:del w:id="1088" w:author="Administrator" w:date="2021-09-22T16:23:00Z">
        <w:r w:rsidDel="00CF39DB">
          <w:delText>下降较为剧烈</w:delText>
        </w:r>
        <w:r w:rsidDel="00CF39DB">
          <w:rPr>
            <w:rFonts w:hint="eastAsia"/>
          </w:rPr>
          <w:delText>，</w:delText>
        </w:r>
        <w:r w:rsidDel="00CF39DB">
          <w:delText>导致式</w:delText>
        </w:r>
        <w:r w:rsidDel="00CF39DB">
          <w:delText>(</w:delText>
        </w:r>
        <w:r w:rsidR="00145FCF" w:rsidDel="00CF39DB">
          <w:rPr>
            <w:rFonts w:hint="eastAsia"/>
          </w:rPr>
          <w:delText>22</w:delText>
        </w:r>
        <w:r w:rsidDel="00CF39DB">
          <w:delText>)</w:delText>
        </w:r>
        <w:r w:rsidDel="00CF39DB">
          <w:delText>不再成立，疫情走势由当前易感者比例</w:delText>
        </w:r>
      </w:del>
      <m:oMath>
        <m:r>
          <w:del w:id="1089" w:author="Administrator" w:date="2021-09-22T16:23:00Z">
            <w:rPr>
              <w:rFonts w:ascii="Cambria Math" w:hAnsi="Cambria Math"/>
            </w:rPr>
            <m:t>s</m:t>
          </w:del>
        </m:r>
        <m:d>
          <m:dPr>
            <m:ctrlPr>
              <w:del w:id="1090" w:author="Administrator" w:date="2021-09-22T16:23:00Z">
                <w:rPr>
                  <w:rFonts w:ascii="Cambria Math" w:hAnsi="Cambria Math"/>
                  <w:i/>
                </w:rPr>
              </w:del>
            </m:ctrlPr>
          </m:dPr>
          <m:e>
            <m:r>
              <w:del w:id="1091" w:author="Administrator" w:date="2021-09-22T16:23:00Z">
                <w:rPr>
                  <w:rFonts w:ascii="Cambria Math" w:hAnsi="Cambria Math"/>
                </w:rPr>
                <m:t>t</m:t>
              </w:del>
            </m:r>
          </m:e>
        </m:d>
      </m:oMath>
      <w:del w:id="1092" w:author="Administrator" w:date="2021-09-22T16:23:00Z">
        <w:r w:rsidDel="00CF39DB">
          <w:delText>决定。这里我们仍然借用经典</w:delText>
        </w:r>
        <w:r w:rsidDel="00CF39DB">
          <w:delText>SEIR</w:delText>
        </w:r>
        <w:r w:rsidDel="00CF39DB">
          <w:delText>模型中的概念，记：</w:delText>
        </w:r>
      </w:del>
    </w:p>
    <w:p w14:paraId="467CF622" w14:textId="1F27CFF6" w:rsidR="000D5ACB" w:rsidDel="00CF39DB" w:rsidRDefault="00763E3A" w:rsidP="00CE1F18">
      <w:pPr>
        <w:ind w:firstLine="480"/>
        <w:rPr>
          <w:del w:id="1093" w:author="Administrator" w:date="2021-09-22T16:23:00Z"/>
        </w:rPr>
        <w:pPrChange w:id="1094" w:author="Administrator" w:date="2021-09-22T16:49:00Z">
          <w:pPr>
            <w:ind w:firstLine="480"/>
          </w:pPr>
        </w:pPrChange>
      </w:pPr>
      <m:oMathPara>
        <m:oMathParaPr>
          <m:jc m:val="center"/>
        </m:oMathParaPr>
        <m:oMath>
          <m:eqArr>
            <m:eqArrPr>
              <m:maxDist m:val="1"/>
              <m:ctrlPr>
                <w:del w:id="1095" w:author="Administrator" w:date="2021-09-22T16:23:00Z">
                  <w:rPr>
                    <w:rFonts w:ascii="Cambria Math" w:hAnsi="Cambria Math"/>
                    <w:i/>
                  </w:rPr>
                </w:del>
              </m:ctrlPr>
            </m:eqArrPr>
            <m:e>
              <m:sSub>
                <m:sSubPr>
                  <m:ctrlPr>
                    <w:del w:id="1096" w:author="Administrator" w:date="2021-09-22T16:23:00Z">
                      <w:rPr>
                        <w:rFonts w:ascii="Cambria Math" w:hAnsi="Cambria Math"/>
                        <w:i/>
                      </w:rPr>
                    </w:del>
                  </m:ctrlPr>
                </m:sSubPr>
                <m:e>
                  <m:r>
                    <w:del w:id="1097" w:author="Administrator" w:date="2021-09-22T16:23:00Z">
                      <m:rPr>
                        <m:scr m:val="fraktur"/>
                      </m:rPr>
                      <w:rPr>
                        <w:rFonts w:ascii="Cambria Math" w:hAnsi="Cambria Math"/>
                      </w:rPr>
                      <m:t>R</m:t>
                    </w:del>
                  </m:r>
                </m:e>
                <m:sub>
                  <m:r>
                    <w:del w:id="1098" w:author="Administrator" w:date="2021-09-22T16:23:00Z">
                      <w:rPr>
                        <w:rFonts w:ascii="Cambria Math" w:hAnsi="Cambria Math"/>
                      </w:rPr>
                      <m:t>0</m:t>
                    </w:del>
                  </m:r>
                </m:sub>
              </m:sSub>
              <m:r>
                <w:del w:id="1099" w:author="Administrator" w:date="2021-09-22T16:23:00Z">
                  <w:rPr>
                    <w:rFonts w:ascii="Cambria Math" w:hAnsi="Cambria Math"/>
                  </w:rPr>
                  <m:t>=</m:t>
                </w:del>
              </m:r>
              <m:d>
                <m:dPr>
                  <m:ctrlPr>
                    <w:del w:id="1100" w:author="Administrator" w:date="2021-09-22T16:23:00Z">
                      <w:rPr>
                        <w:rFonts w:ascii="Cambria Math" w:hAnsi="Cambria Math"/>
                        <w:i/>
                      </w:rPr>
                    </w:del>
                  </m:ctrlPr>
                </m:dPr>
                <m:e>
                  <m:f>
                    <m:fPr>
                      <m:ctrlPr>
                        <w:del w:id="1101" w:author="Administrator" w:date="2021-09-22T16:23:00Z">
                          <w:rPr>
                            <w:rFonts w:ascii="Cambria Math" w:hAnsi="Cambria Math"/>
                          </w:rPr>
                        </w:del>
                      </m:ctrlPr>
                    </m:fPr>
                    <m:num>
                      <m:sSub>
                        <m:sSubPr>
                          <m:ctrlPr>
                            <w:del w:id="1102" w:author="Administrator" w:date="2021-09-22T16:23:00Z">
                              <w:rPr>
                                <w:rFonts w:ascii="Cambria Math" w:hAnsi="Cambria Math"/>
                                <w:i/>
                              </w:rPr>
                            </w:del>
                          </m:ctrlPr>
                        </m:sSubPr>
                        <m:e>
                          <m:r>
                            <w:del w:id="1103" w:author="Administrator" w:date="2021-09-22T16:23:00Z">
                              <m:rPr>
                                <m:sty m:val="p"/>
                              </m:rPr>
                              <w:rPr>
                                <w:rFonts w:ascii="Cambria Math" w:hAnsi="Cambria Math"/>
                              </w:rPr>
                              <m:t>β</m:t>
                            </w:del>
                          </m:r>
                        </m:e>
                        <m:sub>
                          <m:r>
                            <w:del w:id="1104" w:author="Administrator" w:date="2021-09-22T16:23:00Z">
                              <w:rPr>
                                <w:rFonts w:ascii="Cambria Math" w:hAnsi="Cambria Math"/>
                              </w:rPr>
                              <m:t>1</m:t>
                            </w:del>
                          </m:r>
                        </m:sub>
                      </m:sSub>
                      <m:ctrlPr>
                        <w:del w:id="1105" w:author="Administrator" w:date="2021-09-22T16:23:00Z">
                          <w:rPr>
                            <w:rFonts w:ascii="Cambria Math" w:hAnsi="Cambria Math"/>
                            <w:i/>
                          </w:rPr>
                        </w:del>
                      </m:ctrlPr>
                    </m:num>
                    <m:den>
                      <m:r>
                        <w:del w:id="1106" w:author="Administrator" w:date="2021-09-22T16:23:00Z">
                          <m:rPr>
                            <m:sty m:val="p"/>
                          </m:rPr>
                          <w:rPr>
                            <w:rFonts w:ascii="Cambria Math" w:hAnsi="Cambria Math"/>
                          </w:rPr>
                          <m:t>α</m:t>
                        </w:del>
                      </m:r>
                      <m:ctrlPr>
                        <w:del w:id="1107" w:author="Administrator" w:date="2021-09-22T16:23:00Z">
                          <w:rPr>
                            <w:rFonts w:ascii="Cambria Math" w:hAnsi="Cambria Math"/>
                            <w:i/>
                          </w:rPr>
                        </w:del>
                      </m:ctrlPr>
                    </m:den>
                  </m:f>
                  <m:r>
                    <w:del w:id="1108" w:author="Administrator" w:date="2021-09-22T16:23:00Z">
                      <w:rPr>
                        <w:rFonts w:ascii="Cambria Math" w:hAnsi="Cambria Math"/>
                      </w:rPr>
                      <m:t>+</m:t>
                    </w:del>
                  </m:r>
                  <m:f>
                    <m:fPr>
                      <m:ctrlPr>
                        <w:del w:id="1109" w:author="Administrator" w:date="2021-09-22T16:23:00Z">
                          <w:rPr>
                            <w:rFonts w:ascii="Cambria Math" w:hAnsi="Cambria Math"/>
                          </w:rPr>
                        </w:del>
                      </m:ctrlPr>
                    </m:fPr>
                    <m:num>
                      <m:sSub>
                        <m:sSubPr>
                          <m:ctrlPr>
                            <w:del w:id="1110" w:author="Administrator" w:date="2021-09-22T16:23:00Z">
                              <w:rPr>
                                <w:rFonts w:ascii="Cambria Math" w:hAnsi="Cambria Math"/>
                                <w:i/>
                              </w:rPr>
                            </w:del>
                          </m:ctrlPr>
                        </m:sSubPr>
                        <m:e>
                          <m:r>
                            <w:del w:id="1111" w:author="Administrator" w:date="2021-09-22T16:23:00Z">
                              <m:rPr>
                                <m:sty m:val="p"/>
                              </m:rPr>
                              <w:rPr>
                                <w:rFonts w:ascii="Cambria Math" w:hAnsi="Cambria Math"/>
                              </w:rPr>
                              <m:t>β</m:t>
                            </w:del>
                          </m:r>
                        </m:e>
                        <m:sub>
                          <m:r>
                            <w:del w:id="1112" w:author="Administrator" w:date="2021-09-22T16:23:00Z">
                              <w:rPr>
                                <w:rFonts w:ascii="Cambria Math" w:hAnsi="Cambria Math"/>
                              </w:rPr>
                              <m:t>2</m:t>
                            </w:del>
                          </m:r>
                        </m:sub>
                      </m:sSub>
                      <m:ctrlPr>
                        <w:del w:id="1113" w:author="Administrator" w:date="2021-09-22T16:23:00Z">
                          <w:rPr>
                            <w:rFonts w:ascii="Cambria Math" w:hAnsi="Cambria Math"/>
                            <w:i/>
                          </w:rPr>
                        </w:del>
                      </m:ctrlPr>
                    </m:num>
                    <m:den>
                      <m:sSub>
                        <m:sSubPr>
                          <m:ctrlPr>
                            <w:del w:id="1114" w:author="Administrator" w:date="2021-09-22T16:23:00Z">
                              <w:rPr>
                                <w:rFonts w:ascii="Cambria Math" w:hAnsi="Cambria Math"/>
                                <w:i/>
                              </w:rPr>
                            </w:del>
                          </m:ctrlPr>
                        </m:sSubPr>
                        <m:e>
                          <m:r>
                            <w:del w:id="1115" w:author="Administrator" w:date="2021-09-22T16:23:00Z">
                              <m:rPr>
                                <m:sty m:val="p"/>
                              </m:rPr>
                              <w:rPr>
                                <w:rFonts w:ascii="Cambria Math" w:hAnsi="Cambria Math"/>
                              </w:rPr>
                              <m:t>γ</m:t>
                            </w:del>
                          </m:r>
                        </m:e>
                        <m:sub>
                          <m:r>
                            <w:del w:id="1116" w:author="Administrator" w:date="2021-09-22T16:23:00Z">
                              <w:rPr>
                                <w:rFonts w:ascii="Cambria Math" w:hAnsi="Cambria Math"/>
                              </w:rPr>
                              <m:t>1</m:t>
                            </w:del>
                          </m:r>
                        </m:sub>
                      </m:sSub>
                      <m:ctrlPr>
                        <w:del w:id="1117" w:author="Administrator" w:date="2021-09-22T16:23:00Z">
                          <w:rPr>
                            <w:rFonts w:ascii="Cambria Math" w:hAnsi="Cambria Math"/>
                            <w:i/>
                          </w:rPr>
                        </w:del>
                      </m:ctrlPr>
                    </m:den>
                  </m:f>
                </m:e>
              </m:d>
              <m:sSub>
                <m:sSubPr>
                  <m:ctrlPr>
                    <w:del w:id="1118" w:author="Administrator" w:date="2021-09-22T16:23:00Z">
                      <w:rPr>
                        <w:rFonts w:ascii="Cambria Math" w:hAnsi="Cambria Math"/>
                        <w:i/>
                      </w:rPr>
                    </w:del>
                  </m:ctrlPr>
                </m:sSubPr>
                <m:e>
                  <m:r>
                    <w:del w:id="1119" w:author="Administrator" w:date="2021-09-22T16:23:00Z">
                      <w:rPr>
                        <w:rFonts w:ascii="Cambria Math" w:hAnsi="Cambria Math"/>
                      </w:rPr>
                      <m:t>r</m:t>
                    </w:del>
                  </m:r>
                </m:e>
                <m:sub>
                  <m:r>
                    <w:del w:id="1120" w:author="Administrator" w:date="2021-09-22T16:23:00Z">
                      <w:rPr>
                        <w:rFonts w:ascii="Cambria Math" w:hAnsi="Cambria Math"/>
                      </w:rPr>
                      <m:t>1</m:t>
                    </w:del>
                  </m:r>
                </m:sub>
              </m:sSub>
              <m:r>
                <w:del w:id="1121" w:author="Administrator" w:date="2021-09-22T16:23:00Z">
                  <w:rPr>
                    <w:rFonts w:ascii="Cambria Math" w:hAnsi="Cambria Math"/>
                  </w:rPr>
                  <m:t>#</m:t>
                </w:del>
              </m:r>
              <m:d>
                <m:dPr>
                  <m:ctrlPr>
                    <w:del w:id="1122" w:author="Administrator" w:date="2021-09-22T16:23:00Z">
                      <w:rPr>
                        <w:rFonts w:ascii="Cambria Math" w:hAnsi="Cambria Math"/>
                        <w:i/>
                      </w:rPr>
                    </w:del>
                  </m:ctrlPr>
                </m:dPr>
                <m:e>
                  <m:r>
                    <w:del w:id="1123" w:author="Administrator" w:date="2021-09-22T16:23:00Z">
                      <m:rPr>
                        <m:sty m:val="p"/>
                      </m:rPr>
                      <w:rPr>
                        <w:rFonts w:ascii="Cambria Math" w:hAnsi="Cambria Math"/>
                      </w:rPr>
                      <w:fldChar w:fldCharType="begin"/>
                    </w:del>
                  </m:r>
                  <m:r>
                    <w:del w:id="1124" w:author="Administrator" w:date="2021-09-22T16:23:00Z">
                      <m:rPr>
                        <m:sty m:val="p"/>
                      </m:rPr>
                      <w:rPr>
                        <w:rFonts w:ascii="Cambria Math" w:hAnsi="Cambria Math"/>
                      </w:rPr>
                      <m:t xml:space="preserve"> AUTONUM  \* Arabic </m:t>
                    </w:del>
                  </m:r>
                  <m:r>
                    <w:del w:id="1125" w:author="Administrator" w:date="2021-09-22T16:23:00Z">
                      <m:rPr>
                        <m:sty m:val="p"/>
                      </m:rPr>
                      <w:rPr>
                        <w:rFonts w:ascii="Cambria Math" w:hAnsi="Cambria Math"/>
                      </w:rPr>
                      <w:fldChar w:fldCharType="end"/>
                    </w:del>
                  </m:r>
                </m:e>
              </m:d>
            </m:e>
          </m:eqArr>
        </m:oMath>
      </m:oMathPara>
    </w:p>
    <w:p w14:paraId="42FB6027" w14:textId="08F13B11" w:rsidR="000D5ACB" w:rsidDel="00CF39DB" w:rsidRDefault="0082189E" w:rsidP="00CE1F18">
      <w:pPr>
        <w:ind w:firstLine="480"/>
        <w:rPr>
          <w:del w:id="1126" w:author="Administrator" w:date="2021-09-22T16:23:00Z"/>
        </w:rPr>
        <w:pPrChange w:id="1127" w:author="Administrator" w:date="2021-09-22T16:49:00Z">
          <w:pPr>
            <w:ind w:firstLine="480"/>
          </w:pPr>
        </w:pPrChange>
      </w:pPr>
      <w:del w:id="1128" w:author="Administrator" w:date="2021-09-22T16:23:00Z">
        <w:r w:rsidDel="00CF39DB">
          <w:delText>定义</w:delText>
        </w:r>
      </w:del>
      <m:oMath>
        <m:sSub>
          <m:sSubPr>
            <m:ctrlPr>
              <w:del w:id="1129" w:author="Administrator" w:date="2021-09-22T16:23:00Z">
                <w:rPr>
                  <w:rFonts w:ascii="Cambria Math" w:hAnsi="Cambria Math"/>
                  <w:i/>
                </w:rPr>
              </w:del>
            </m:ctrlPr>
          </m:sSubPr>
          <m:e>
            <m:r>
              <w:del w:id="1130" w:author="Administrator" w:date="2021-09-22T16:23:00Z">
                <m:rPr>
                  <m:scr m:val="fraktur"/>
                </m:rPr>
                <w:rPr>
                  <w:rFonts w:ascii="Cambria Math" w:hAnsi="Cambria Math"/>
                </w:rPr>
                <m:t>R</m:t>
              </w:del>
            </m:r>
          </m:e>
          <m:sub>
            <m:r>
              <w:del w:id="1131" w:author="Administrator" w:date="2021-09-22T16:23:00Z">
                <w:rPr>
                  <w:rFonts w:ascii="Cambria Math" w:hAnsi="Cambria Math"/>
                </w:rPr>
                <m:t>0</m:t>
              </w:del>
            </m:r>
          </m:sub>
        </m:sSub>
      </m:oMath>
      <w:del w:id="1132" w:author="Administrator" w:date="2021-09-22T16:23:00Z">
        <w:r w:rsidDel="00CF39DB">
          <w:delText>为改良的</w:delText>
        </w:r>
        <w:r w:rsidDel="00CF39DB">
          <w:delText>SEIR</w:delText>
        </w:r>
        <w:r w:rsidDel="00CF39DB">
          <w:delText>模型的基本再生数。显然</w:delText>
        </w:r>
      </w:del>
      <m:oMath>
        <m:sSub>
          <m:sSubPr>
            <m:ctrlPr>
              <w:del w:id="1133" w:author="Administrator" w:date="2021-09-22T16:23:00Z">
                <w:rPr>
                  <w:rFonts w:ascii="Cambria Math" w:hAnsi="Cambria Math"/>
                  <w:i/>
                </w:rPr>
              </w:del>
            </m:ctrlPr>
          </m:sSubPr>
          <m:e>
            <m:r>
              <w:del w:id="1134" w:author="Administrator" w:date="2021-09-22T16:23:00Z">
                <m:rPr>
                  <m:scr m:val="fraktur"/>
                </m:rPr>
                <w:rPr>
                  <w:rFonts w:ascii="Cambria Math" w:hAnsi="Cambria Math"/>
                </w:rPr>
                <m:t>R</m:t>
              </w:del>
            </m:r>
          </m:e>
          <m:sub>
            <m:r>
              <w:del w:id="1135" w:author="Administrator" w:date="2021-09-22T16:23:00Z">
                <w:rPr>
                  <w:rFonts w:ascii="Cambria Math" w:hAnsi="Cambria Math"/>
                </w:rPr>
                <m:t>0</m:t>
              </w:del>
            </m:r>
          </m:sub>
        </m:sSub>
      </m:oMath>
      <w:del w:id="1136" w:author="Administrator" w:date="2021-09-22T16:23:00Z">
        <w:r w:rsidDel="00CF39DB">
          <w:delText>与时刻</w:delText>
        </w:r>
      </w:del>
      <m:oMath>
        <m:r>
          <w:del w:id="1137" w:author="Administrator" w:date="2021-09-22T16:23:00Z">
            <w:rPr>
              <w:rFonts w:ascii="Cambria Math" w:hAnsi="Cambria Math"/>
            </w:rPr>
            <m:t>t</m:t>
          </w:del>
        </m:r>
      </m:oMath>
      <w:del w:id="1138" w:author="Administrator" w:date="2021-09-22T16:23:00Z">
        <w:r w:rsidDel="00CF39DB">
          <w:delText>无关，仅与表示反应时刻后的防疫措施强度参数</w:delText>
        </w:r>
      </w:del>
      <m:oMath>
        <m:sSub>
          <m:sSubPr>
            <m:ctrlPr>
              <w:del w:id="1139" w:author="Administrator" w:date="2021-09-22T16:23:00Z">
                <w:rPr>
                  <w:rFonts w:ascii="Cambria Math" w:hAnsi="Cambria Math"/>
                  <w:i/>
                </w:rPr>
              </w:del>
            </m:ctrlPr>
          </m:sSubPr>
          <m:e>
            <m:r>
              <w:del w:id="1140" w:author="Administrator" w:date="2021-09-22T16:23:00Z">
                <w:rPr>
                  <w:rFonts w:ascii="Cambria Math" w:hAnsi="Cambria Math"/>
                </w:rPr>
                <m:t>r</m:t>
              </w:del>
            </m:r>
          </m:e>
          <m:sub>
            <m:r>
              <w:del w:id="1141" w:author="Administrator" w:date="2021-09-22T16:23:00Z">
                <w:rPr>
                  <w:rFonts w:ascii="Cambria Math" w:hAnsi="Cambria Math"/>
                </w:rPr>
                <m:t>1</m:t>
              </w:del>
            </m:r>
          </m:sub>
        </m:sSub>
        <m:r>
          <w:del w:id="1142" w:author="Administrator" w:date="2021-09-22T16:23:00Z">
            <w:rPr>
              <w:rFonts w:ascii="Cambria Math" w:hAnsi="Cambria Math"/>
            </w:rPr>
            <m:t>、</m:t>
          </w:del>
        </m:r>
        <m:sSub>
          <m:sSubPr>
            <m:ctrlPr>
              <w:del w:id="1143" w:author="Administrator" w:date="2021-09-22T16:23:00Z">
                <w:rPr>
                  <w:rFonts w:ascii="Cambria Math" w:hAnsi="Cambria Math"/>
                  <w:i/>
                </w:rPr>
              </w:del>
            </m:ctrlPr>
          </m:sSubPr>
          <m:e>
            <m:r>
              <w:del w:id="1144" w:author="Administrator" w:date="2021-09-22T16:23:00Z">
                <m:rPr>
                  <m:sty m:val="p"/>
                </m:rPr>
                <w:rPr>
                  <w:rFonts w:ascii="Cambria Math" w:hAnsi="Cambria Math"/>
                </w:rPr>
                <m:t>γ</m:t>
              </w:del>
            </m:r>
            <m:ctrlPr>
              <w:del w:id="1145" w:author="Administrator" w:date="2021-09-22T16:23:00Z">
                <w:rPr>
                  <w:rFonts w:ascii="Cambria Math" w:hAnsi="Cambria Math"/>
                </w:rPr>
              </w:del>
            </m:ctrlPr>
          </m:e>
          <m:sub>
            <m:r>
              <w:del w:id="1146" w:author="Administrator" w:date="2021-09-22T16:23:00Z">
                <w:rPr>
                  <w:rFonts w:ascii="Cambria Math" w:hAnsi="Cambria Math"/>
                </w:rPr>
                <m:t>1</m:t>
              </w:del>
            </m:r>
          </m:sub>
        </m:sSub>
      </m:oMath>
      <w:del w:id="1147" w:author="Administrator" w:date="2021-09-22T16:23:00Z">
        <w:r w:rsidDel="00CF39DB">
          <w:delText>有关。由上分析可知，若反应时刻后采取的措施足够</w:delText>
        </w:r>
        <w:r w:rsidDel="00CF39DB">
          <w:rPr>
            <w:rFonts w:hint="eastAsia"/>
          </w:rPr>
          <w:delText>有</w:delText>
        </w:r>
        <w:r w:rsidDel="00CF39DB">
          <w:delText>力</w:delText>
        </w:r>
        <w:r w:rsidDel="00CF39DB">
          <w:rPr>
            <w:rFonts w:hint="eastAsia"/>
          </w:rPr>
          <w:delText>，</w:delText>
        </w:r>
        <w:r w:rsidDel="00CF39DB">
          <w:delText>使得</w:delText>
        </w:r>
      </w:del>
      <m:oMath>
        <m:sSub>
          <m:sSubPr>
            <m:ctrlPr>
              <w:del w:id="1148" w:author="Administrator" w:date="2021-09-22T16:23:00Z">
                <w:rPr>
                  <w:rFonts w:ascii="Cambria Math" w:hAnsi="Cambria Math"/>
                  <w:i/>
                </w:rPr>
              </w:del>
            </m:ctrlPr>
          </m:sSubPr>
          <m:e>
            <m:r>
              <w:del w:id="1149" w:author="Administrator" w:date="2021-09-22T16:23:00Z">
                <m:rPr>
                  <m:scr m:val="fraktur"/>
                </m:rPr>
                <w:rPr>
                  <w:rFonts w:ascii="Cambria Math" w:hAnsi="Cambria Math"/>
                </w:rPr>
                <m:t>R</m:t>
              </w:del>
            </m:r>
          </m:e>
          <m:sub>
            <m:r>
              <w:del w:id="1150" w:author="Administrator" w:date="2021-09-22T16:23:00Z">
                <w:rPr>
                  <w:rFonts w:ascii="Cambria Math" w:hAnsi="Cambria Math"/>
                </w:rPr>
                <m:t>0</m:t>
              </w:del>
            </m:r>
          </m:sub>
        </m:sSub>
        <m:r>
          <w:del w:id="1151" w:author="Administrator" w:date="2021-09-22T16:23:00Z">
            <w:rPr>
              <w:rFonts w:ascii="Cambria Math" w:hAnsi="Cambria Math"/>
            </w:rPr>
            <m:t>&lt;1</m:t>
          </w:del>
        </m:r>
      </m:oMath>
      <w:del w:id="1152" w:author="Administrator" w:date="2021-09-22T16:23:00Z">
        <w:r w:rsidDel="00CF39DB">
          <w:delText>，在可预见的时间内，疾病在奥运村中几乎不可能爆发。</w:delText>
        </w:r>
      </w:del>
    </w:p>
    <w:p w14:paraId="40A47DED" w14:textId="66E1C318" w:rsidR="000D5ACB" w:rsidDel="00CF39DB" w:rsidRDefault="0082189E" w:rsidP="00CE1F18">
      <w:pPr>
        <w:ind w:firstLine="480"/>
        <w:rPr>
          <w:del w:id="1153" w:author="Administrator" w:date="2021-09-22T16:23:00Z"/>
        </w:rPr>
        <w:pPrChange w:id="1154" w:author="Administrator" w:date="2021-09-22T16:49:00Z">
          <w:pPr>
            <w:ind w:firstLine="480"/>
          </w:pPr>
        </w:pPrChange>
      </w:pPr>
      <w:del w:id="1155" w:author="Administrator" w:date="2021-09-22T16:23:00Z">
        <w:r w:rsidDel="00CF39DB">
          <w:delText>综合以上分析并借鉴经典</w:delText>
        </w:r>
        <w:r w:rsidDel="00CF39DB">
          <w:delText>SEIR</w:delText>
        </w:r>
        <w:r w:rsidDel="00CF39DB">
          <w:delText>模型中的概念，我们定义了改良的</w:delText>
        </w:r>
        <w:r w:rsidDel="00CF39DB">
          <w:delText>SEIR</w:delText>
        </w:r>
        <w:r w:rsidDel="00CF39DB">
          <w:delText>模型的基本再生数和有效再生数，其转化公式为：</w:delText>
        </w:r>
      </w:del>
    </w:p>
    <w:p w14:paraId="017FCB10" w14:textId="3CA0E6B0" w:rsidR="000D5ACB" w:rsidDel="008F1CEC" w:rsidRDefault="00763E3A" w:rsidP="00CE1F18">
      <w:pPr>
        <w:ind w:firstLine="480"/>
        <w:rPr>
          <w:del w:id="1156" w:author="Administrator" w:date="2021-09-22T16:57:00Z"/>
        </w:rPr>
        <w:pPrChange w:id="1157" w:author="Administrator" w:date="2021-09-22T16:49:00Z">
          <w:pPr>
            <w:ind w:firstLine="480"/>
          </w:pPr>
        </w:pPrChange>
      </w:pPr>
      <m:oMathPara>
        <m:oMathParaPr>
          <m:jc m:val="center"/>
        </m:oMathParaPr>
        <m:oMath>
          <m:eqArr>
            <m:eqArrPr>
              <m:maxDist m:val="1"/>
              <m:ctrlPr>
                <w:del w:id="1158" w:author="Administrator" w:date="2021-09-22T16:23:00Z">
                  <w:rPr>
                    <w:rFonts w:ascii="Cambria Math" w:hAnsi="Cambria Math"/>
                    <w:i/>
                  </w:rPr>
                </w:del>
              </m:ctrlPr>
            </m:eqArrPr>
            <m:e>
              <m:r>
                <w:del w:id="1159" w:author="Administrator" w:date="2021-09-22T16:23:00Z">
                  <m:rPr>
                    <m:scr m:val="fraktur"/>
                  </m:rPr>
                  <w:rPr>
                    <w:rFonts w:ascii="Cambria Math" w:hAnsi="Cambria Math"/>
                  </w:rPr>
                  <m:t>R(</m:t>
                </w:del>
              </m:r>
              <m:r>
                <w:del w:id="1160" w:author="Administrator" w:date="2021-09-22T16:23:00Z">
                  <w:rPr>
                    <w:rFonts w:ascii="Cambria Math" w:hAnsi="Cambria Math"/>
                  </w:rPr>
                  <m:t>t)=</m:t>
                </w:del>
              </m:r>
              <m:sSub>
                <m:sSubPr>
                  <m:ctrlPr>
                    <w:del w:id="1161" w:author="Administrator" w:date="2021-09-22T16:23:00Z">
                      <w:rPr>
                        <w:rFonts w:ascii="Cambria Math" w:hAnsi="Cambria Math"/>
                        <w:i/>
                      </w:rPr>
                    </w:del>
                  </m:ctrlPr>
                </m:sSubPr>
                <m:e>
                  <m:r>
                    <w:del w:id="1162" w:author="Administrator" w:date="2021-09-22T16:23:00Z">
                      <m:rPr>
                        <m:scr m:val="fraktur"/>
                      </m:rPr>
                      <w:rPr>
                        <w:rFonts w:ascii="Cambria Math" w:hAnsi="Cambria Math"/>
                      </w:rPr>
                      <m:t>R</m:t>
                    </w:del>
                  </m:r>
                </m:e>
                <m:sub>
                  <m:r>
                    <w:del w:id="1163" w:author="Administrator" w:date="2021-09-22T16:23:00Z">
                      <w:rPr>
                        <w:rFonts w:ascii="Cambria Math" w:hAnsi="Cambria Math"/>
                      </w:rPr>
                      <m:t>0</m:t>
                    </w:del>
                  </m:r>
                </m:sub>
              </m:sSub>
              <m:r>
                <w:del w:id="1164" w:author="Administrator" w:date="2021-09-22T16:23:00Z">
                  <w:rPr>
                    <w:rFonts w:ascii="Cambria Math" w:hAnsi="Cambria Math"/>
                  </w:rPr>
                  <m:t>s</m:t>
                </w:del>
              </m:r>
              <m:d>
                <m:dPr>
                  <m:ctrlPr>
                    <w:del w:id="1165" w:author="Administrator" w:date="2021-09-22T16:23:00Z">
                      <w:rPr>
                        <w:rFonts w:ascii="Cambria Math" w:hAnsi="Cambria Math"/>
                        <w:i/>
                      </w:rPr>
                    </w:del>
                  </m:ctrlPr>
                </m:dPr>
                <m:e>
                  <m:r>
                    <w:del w:id="1166" w:author="Administrator" w:date="2021-09-22T16:23:00Z">
                      <w:rPr>
                        <w:rFonts w:ascii="Cambria Math" w:hAnsi="Cambria Math"/>
                      </w:rPr>
                      <m:t>t</m:t>
                    </w:del>
                  </m:r>
                </m:e>
              </m:d>
              <m:r>
                <w:del w:id="1167" w:author="Administrator" w:date="2021-09-22T16:23:00Z">
                  <w:rPr>
                    <w:rFonts w:ascii="Cambria Math" w:hAnsi="Cambria Math"/>
                  </w:rPr>
                  <m:t>#</m:t>
                </w:del>
              </m:r>
              <m:d>
                <m:dPr>
                  <m:ctrlPr>
                    <w:del w:id="1168" w:author="Administrator" w:date="2021-09-22T16:23:00Z">
                      <w:rPr>
                        <w:rFonts w:ascii="Cambria Math" w:hAnsi="Cambria Math"/>
                        <w:i/>
                      </w:rPr>
                    </w:del>
                  </m:ctrlPr>
                </m:dPr>
                <m:e>
                  <m:r>
                    <w:del w:id="1169" w:author="Administrator" w:date="2021-09-22T16:23:00Z">
                      <m:rPr>
                        <m:sty m:val="p"/>
                      </m:rPr>
                      <w:rPr>
                        <w:rFonts w:ascii="Cambria Math" w:hAnsi="Cambria Math"/>
                      </w:rPr>
                      <w:fldChar w:fldCharType="begin"/>
                    </w:del>
                  </m:r>
                  <m:r>
                    <w:del w:id="1170" w:author="Administrator" w:date="2021-09-22T16:23:00Z">
                      <m:rPr>
                        <m:sty m:val="p"/>
                      </m:rPr>
                      <w:rPr>
                        <w:rFonts w:ascii="Cambria Math" w:hAnsi="Cambria Math"/>
                      </w:rPr>
                      <m:t xml:space="preserve"> AUTONUM  \* Arabic </m:t>
                    </w:del>
                  </m:r>
                  <m:r>
                    <w:del w:id="1171" w:author="Administrator" w:date="2021-09-22T16:23:00Z">
                      <m:rPr>
                        <m:sty m:val="p"/>
                      </m:rPr>
                      <w:rPr>
                        <w:rFonts w:ascii="Cambria Math" w:hAnsi="Cambria Math"/>
                      </w:rPr>
                      <w:fldChar w:fldCharType="end"/>
                    </w:del>
                  </m:r>
                </m:e>
              </m:d>
            </m:e>
          </m:eqArr>
        </m:oMath>
      </m:oMathPara>
    </w:p>
    <w:p w14:paraId="1E9DCFC0" w14:textId="1269D3EE" w:rsidR="000D5ACB" w:rsidRDefault="0082189E">
      <w:pPr>
        <w:ind w:firstLine="480"/>
      </w:pPr>
      <w:r>
        <w:t>与经典</w:t>
      </w:r>
      <w:r>
        <w:t>SEIR</w:t>
      </w:r>
      <w:r>
        <w:t>模型中类似的是，改良</w:t>
      </w:r>
      <w:r>
        <w:t>SEIR</w:t>
      </w:r>
      <w:r>
        <w:t>模型中的基本再生数和有效再生数分别描述了疫情是否会爆发以及爆发后疫情接下来的走势</w:t>
      </w:r>
      <w:ins w:id="1172" w:author="Administrator" w:date="2021-09-22T16:51:00Z">
        <w:r w:rsidR="00FC66A8">
          <w:rPr>
            <w:rFonts w:hint="eastAsia"/>
          </w:rPr>
          <w:t>，</w:t>
        </w:r>
      </w:ins>
      <w:ins w:id="1173" w:author="Administrator" w:date="2021-09-22T16:52:00Z">
        <w:r w:rsidR="00FC66A8">
          <w:rPr>
            <w:rFonts w:hint="eastAsia"/>
          </w:rPr>
          <w:t>其爆发临界值为</w:t>
        </w:r>
      </w:ins>
      <w:ins w:id="1174" w:author="Administrator" w:date="2021-09-22T16:53:00Z">
        <w:r w:rsidR="00FC66A8">
          <w:rPr>
            <w:rFonts w:hint="eastAsia"/>
          </w:rPr>
          <w:t>1</w:t>
        </w:r>
        <w:r w:rsidR="00FC66A8">
          <w:rPr>
            <w:rFonts w:hint="eastAsia"/>
          </w:rPr>
          <w:t>，也即</w:t>
        </w:r>
      </w:ins>
      <w:ins w:id="1175" w:author="Administrator" w:date="2021-09-22T16:54:00Z">
        <w:r w:rsidR="00FC66A8">
          <w:rPr>
            <w:rFonts w:hint="eastAsia"/>
          </w:rPr>
          <w:t>：</w:t>
        </w:r>
      </w:ins>
      <w:ins w:id="1176" w:author="Administrator" w:date="2021-09-22T16:53:00Z">
        <w:r w:rsidR="00FC66A8">
          <w:rPr>
            <w:rFonts w:hint="eastAsia"/>
          </w:rPr>
          <w:t>当</w:t>
        </w:r>
      </w:ins>
      <m:oMath>
        <m:sSub>
          <m:sSubPr>
            <m:ctrlPr>
              <w:ins w:id="1177" w:author="Administrator" w:date="2021-09-22T16:54:00Z">
                <w:rPr>
                  <w:rFonts w:ascii="Cambria Math" w:hAnsi="Cambria Math"/>
                  <w:i/>
                </w:rPr>
              </w:ins>
            </m:ctrlPr>
          </m:sSubPr>
          <m:e>
            <m:r>
              <w:ins w:id="1178" w:author="Administrator" w:date="2021-09-22T16:54:00Z">
                <m:rPr>
                  <m:scr m:val="fraktur"/>
                </m:rPr>
                <w:rPr>
                  <w:rFonts w:ascii="Cambria Math" w:hAnsi="Cambria Math"/>
                </w:rPr>
                <m:t>R</m:t>
              </w:ins>
            </m:r>
          </m:e>
          <m:sub>
            <m:r>
              <w:ins w:id="1179" w:author="Administrator" w:date="2021-09-22T16:54:00Z">
                <w:rPr>
                  <w:rFonts w:ascii="Cambria Math" w:hAnsi="Cambria Math"/>
                </w:rPr>
                <m:t>0</m:t>
              </w:ins>
            </m:r>
          </m:sub>
        </m:sSub>
        <m:r>
          <w:ins w:id="1180" w:author="Administrator" w:date="2021-09-22T16:54:00Z">
            <w:rPr>
              <w:rFonts w:ascii="Cambria Math" w:hAnsi="Cambria Math"/>
            </w:rPr>
            <m:t>&lt;1</m:t>
          </w:ins>
        </m:r>
      </m:oMath>
      <w:ins w:id="1181" w:author="Administrator" w:date="2021-09-22T16:54:00Z">
        <w:r w:rsidR="00FC66A8">
          <w:rPr>
            <w:rFonts w:hint="eastAsia"/>
          </w:rPr>
          <w:t>时疾病不会爆发，反之则爆发；</w:t>
        </w:r>
      </w:ins>
      <w:ins w:id="1182" w:author="Administrator" w:date="2021-09-22T16:55:00Z">
        <w:r w:rsidR="00FC66A8">
          <w:rPr>
            <w:rFonts w:hint="eastAsia"/>
          </w:rPr>
          <w:t>疾病爆发之后，若</w:t>
        </w:r>
      </w:ins>
      <m:oMath>
        <m:r>
          <w:ins w:id="1183" w:author="Administrator" w:date="2021-09-22T16:55:00Z">
            <m:rPr>
              <m:scr m:val="fraktur"/>
            </m:rPr>
            <w:rPr>
              <w:rFonts w:ascii="Cambria Math" w:hAnsi="Cambria Math"/>
            </w:rPr>
            <m:t>R</m:t>
          </w:ins>
        </m:r>
        <m:d>
          <m:dPr>
            <m:ctrlPr>
              <w:ins w:id="1184" w:author="Administrator" w:date="2021-09-22T16:55:00Z">
                <w:rPr>
                  <w:rFonts w:ascii="Cambria Math" w:hAnsi="Cambria Math"/>
                  <w:i/>
                </w:rPr>
              </w:ins>
            </m:ctrlPr>
          </m:dPr>
          <m:e>
            <m:r>
              <w:ins w:id="1185" w:author="Administrator" w:date="2021-09-22T16:55:00Z">
                <w:rPr>
                  <w:rFonts w:ascii="Cambria Math" w:hAnsi="Cambria Math"/>
                </w:rPr>
                <m:t>t</m:t>
              </w:ins>
            </m:r>
          </m:e>
        </m:d>
        <m:r>
          <w:ins w:id="1186" w:author="Administrator" w:date="2021-09-22T16:55:00Z">
            <w:rPr>
              <w:rFonts w:ascii="Cambria Math" w:hAnsi="Cambria Math"/>
            </w:rPr>
            <m:t>&lt;1</m:t>
          </w:ins>
        </m:r>
      </m:oMath>
      <w:ins w:id="1187" w:author="Administrator" w:date="2021-09-22T16:55:00Z">
        <w:r w:rsidR="00FC66A8">
          <w:rPr>
            <w:rFonts w:hint="eastAsia"/>
          </w:rPr>
          <w:t>，则感染者数量减少</w:t>
        </w:r>
      </w:ins>
      <w:ins w:id="1188" w:author="Administrator" w:date="2021-09-22T16:56:00Z">
        <w:r w:rsidR="00FC66A8">
          <w:rPr>
            <w:rFonts w:hint="eastAsia"/>
          </w:rPr>
          <w:t>，反之则增加</w:t>
        </w:r>
      </w:ins>
      <w:r>
        <w:t>。与之不同的是，</w:t>
      </w:r>
      <w:r w:rsidR="00321611">
        <w:rPr>
          <w:rFonts w:hint="eastAsia"/>
        </w:rPr>
        <w:t>在我们所提出的模型中，两者</w:t>
      </w:r>
      <w:r>
        <w:t>都与反应时刻后防疫措施</w:t>
      </w:r>
      <w:del w:id="1189" w:author="Administrator" w:date="2021-09-22T16:57:00Z">
        <w:r w:rsidDel="008F1CEC">
          <w:rPr>
            <w:rFonts w:hint="eastAsia"/>
          </w:rPr>
          <w:delText>的强度</w:delText>
        </w:r>
      </w:del>
      <w:ins w:id="1190" w:author="Administrator" w:date="2021-09-22T16:57:00Z">
        <w:r w:rsidR="008F1CEC">
          <w:rPr>
            <w:rFonts w:hint="eastAsia"/>
          </w:rPr>
          <w:t>相关的参数</w:t>
        </w:r>
      </w:ins>
      <w:r>
        <w:t>有关，这能够更好地帮助我们理解在疫情爆发时</w:t>
      </w:r>
      <w:r>
        <w:rPr>
          <w:rFonts w:hint="eastAsia"/>
        </w:rPr>
        <w:t>采取</w:t>
      </w:r>
      <w:r>
        <w:t>何种措施更有利于</w:t>
      </w:r>
      <w:r>
        <w:rPr>
          <w:rFonts w:hint="eastAsia"/>
        </w:rPr>
        <w:t>控制疫情的传播，从而将舆情导向控制在有利的范围内</w:t>
      </w:r>
      <w:r>
        <w:t>。所有与</w:t>
      </w:r>
      <m:oMath>
        <m:sSub>
          <m:sSubPr>
            <m:ctrlPr>
              <w:rPr>
                <w:rFonts w:ascii="Cambria Math" w:hAnsi="Cambria Math"/>
                <w:i/>
              </w:rPr>
            </m:ctrlPr>
          </m:sSubPr>
          <m:e>
            <m:r>
              <m:rPr>
                <m:scr m:val="fraktur"/>
              </m:rPr>
              <w:rPr>
                <w:rFonts w:ascii="Cambria Math" w:hAnsi="Cambria Math"/>
              </w:rPr>
              <m:t>R</m:t>
            </m:r>
          </m:e>
          <m:sub>
            <m:r>
              <w:rPr>
                <w:rFonts w:ascii="Cambria Math" w:hAnsi="Cambria Math"/>
              </w:rPr>
              <m:t>0</m:t>
            </m:r>
          </m:sub>
        </m:sSub>
      </m:oMath>
      <w:r>
        <w:t>计算相关的防疫措施参数</w:t>
      </w:r>
      <m:oMath>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oMath>
      <w:r>
        <w:t>均来自于东京奥运会的防疫措施，传播率</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2</m:t>
            </m:r>
          </m:sub>
        </m:sSub>
      </m:oMath>
      <w:r>
        <w:t>的估计</w:t>
      </w:r>
      <w:r>
        <w:rPr>
          <w:rFonts w:hint="eastAsia"/>
        </w:rPr>
        <w:t>则</w:t>
      </w:r>
      <w:r>
        <w:t>基于日本疫情爆发后的前</w:t>
      </w:r>
      <w:r>
        <w:t>25</w:t>
      </w:r>
      <w:r>
        <w:t>天数据。</w:t>
      </w:r>
      <w:r w:rsidR="00321611" w:rsidRPr="00321611">
        <w:rPr>
          <w:rFonts w:hint="eastAsia"/>
        </w:rPr>
        <w:t>若在反应后不加强病毒排查，则我们可以根据基本再生数及传播</w:t>
      </w:r>
      <w:r w:rsidR="00321611">
        <w:rPr>
          <w:rFonts w:hint="eastAsia"/>
        </w:rPr>
        <w:t>临界</w:t>
      </w:r>
      <w:r w:rsidR="00321611" w:rsidRPr="00321611">
        <w:rPr>
          <w:rFonts w:hint="eastAsia"/>
        </w:rPr>
        <w:t>值计算出东京奥运村的隔离人数阈值为</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1</m:t>
            </m:r>
          </m:sub>
        </m:sSub>
        <m:r>
          <m:rPr>
            <m:sty m:val="p"/>
          </m:rPr>
          <w:rPr>
            <w:rFonts w:ascii="Cambria Math" w:hAnsi="Cambria Math" w:hint="eastAsia"/>
          </w:rPr>
          <m:t>≈</m:t>
        </m:r>
        <m:r>
          <w:rPr>
            <w:rFonts w:ascii="Cambria Math" w:hAnsi="Cambria Math" w:hint="eastAsia"/>
          </w:rPr>
          <m:t>4.75</m:t>
        </m:r>
      </m:oMath>
      <w:r w:rsidR="00321611" w:rsidRPr="00321611">
        <w:rPr>
          <w:rFonts w:hint="eastAsia"/>
        </w:rPr>
        <w:t>。截至截</w:t>
      </w:r>
      <w:r w:rsidR="00321611" w:rsidRPr="00321611">
        <w:rPr>
          <w:rFonts w:hint="eastAsia"/>
        </w:rPr>
        <w:lastRenderedPageBreak/>
        <w:t>稿当日，东京奥运会相关人员已累计有</w:t>
      </w:r>
      <w:r w:rsidR="00321611" w:rsidRPr="00321611">
        <w:rPr>
          <w:rFonts w:hint="eastAsia"/>
        </w:rPr>
        <w:t>148</w:t>
      </w:r>
      <w:r w:rsidR="00321611" w:rsidRPr="00321611">
        <w:rPr>
          <w:rFonts w:hint="eastAsia"/>
        </w:rPr>
        <w:t>人感染，我们的分析指出，如果在奥运村中不采取更强有力的防疫措施，则奥运村中的疫情规模可能会继续扩大</w:t>
      </w:r>
      <w:r>
        <w:t>。</w:t>
      </w:r>
    </w:p>
    <w:p w14:paraId="59B579E6" w14:textId="516CFD31" w:rsidR="00F01278" w:rsidRDefault="00F01278" w:rsidP="00F01278">
      <w:pPr>
        <w:pStyle w:val="1"/>
        <w:spacing w:before="326"/>
        <w:ind w:firstLine="602"/>
      </w:pPr>
      <w:bookmarkStart w:id="1191" w:name="_Toc78578935"/>
      <w:r>
        <w:rPr>
          <w:rFonts w:hint="eastAsia"/>
        </w:rPr>
        <w:t>七、风险分析</w:t>
      </w:r>
      <w:bookmarkEnd w:id="1191"/>
    </w:p>
    <w:p w14:paraId="03C837A7" w14:textId="77777777" w:rsidR="00221FA6" w:rsidRDefault="00221FA6" w:rsidP="00221FA6">
      <w:pPr>
        <w:ind w:firstLine="480"/>
      </w:pPr>
      <w:r>
        <w:rPr>
          <w:rFonts w:hint="eastAsia"/>
        </w:rPr>
        <w:t>基于上述长短期记忆模型（</w:t>
      </w:r>
      <w:r>
        <w:rPr>
          <w:rFonts w:hint="eastAsia"/>
        </w:rPr>
        <w:t>LSTM</w:t>
      </w:r>
      <w:r>
        <w:rPr>
          <w:rFonts w:hint="eastAsia"/>
        </w:rPr>
        <w:t>），我们将预测的时间节点延续至北京冬奥会开赛前的</w:t>
      </w:r>
      <w:r>
        <w:rPr>
          <w:rFonts w:hint="eastAsia"/>
        </w:rPr>
        <w:t>1</w:t>
      </w:r>
      <w:r>
        <w:rPr>
          <w:rFonts w:hint="eastAsia"/>
        </w:rPr>
        <w:t>月</w:t>
      </w:r>
      <w:r>
        <w:rPr>
          <w:rFonts w:hint="eastAsia"/>
        </w:rPr>
        <w:t>26</w:t>
      </w:r>
      <w:r>
        <w:rPr>
          <w:rFonts w:hint="eastAsia"/>
        </w:rPr>
        <w:t>日。通过预测赛前的感染人数数据，以更有效地说明北京冬奥会如期举办的合理性，同时对疫情与舆情的潜在风险做出分析与评估。</w:t>
      </w:r>
    </w:p>
    <w:p w14:paraId="330BB3CC" w14:textId="77777777" w:rsidR="00221FA6" w:rsidRDefault="00221FA6" w:rsidP="00221FA6">
      <w:pPr>
        <w:ind w:firstLine="480"/>
      </w:pPr>
      <w:r>
        <w:rPr>
          <w:rFonts w:hint="eastAsia"/>
        </w:rPr>
        <w:t>在第三部分的分析中，我们得出舆情的走向往往会在疫情爆发后的一段时间内受到显著影响。因此为了引导好北京冬奥会开赛前以及赛事期间舆情的积极走向，防止社会舆论情绪消极化，我们更应预先做好疫情的严格防控。</w:t>
      </w:r>
    </w:p>
    <w:p w14:paraId="62FD6070" w14:textId="77777777" w:rsidR="00221FA6" w:rsidRDefault="00221FA6" w:rsidP="00221FA6">
      <w:pPr>
        <w:ind w:firstLine="480"/>
      </w:pPr>
      <w:r>
        <w:rPr>
          <w:rFonts w:hint="eastAsia"/>
        </w:rPr>
        <w:t>通过</w:t>
      </w:r>
      <w:r>
        <w:rPr>
          <w:rFonts w:hint="eastAsia"/>
        </w:rPr>
        <w:t>LSTM</w:t>
      </w:r>
      <w:r>
        <w:rPr>
          <w:rFonts w:hint="eastAsia"/>
        </w:rPr>
        <w:t>模型的赛前各参赛</w:t>
      </w:r>
      <w:proofErr w:type="gramStart"/>
      <w:r>
        <w:rPr>
          <w:rFonts w:hint="eastAsia"/>
        </w:rPr>
        <w:t>国感染</w:t>
      </w:r>
      <w:proofErr w:type="gramEnd"/>
      <w:r>
        <w:rPr>
          <w:rFonts w:hint="eastAsia"/>
        </w:rPr>
        <w:t>人数的预测结果见附录四。我们对其风险程度按照赛前的预测感染人数以</w:t>
      </w:r>
      <w:r>
        <w:rPr>
          <w:rFonts w:hint="eastAsia"/>
        </w:rPr>
        <w:t>0-100</w:t>
      </w:r>
      <w:r>
        <w:rPr>
          <w:rFonts w:hint="eastAsia"/>
        </w:rPr>
        <w:t>、</w:t>
      </w:r>
      <w:r>
        <w:rPr>
          <w:rFonts w:hint="eastAsia"/>
        </w:rPr>
        <w:t>100-1000</w:t>
      </w:r>
      <w:r>
        <w:rPr>
          <w:rFonts w:hint="eastAsia"/>
        </w:rPr>
        <w:t>、</w:t>
      </w:r>
      <w:r>
        <w:rPr>
          <w:rFonts w:hint="eastAsia"/>
        </w:rPr>
        <w:t>&gt;1000</w:t>
      </w:r>
      <w:proofErr w:type="gramStart"/>
      <w:r>
        <w:rPr>
          <w:rFonts w:hint="eastAsia"/>
        </w:rPr>
        <w:t>三个</w:t>
      </w:r>
      <w:proofErr w:type="gramEnd"/>
      <w:r>
        <w:rPr>
          <w:rFonts w:hint="eastAsia"/>
        </w:rPr>
        <w:t>范围标准将参赛国划分为低、中、高三</w:t>
      </w:r>
      <w:proofErr w:type="gramStart"/>
      <w:r>
        <w:rPr>
          <w:rFonts w:hint="eastAsia"/>
        </w:rPr>
        <w:t>个</w:t>
      </w:r>
      <w:proofErr w:type="gramEnd"/>
      <w:r>
        <w:rPr>
          <w:rFonts w:hint="eastAsia"/>
        </w:rPr>
        <w:t>风险等级，详见附录中链接。其中，</w:t>
      </w:r>
      <w:proofErr w:type="gramStart"/>
      <w:r>
        <w:rPr>
          <w:rFonts w:hint="eastAsia"/>
        </w:rPr>
        <w:t>占低风险</w:t>
      </w:r>
      <w:proofErr w:type="gramEnd"/>
      <w:r>
        <w:rPr>
          <w:rFonts w:hint="eastAsia"/>
        </w:rPr>
        <w:t>等级的有斐济、多米尼克等</w:t>
      </w:r>
      <w:r>
        <w:rPr>
          <w:rFonts w:hint="eastAsia"/>
        </w:rPr>
        <w:t>16</w:t>
      </w:r>
      <w:r>
        <w:rPr>
          <w:rFonts w:hint="eastAsia"/>
        </w:rPr>
        <w:t>个国家，占比</w:t>
      </w:r>
      <w:r>
        <w:rPr>
          <w:rFonts w:hint="eastAsia"/>
        </w:rPr>
        <w:t>17%</w:t>
      </w:r>
      <w:r>
        <w:rPr>
          <w:rFonts w:hint="eastAsia"/>
        </w:rPr>
        <w:t>。中风险和高风险国家分别是</w:t>
      </w:r>
      <w:r>
        <w:rPr>
          <w:rFonts w:hint="eastAsia"/>
        </w:rPr>
        <w:t>29</w:t>
      </w:r>
      <w:r>
        <w:rPr>
          <w:rFonts w:hint="eastAsia"/>
        </w:rPr>
        <w:t>个和</w:t>
      </w:r>
      <w:r>
        <w:rPr>
          <w:rFonts w:hint="eastAsia"/>
        </w:rPr>
        <w:t>50</w:t>
      </w:r>
      <w:r>
        <w:rPr>
          <w:rFonts w:hint="eastAsia"/>
        </w:rPr>
        <w:t>个，占比为</w:t>
      </w:r>
      <w:r>
        <w:rPr>
          <w:rFonts w:hint="eastAsia"/>
        </w:rPr>
        <w:t>30%</w:t>
      </w:r>
      <w:r>
        <w:rPr>
          <w:rFonts w:hint="eastAsia"/>
        </w:rPr>
        <w:t>和</w:t>
      </w:r>
      <w:r>
        <w:rPr>
          <w:rFonts w:hint="eastAsia"/>
        </w:rPr>
        <w:t>53%</w:t>
      </w:r>
      <w:r>
        <w:rPr>
          <w:rFonts w:hint="eastAsia"/>
        </w:rPr>
        <w:t>。分析结果，中国的赛前感染人数预测值为</w:t>
      </w:r>
      <w:r>
        <w:rPr>
          <w:rFonts w:hint="eastAsia"/>
        </w:rPr>
        <w:t>23</w:t>
      </w:r>
      <w:r>
        <w:rPr>
          <w:rFonts w:hint="eastAsia"/>
        </w:rPr>
        <w:t>人，处于低风险等级中的较低段，在</w:t>
      </w:r>
      <w:r>
        <w:rPr>
          <w:rFonts w:hint="eastAsia"/>
        </w:rPr>
        <w:t>95</w:t>
      </w:r>
      <w:r>
        <w:rPr>
          <w:rFonts w:hint="eastAsia"/>
        </w:rPr>
        <w:t>个参赛国中的风险排名为</w:t>
      </w:r>
      <w:r>
        <w:rPr>
          <w:rFonts w:hint="eastAsia"/>
        </w:rPr>
        <w:t>89</w:t>
      </w:r>
      <w:r>
        <w:rPr>
          <w:rFonts w:hint="eastAsia"/>
        </w:rPr>
        <w:t>。因此，北京冬奥会在当前的管控力度下如期举办具有合理性。</w:t>
      </w:r>
    </w:p>
    <w:p w14:paraId="2D69A5E5" w14:textId="767C4279" w:rsidR="00221FA6" w:rsidRDefault="00221FA6" w:rsidP="00221FA6">
      <w:pPr>
        <w:ind w:firstLine="480"/>
      </w:pPr>
      <w:r>
        <w:rPr>
          <w:rFonts w:hint="eastAsia"/>
        </w:rPr>
        <w:t>与此同时，我们也发现各国处于不同的风险等级，美国、巴西、印度等参赛国家处于高风险等级的高段。为了更好判定风险的增势，我们分析了当前（截至</w:t>
      </w:r>
      <w:r>
        <w:t>2021</w:t>
      </w:r>
      <w:r>
        <w:rPr>
          <w:rFonts w:hint="eastAsia"/>
        </w:rPr>
        <w:t>年</w:t>
      </w:r>
      <w:r>
        <w:rPr>
          <w:rFonts w:hint="eastAsia"/>
        </w:rPr>
        <w:t>7</w:t>
      </w:r>
      <w:r>
        <w:rPr>
          <w:rFonts w:hint="eastAsia"/>
        </w:rPr>
        <w:t>月</w:t>
      </w:r>
      <w:r>
        <w:rPr>
          <w:rFonts w:hint="eastAsia"/>
        </w:rPr>
        <w:t>2</w:t>
      </w:r>
      <w:r>
        <w:t>9</w:t>
      </w:r>
      <w:r>
        <w:rPr>
          <w:rFonts w:hint="eastAsia"/>
        </w:rPr>
        <w:t>日）的风险情况，低、中、高风险等级国家分别为</w:t>
      </w:r>
      <w:r>
        <w:rPr>
          <w:rFonts w:hint="eastAsia"/>
        </w:rPr>
        <w:t>25</w:t>
      </w:r>
      <w:r>
        <w:rPr>
          <w:rFonts w:hint="eastAsia"/>
        </w:rPr>
        <w:t>，</w:t>
      </w:r>
      <w:r>
        <w:rPr>
          <w:rFonts w:hint="eastAsia"/>
        </w:rPr>
        <w:t>32</w:t>
      </w:r>
      <w:r>
        <w:rPr>
          <w:rFonts w:hint="eastAsia"/>
        </w:rPr>
        <w:t>，</w:t>
      </w:r>
      <w:r>
        <w:rPr>
          <w:rFonts w:hint="eastAsia"/>
        </w:rPr>
        <w:t>38</w:t>
      </w:r>
      <w:r>
        <w:rPr>
          <w:rFonts w:hint="eastAsia"/>
        </w:rPr>
        <w:t>个</w:t>
      </w:r>
      <w:r w:rsidR="003579A4">
        <w:rPr>
          <w:rFonts w:hint="eastAsia"/>
        </w:rPr>
        <w:t>（见图</w:t>
      </w:r>
      <w:r w:rsidR="003579A4">
        <w:rPr>
          <w:rFonts w:hint="eastAsia"/>
        </w:rPr>
        <w:t>23</w:t>
      </w:r>
      <w:r w:rsidR="003579A4">
        <w:rPr>
          <w:rFonts w:hint="eastAsia"/>
        </w:rPr>
        <w:t>）</w:t>
      </w:r>
      <w:r>
        <w:rPr>
          <w:rFonts w:hint="eastAsia"/>
        </w:rPr>
        <w:t>，占比</w:t>
      </w:r>
      <w:r>
        <w:rPr>
          <w:rFonts w:hint="eastAsia"/>
        </w:rPr>
        <w:t>26%</w:t>
      </w:r>
      <w:r>
        <w:rPr>
          <w:rFonts w:hint="eastAsia"/>
        </w:rPr>
        <w:t>，</w:t>
      </w:r>
      <w:r>
        <w:rPr>
          <w:rFonts w:hint="eastAsia"/>
        </w:rPr>
        <w:t>34%</w:t>
      </w:r>
      <w:r>
        <w:rPr>
          <w:rFonts w:hint="eastAsia"/>
        </w:rPr>
        <w:t>，</w:t>
      </w:r>
      <w:r>
        <w:rPr>
          <w:rFonts w:hint="eastAsia"/>
        </w:rPr>
        <w:t>40%</w:t>
      </w:r>
      <w:r>
        <w:rPr>
          <w:rFonts w:hint="eastAsia"/>
        </w:rPr>
        <w:t>，与截至</w:t>
      </w:r>
      <w:r>
        <w:rPr>
          <w:rFonts w:hint="eastAsia"/>
        </w:rPr>
        <w:t>1</w:t>
      </w:r>
      <w:r>
        <w:rPr>
          <w:rFonts w:hint="eastAsia"/>
        </w:rPr>
        <w:t>月</w:t>
      </w:r>
      <w:r>
        <w:rPr>
          <w:rFonts w:hint="eastAsia"/>
        </w:rPr>
        <w:t>2</w:t>
      </w:r>
      <w:r w:rsidR="003579A4">
        <w:t>6</w:t>
      </w:r>
      <w:r>
        <w:rPr>
          <w:rFonts w:hint="eastAsia"/>
        </w:rPr>
        <w:t>日的风险分析结果对比发现</w:t>
      </w:r>
      <w:r>
        <w:rPr>
          <w:rFonts w:hint="eastAsia"/>
        </w:rPr>
        <w:t>7</w:t>
      </w:r>
      <w:r>
        <w:rPr>
          <w:rFonts w:hint="eastAsia"/>
        </w:rPr>
        <w:t>月</w:t>
      </w:r>
      <w:r>
        <w:rPr>
          <w:rFonts w:hint="eastAsia"/>
        </w:rPr>
        <w:t>29</w:t>
      </w:r>
      <w:r>
        <w:rPr>
          <w:rFonts w:hint="eastAsia"/>
        </w:rPr>
        <w:t>日以后，多国的疫情风险普遍有上升的趋势，也敦促我们要有更强地防控意识与防控措施。结合上述奥运村中疫情传播的分析结果，北京冬奥会的举办更应注重防控中高风险参赛国的人员输入。从奥运村的疫情模拟结果可知，我们可以通过加强对无症状感染人员、确诊感染人员的隔离程度，提高政策措施的响应时间，合理管控检测周期的参考手段，将其相对应的实际系数降低，从而更好地的对奥运会开赛期间的疫情做好防控，进一步预先抑制社会舆情可能存在的消极情绪，引导积极的舆论导向。</w:t>
      </w:r>
    </w:p>
    <w:p w14:paraId="0EB4E5B5" w14:textId="1811934B" w:rsidR="003579A4" w:rsidRDefault="00B95FCB" w:rsidP="003579A4">
      <w:pPr>
        <w:ind w:firstLineChars="0" w:firstLine="0"/>
        <w:jc w:val="center"/>
      </w:pPr>
      <w:r w:rsidRPr="00B95FCB">
        <w:rPr>
          <w:noProof/>
        </w:rPr>
        <w:lastRenderedPageBreak/>
        <w:drawing>
          <wp:inline distT="0" distB="0" distL="0" distR="0" wp14:anchorId="40F44481" wp14:editId="418E7A92">
            <wp:extent cx="4516582" cy="25080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3781" cy="2512077"/>
                    </a:xfrm>
                    <a:prstGeom prst="rect">
                      <a:avLst/>
                    </a:prstGeom>
                    <a:noFill/>
                    <a:ln>
                      <a:noFill/>
                    </a:ln>
                  </pic:spPr>
                </pic:pic>
              </a:graphicData>
            </a:graphic>
          </wp:inline>
        </w:drawing>
      </w:r>
    </w:p>
    <w:p w14:paraId="31D0A770" w14:textId="722A0D5E" w:rsidR="003579A4" w:rsidRPr="003579A4" w:rsidRDefault="003579A4" w:rsidP="003579A4">
      <w:pPr>
        <w:pStyle w:val="a3"/>
        <w:ind w:firstLine="420"/>
        <w:rPr>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F7BB7">
        <w:rPr>
          <w:noProof/>
        </w:rPr>
        <w:t>23</w:t>
      </w:r>
      <w:r>
        <w:fldChar w:fldCharType="end"/>
      </w:r>
      <w:r>
        <w:t xml:space="preserve"> </w:t>
      </w:r>
      <w:r>
        <w:rPr>
          <w:rFonts w:hint="eastAsia"/>
        </w:rPr>
        <w:t>参赛</w:t>
      </w:r>
      <w:proofErr w:type="gramStart"/>
      <w:r>
        <w:rPr>
          <w:rFonts w:hint="eastAsia"/>
        </w:rPr>
        <w:t>国风险</w:t>
      </w:r>
      <w:proofErr w:type="gramEnd"/>
      <w:r>
        <w:rPr>
          <w:rFonts w:hint="eastAsia"/>
        </w:rPr>
        <w:t>评估</w:t>
      </w:r>
    </w:p>
    <w:p w14:paraId="3F5960E6" w14:textId="39A45FF4" w:rsidR="000D5ACB" w:rsidRDefault="00F01278">
      <w:pPr>
        <w:pStyle w:val="1"/>
        <w:spacing w:before="326"/>
        <w:ind w:firstLine="602"/>
      </w:pPr>
      <w:bookmarkStart w:id="1192" w:name="_Toc78578936"/>
      <w:r>
        <w:rPr>
          <w:rFonts w:hint="eastAsia"/>
        </w:rPr>
        <w:t>八</w:t>
      </w:r>
      <w:r w:rsidR="0082189E">
        <w:rPr>
          <w:rFonts w:hint="eastAsia"/>
        </w:rPr>
        <w:t>、总结</w:t>
      </w:r>
      <w:bookmarkEnd w:id="1192"/>
    </w:p>
    <w:p w14:paraId="50F49300" w14:textId="77777777" w:rsidR="001C305B" w:rsidRPr="001C305B" w:rsidRDefault="001C305B" w:rsidP="001C305B">
      <w:pPr>
        <w:ind w:firstLine="480"/>
        <w:rPr>
          <w:rFonts w:cs="Times New Roman"/>
          <w:color w:val="000000"/>
          <w:szCs w:val="18"/>
        </w:rPr>
      </w:pPr>
      <w:r w:rsidRPr="001C305B">
        <w:rPr>
          <w:rFonts w:cs="Times New Roman" w:hint="eastAsia"/>
          <w:color w:val="000000"/>
          <w:szCs w:val="18"/>
        </w:rPr>
        <w:t>本文研究分析了疫情传播与信息扩散两者间的相关性，并对相关舆情进行情感分析，说明了东京奥运会的相关社会舆论普遍偏向消极。在此基础之上，我们进一步分析了世界舆情和世界疫情的时滞相关性。结果表明，全球疫情会在爆发后的一段时间里对日本东京奥运会的相关舆情产生显著影响。同时，文章通过长短期记忆模型（</w:t>
      </w:r>
      <w:r w:rsidRPr="001C305B">
        <w:rPr>
          <w:rFonts w:cs="Times New Roman" w:hint="eastAsia"/>
          <w:color w:val="000000"/>
          <w:szCs w:val="18"/>
        </w:rPr>
        <w:t>LSTM</w:t>
      </w:r>
      <w:r w:rsidRPr="001C305B">
        <w:rPr>
          <w:rFonts w:cs="Times New Roman" w:hint="eastAsia"/>
          <w:color w:val="000000"/>
          <w:szCs w:val="18"/>
        </w:rPr>
        <w:t>）预测赛前疫情，针对我国冬奥会能否如期举行的问题提供了理论基础。在我国冬奥会如期举行的前提假设下，本文又进一步对冬奥奥运村中的疫情情况通过改进的</w:t>
      </w:r>
      <w:r w:rsidRPr="001C305B">
        <w:rPr>
          <w:rFonts w:cs="Times New Roman" w:hint="eastAsia"/>
          <w:color w:val="000000"/>
          <w:szCs w:val="18"/>
        </w:rPr>
        <w:t>SEIR</w:t>
      </w:r>
      <w:r w:rsidRPr="001C305B">
        <w:rPr>
          <w:rFonts w:cs="Times New Roman" w:hint="eastAsia"/>
          <w:color w:val="000000"/>
          <w:szCs w:val="18"/>
        </w:rPr>
        <w:t>模型进行模拟，呈现了隔离强度、检测周期和响应时间三种防控措施在不同程度作用下的疫情传播情况。研究表明，这三种措施对奥运村中疫情的传播和扩散有着有效的抑制作用。最后，我们将赛前预测、赛时模拟和疫情爆发的滞后程度相结合，对疫情和舆情的风险等级进行了评定并做了相关分析。表明了在北京冬奥期间，可以通过加强对参考措施的管理，更加有效地做好大赛时的疫情防控工作，从而更好地引导好未来时滞之后可能发生的舆情导向。</w:t>
      </w:r>
    </w:p>
    <w:p w14:paraId="35FD9874" w14:textId="08CBADFD" w:rsidR="00553A64" w:rsidRDefault="001C305B" w:rsidP="001C305B">
      <w:pPr>
        <w:ind w:firstLine="480"/>
        <w:rPr>
          <w:rFonts w:cs="Times New Roman"/>
          <w:color w:val="000000"/>
          <w:szCs w:val="18"/>
        </w:rPr>
        <w:sectPr w:rsidR="00553A64">
          <w:endnotePr>
            <w:numFmt w:val="decimal"/>
          </w:endnotePr>
          <w:pgSz w:w="11906" w:h="16838"/>
          <w:pgMar w:top="1440" w:right="1080" w:bottom="1440" w:left="1080" w:header="851" w:footer="624" w:gutter="0"/>
          <w:pgNumType w:start="1"/>
          <w:cols w:space="425"/>
          <w:docGrid w:type="lines" w:linePitch="326"/>
        </w:sectPr>
      </w:pPr>
      <w:r w:rsidRPr="001C305B">
        <w:rPr>
          <w:rFonts w:cs="Times New Roman" w:hint="eastAsia"/>
          <w:color w:val="000000"/>
          <w:szCs w:val="18"/>
        </w:rPr>
        <w:t>本研究的结果意味着舆情将受到疫情传播程度的滞后影响，不同防控措施等级下对疫情传播的控制也将进而控制舆情的扩散和传播导向，也意味着北京冬奥会若要如期举办，必须严格管控人员隔离、控制隔离周期等，如此才能在疫情流行化的今天，举办好奥运会等大型赛事，为世界提供在疫情常态化防控下举办大型赛事并引导积极舆论的中国方案和中国智慧</w:t>
      </w:r>
    </w:p>
    <w:p w14:paraId="5A6760F9" w14:textId="5DC8B6D8" w:rsidR="006C08B3" w:rsidRDefault="006C08B3" w:rsidP="00553A64">
      <w:pPr>
        <w:ind w:firstLineChars="0" w:firstLine="0"/>
        <w:rPr>
          <w:rFonts w:cs="Times New Roman"/>
          <w:color w:val="000000"/>
          <w:szCs w:val="18"/>
        </w:rPr>
      </w:pPr>
      <w:r>
        <w:rPr>
          <w:rFonts w:cs="Times New Roman"/>
          <w:color w:val="000000"/>
          <w:szCs w:val="18"/>
        </w:rPr>
        <w:br w:type="page"/>
      </w:r>
    </w:p>
    <w:p w14:paraId="5AC70221" w14:textId="41D6D358" w:rsidR="00553A64" w:rsidRDefault="00553A64" w:rsidP="00553A64">
      <w:pPr>
        <w:pStyle w:val="1"/>
        <w:spacing w:before="326"/>
        <w:ind w:firstLine="602"/>
      </w:pPr>
      <w:bookmarkStart w:id="1193" w:name="_Toc78578937"/>
      <w:r>
        <w:rPr>
          <w:rFonts w:hint="eastAsia"/>
        </w:rPr>
        <w:lastRenderedPageBreak/>
        <w:t>十、附录</w:t>
      </w:r>
      <w:bookmarkEnd w:id="1193"/>
    </w:p>
    <w:p w14:paraId="1FA98408" w14:textId="77777777" w:rsidR="00553A64" w:rsidRDefault="00553A64" w:rsidP="00553A64">
      <w:pPr>
        <w:ind w:firstLine="480"/>
      </w:pPr>
      <w:r>
        <w:rPr>
          <w:rFonts w:hint="eastAsia"/>
        </w:rPr>
        <w:t>所有完整数据已上转至</w:t>
      </w:r>
      <w:proofErr w:type="spellStart"/>
      <w:r>
        <w:rPr>
          <w:rFonts w:hint="eastAsia"/>
        </w:rPr>
        <w:t>g</w:t>
      </w:r>
      <w:r>
        <w:t>ithub</w:t>
      </w:r>
      <w:proofErr w:type="spellEnd"/>
      <w:r>
        <w:rPr>
          <w:rFonts w:hint="eastAsia"/>
        </w:rPr>
        <w:t>（</w:t>
      </w:r>
      <w:hyperlink r:id="rId45" w:history="1">
        <w:r w:rsidRPr="003062C4">
          <w:t>https://github.com/DDMXIE/BDSC2021-Results</w:t>
        </w:r>
      </w:hyperlink>
      <w:r>
        <w:rPr>
          <w:rFonts w:hint="eastAsia"/>
        </w:rPr>
        <w:t>），以下附录提供数据与结果的概览。</w:t>
      </w:r>
    </w:p>
    <w:p w14:paraId="453AEACB" w14:textId="77777777" w:rsidR="00553A64" w:rsidRPr="00221FA6" w:rsidRDefault="00553A64" w:rsidP="00553A64">
      <w:pPr>
        <w:pStyle w:val="2"/>
        <w:ind w:firstLine="562"/>
        <w:rPr>
          <w:rFonts w:hint="default"/>
        </w:rPr>
      </w:pPr>
      <w:bookmarkStart w:id="1194" w:name="_Toc78578938"/>
      <w:r>
        <w:t>附录</w:t>
      </w:r>
      <w:proofErr w:type="gramStart"/>
      <w:r>
        <w:t>一</w:t>
      </w:r>
      <w:proofErr w:type="gramEnd"/>
      <w:r>
        <w:t>：各参赛国疫情相关数据</w:t>
      </w:r>
      <w:bookmarkEnd w:id="1194"/>
    </w:p>
    <w:p w14:paraId="004E36F5" w14:textId="77777777" w:rsidR="00553A64" w:rsidRDefault="00553A64" w:rsidP="00553A64">
      <w:pPr>
        <w:ind w:firstLineChars="0" w:firstLine="0"/>
        <w:jc w:val="center"/>
      </w:pPr>
      <w:r>
        <w:rPr>
          <w:noProof/>
        </w:rPr>
        <w:drawing>
          <wp:inline distT="0" distB="0" distL="0" distR="0" wp14:anchorId="0F48225F" wp14:editId="5D5B45CA">
            <wp:extent cx="6092780" cy="1924233"/>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903" cy="1925535"/>
                    </a:xfrm>
                    <a:prstGeom prst="rect">
                      <a:avLst/>
                    </a:prstGeom>
                    <a:noFill/>
                    <a:ln>
                      <a:noFill/>
                    </a:ln>
                  </pic:spPr>
                </pic:pic>
              </a:graphicData>
            </a:graphic>
          </wp:inline>
        </w:drawing>
      </w:r>
    </w:p>
    <w:p w14:paraId="539EF3E0" w14:textId="77777777" w:rsidR="00553A64" w:rsidRPr="00221FA6" w:rsidRDefault="00553A64" w:rsidP="00553A64">
      <w:pPr>
        <w:ind w:firstLine="420"/>
        <w:jc w:val="center"/>
        <w:rPr>
          <w:sz w:val="21"/>
          <w:szCs w:val="21"/>
        </w:rPr>
      </w:pPr>
      <w:r w:rsidRPr="00221FA6">
        <w:rPr>
          <w:rFonts w:hint="eastAsia"/>
          <w:sz w:val="21"/>
          <w:szCs w:val="21"/>
        </w:rPr>
        <w:t>图</w:t>
      </w:r>
      <w:r w:rsidRPr="00221FA6">
        <w:rPr>
          <w:rFonts w:hint="eastAsia"/>
          <w:sz w:val="21"/>
          <w:szCs w:val="21"/>
        </w:rPr>
        <w:t xml:space="preserve"> </w:t>
      </w:r>
      <w:r w:rsidRPr="00221FA6">
        <w:rPr>
          <w:sz w:val="21"/>
          <w:szCs w:val="21"/>
        </w:rPr>
        <w:fldChar w:fldCharType="begin"/>
      </w:r>
      <w:r w:rsidRPr="00221FA6">
        <w:rPr>
          <w:sz w:val="21"/>
          <w:szCs w:val="21"/>
        </w:rPr>
        <w:instrText xml:space="preserve"> </w:instrText>
      </w:r>
      <w:r w:rsidRPr="00221FA6">
        <w:rPr>
          <w:rFonts w:hint="eastAsia"/>
          <w:sz w:val="21"/>
          <w:szCs w:val="21"/>
        </w:rPr>
        <w:instrText xml:space="preserve">SEQ </w:instrText>
      </w:r>
      <w:r w:rsidRPr="00221FA6">
        <w:rPr>
          <w:rFonts w:hint="eastAsia"/>
          <w:sz w:val="21"/>
          <w:szCs w:val="21"/>
        </w:rPr>
        <w:instrText>图</w:instrText>
      </w:r>
      <w:r w:rsidRPr="00221FA6">
        <w:rPr>
          <w:rFonts w:hint="eastAsia"/>
          <w:sz w:val="21"/>
          <w:szCs w:val="21"/>
        </w:rPr>
        <w:instrText xml:space="preserve"> \* ARABIC</w:instrText>
      </w:r>
      <w:r w:rsidRPr="00221FA6">
        <w:rPr>
          <w:sz w:val="21"/>
          <w:szCs w:val="21"/>
        </w:rPr>
        <w:instrText xml:space="preserve"> </w:instrText>
      </w:r>
      <w:r w:rsidRPr="00221FA6">
        <w:rPr>
          <w:sz w:val="21"/>
          <w:szCs w:val="21"/>
        </w:rPr>
        <w:fldChar w:fldCharType="separate"/>
      </w:r>
      <w:r>
        <w:rPr>
          <w:noProof/>
          <w:sz w:val="21"/>
          <w:szCs w:val="21"/>
        </w:rPr>
        <w:t>24</w:t>
      </w:r>
      <w:r w:rsidRPr="00221FA6">
        <w:rPr>
          <w:sz w:val="21"/>
          <w:szCs w:val="21"/>
        </w:rPr>
        <w:fldChar w:fldCharType="end"/>
      </w:r>
      <w:r w:rsidRPr="00221FA6">
        <w:rPr>
          <w:sz w:val="21"/>
          <w:szCs w:val="21"/>
        </w:rPr>
        <w:t xml:space="preserve"> </w:t>
      </w:r>
      <w:r w:rsidRPr="00221FA6">
        <w:rPr>
          <w:rFonts w:hint="eastAsia"/>
          <w:sz w:val="21"/>
          <w:szCs w:val="21"/>
        </w:rPr>
        <w:t>各参赛国疫情数据概览</w:t>
      </w:r>
    </w:p>
    <w:p w14:paraId="13FEABED" w14:textId="77777777" w:rsidR="00553A64" w:rsidRDefault="00553A64" w:rsidP="00553A64">
      <w:pPr>
        <w:pStyle w:val="2"/>
        <w:ind w:firstLine="562"/>
        <w:rPr>
          <w:rFonts w:hint="default"/>
        </w:rPr>
      </w:pPr>
      <w:bookmarkStart w:id="1195" w:name="_Toc78578939"/>
      <w:r>
        <w:t>附录二：东京奥运会舆情相关数据</w:t>
      </w:r>
      <w:bookmarkEnd w:id="1195"/>
    </w:p>
    <w:p w14:paraId="2C1652E7" w14:textId="77777777" w:rsidR="00553A64" w:rsidRDefault="00553A64" w:rsidP="00553A64">
      <w:pPr>
        <w:ind w:firstLineChars="0" w:firstLine="0"/>
      </w:pPr>
      <w:r>
        <w:rPr>
          <w:noProof/>
        </w:rPr>
        <w:drawing>
          <wp:inline distT="0" distB="0" distL="0" distR="0" wp14:anchorId="119147D4" wp14:editId="0D7D43A5">
            <wp:extent cx="6188710" cy="2759503"/>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22217" cy="2774443"/>
                    </a:xfrm>
                    <a:prstGeom prst="rect">
                      <a:avLst/>
                    </a:prstGeom>
                    <a:noFill/>
                    <a:ln>
                      <a:noFill/>
                    </a:ln>
                  </pic:spPr>
                </pic:pic>
              </a:graphicData>
            </a:graphic>
          </wp:inline>
        </w:drawing>
      </w:r>
    </w:p>
    <w:p w14:paraId="6F773D69" w14:textId="77777777" w:rsidR="00553A64" w:rsidRPr="00221FA6" w:rsidRDefault="00553A64" w:rsidP="00553A64">
      <w:pPr>
        <w:ind w:firstLine="420"/>
        <w:jc w:val="center"/>
        <w:rPr>
          <w:sz w:val="21"/>
          <w:szCs w:val="21"/>
        </w:rPr>
      </w:pPr>
      <w:r w:rsidRPr="00221FA6">
        <w:rPr>
          <w:rFonts w:hint="eastAsia"/>
          <w:sz w:val="21"/>
          <w:szCs w:val="21"/>
        </w:rPr>
        <w:t>图</w:t>
      </w:r>
      <w:r w:rsidRPr="00221FA6">
        <w:rPr>
          <w:rFonts w:hint="eastAsia"/>
          <w:sz w:val="21"/>
          <w:szCs w:val="21"/>
        </w:rPr>
        <w:t xml:space="preserve"> </w:t>
      </w:r>
      <w:r w:rsidRPr="00221FA6">
        <w:rPr>
          <w:rFonts w:cs="Times New Roman"/>
          <w:sz w:val="21"/>
          <w:szCs w:val="21"/>
        </w:rPr>
        <w:fldChar w:fldCharType="begin"/>
      </w:r>
      <w:r w:rsidRPr="00221FA6">
        <w:rPr>
          <w:rFonts w:cs="Times New Roman"/>
          <w:sz w:val="21"/>
          <w:szCs w:val="21"/>
        </w:rPr>
        <w:instrText xml:space="preserve"> SEQ </w:instrText>
      </w:r>
      <w:r w:rsidRPr="00221FA6">
        <w:rPr>
          <w:rFonts w:cs="Times New Roman"/>
          <w:sz w:val="21"/>
          <w:szCs w:val="21"/>
        </w:rPr>
        <w:instrText>图</w:instrText>
      </w:r>
      <w:r w:rsidRPr="00221FA6">
        <w:rPr>
          <w:rFonts w:cs="Times New Roman"/>
          <w:sz w:val="21"/>
          <w:szCs w:val="21"/>
        </w:rPr>
        <w:instrText xml:space="preserve"> \* ARABIC </w:instrText>
      </w:r>
      <w:r w:rsidRPr="00221FA6">
        <w:rPr>
          <w:rFonts w:cs="Times New Roman"/>
          <w:sz w:val="21"/>
          <w:szCs w:val="21"/>
        </w:rPr>
        <w:fldChar w:fldCharType="separate"/>
      </w:r>
      <w:r>
        <w:rPr>
          <w:rFonts w:cs="Times New Roman"/>
          <w:noProof/>
          <w:sz w:val="21"/>
          <w:szCs w:val="21"/>
        </w:rPr>
        <w:t>25</w:t>
      </w:r>
      <w:r w:rsidRPr="00221FA6">
        <w:rPr>
          <w:rFonts w:cs="Times New Roman"/>
          <w:sz w:val="21"/>
          <w:szCs w:val="21"/>
        </w:rPr>
        <w:fldChar w:fldCharType="end"/>
      </w:r>
      <w:r w:rsidRPr="00221FA6">
        <w:rPr>
          <w:sz w:val="21"/>
          <w:szCs w:val="21"/>
        </w:rPr>
        <w:t xml:space="preserve"> </w:t>
      </w:r>
      <w:r w:rsidRPr="00221FA6">
        <w:rPr>
          <w:rFonts w:hint="eastAsia"/>
          <w:sz w:val="21"/>
          <w:szCs w:val="21"/>
        </w:rPr>
        <w:t>英文舆情数据概览</w:t>
      </w:r>
    </w:p>
    <w:p w14:paraId="4C7BC8A6" w14:textId="77777777" w:rsidR="00553A64" w:rsidRDefault="00553A64" w:rsidP="00553A64">
      <w:pPr>
        <w:ind w:firstLineChars="0" w:firstLine="0"/>
        <w:jc w:val="center"/>
      </w:pPr>
      <w:r>
        <w:rPr>
          <w:rFonts w:hint="eastAsia"/>
          <w:noProof/>
        </w:rPr>
        <w:lastRenderedPageBreak/>
        <w:drawing>
          <wp:inline distT="0" distB="0" distL="0" distR="0" wp14:anchorId="1998CA30" wp14:editId="15916496">
            <wp:extent cx="6148591" cy="372450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3571" cy="3745696"/>
                    </a:xfrm>
                    <a:prstGeom prst="rect">
                      <a:avLst/>
                    </a:prstGeom>
                    <a:noFill/>
                    <a:ln>
                      <a:noFill/>
                    </a:ln>
                  </pic:spPr>
                </pic:pic>
              </a:graphicData>
            </a:graphic>
          </wp:inline>
        </w:drawing>
      </w:r>
    </w:p>
    <w:p w14:paraId="43CD6A89" w14:textId="77777777" w:rsidR="00553A64" w:rsidRPr="00221FA6" w:rsidRDefault="00553A64" w:rsidP="00553A64">
      <w:pPr>
        <w:ind w:firstLine="420"/>
        <w:jc w:val="center"/>
        <w:rPr>
          <w:sz w:val="21"/>
          <w:szCs w:val="21"/>
        </w:rPr>
      </w:pPr>
      <w:r w:rsidRPr="00221FA6">
        <w:rPr>
          <w:rFonts w:hint="eastAsia"/>
          <w:sz w:val="21"/>
          <w:szCs w:val="21"/>
        </w:rPr>
        <w:t>图</w:t>
      </w:r>
      <w:r w:rsidRPr="00221FA6">
        <w:rPr>
          <w:rFonts w:hint="eastAsia"/>
          <w:sz w:val="21"/>
          <w:szCs w:val="21"/>
        </w:rPr>
        <w:t xml:space="preserve"> </w:t>
      </w:r>
      <w:r w:rsidRPr="00221FA6">
        <w:rPr>
          <w:rFonts w:cs="Times New Roman"/>
          <w:sz w:val="21"/>
          <w:szCs w:val="21"/>
        </w:rPr>
        <w:fldChar w:fldCharType="begin"/>
      </w:r>
      <w:r w:rsidRPr="00221FA6">
        <w:rPr>
          <w:rFonts w:cs="Times New Roman"/>
          <w:sz w:val="21"/>
          <w:szCs w:val="21"/>
        </w:rPr>
        <w:instrText xml:space="preserve"> SEQ </w:instrText>
      </w:r>
      <w:r w:rsidRPr="00221FA6">
        <w:rPr>
          <w:rFonts w:cs="Times New Roman"/>
          <w:sz w:val="21"/>
          <w:szCs w:val="21"/>
        </w:rPr>
        <w:instrText>图</w:instrText>
      </w:r>
      <w:r w:rsidRPr="00221FA6">
        <w:rPr>
          <w:rFonts w:cs="Times New Roman"/>
          <w:sz w:val="21"/>
          <w:szCs w:val="21"/>
        </w:rPr>
        <w:instrText xml:space="preserve"> \* ARABIC </w:instrText>
      </w:r>
      <w:r w:rsidRPr="00221FA6">
        <w:rPr>
          <w:rFonts w:cs="Times New Roman"/>
          <w:sz w:val="21"/>
          <w:szCs w:val="21"/>
        </w:rPr>
        <w:fldChar w:fldCharType="separate"/>
      </w:r>
      <w:r>
        <w:rPr>
          <w:rFonts w:cs="Times New Roman"/>
          <w:noProof/>
          <w:sz w:val="21"/>
          <w:szCs w:val="21"/>
        </w:rPr>
        <w:t>26</w:t>
      </w:r>
      <w:r w:rsidRPr="00221FA6">
        <w:rPr>
          <w:rFonts w:cs="Times New Roman"/>
          <w:sz w:val="21"/>
          <w:szCs w:val="21"/>
        </w:rPr>
        <w:fldChar w:fldCharType="end"/>
      </w:r>
      <w:r w:rsidRPr="00221FA6">
        <w:rPr>
          <w:sz w:val="21"/>
          <w:szCs w:val="21"/>
        </w:rPr>
        <w:t xml:space="preserve"> </w:t>
      </w:r>
      <w:r w:rsidRPr="00221FA6">
        <w:rPr>
          <w:rFonts w:hint="eastAsia"/>
          <w:sz w:val="21"/>
          <w:szCs w:val="21"/>
        </w:rPr>
        <w:t>日文舆情数据概览</w:t>
      </w:r>
    </w:p>
    <w:p w14:paraId="3A7CE8A1" w14:textId="77777777" w:rsidR="00553A64" w:rsidRPr="000033E7" w:rsidRDefault="00553A64" w:rsidP="00553A64">
      <w:pPr>
        <w:ind w:firstLine="480"/>
      </w:pPr>
    </w:p>
    <w:p w14:paraId="64F540AD" w14:textId="77777777" w:rsidR="00553A64" w:rsidRDefault="00553A64" w:rsidP="00553A64">
      <w:pPr>
        <w:ind w:firstLineChars="0" w:firstLine="0"/>
      </w:pPr>
      <w:r>
        <w:rPr>
          <w:noProof/>
        </w:rPr>
        <w:drawing>
          <wp:inline distT="0" distB="0" distL="0" distR="0" wp14:anchorId="05CC9D78" wp14:editId="15C1C94E">
            <wp:extent cx="6184900" cy="3040380"/>
            <wp:effectExtent l="0" t="0" r="635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4900" cy="3040380"/>
                    </a:xfrm>
                    <a:prstGeom prst="rect">
                      <a:avLst/>
                    </a:prstGeom>
                    <a:noFill/>
                    <a:ln>
                      <a:noFill/>
                    </a:ln>
                  </pic:spPr>
                </pic:pic>
              </a:graphicData>
            </a:graphic>
          </wp:inline>
        </w:drawing>
      </w:r>
    </w:p>
    <w:p w14:paraId="2FBF2509" w14:textId="77777777" w:rsidR="00553A64" w:rsidRPr="00221FA6" w:rsidRDefault="00553A64" w:rsidP="00553A64">
      <w:pPr>
        <w:ind w:firstLine="420"/>
        <w:jc w:val="center"/>
        <w:rPr>
          <w:sz w:val="21"/>
          <w:szCs w:val="21"/>
        </w:rPr>
      </w:pPr>
      <w:r w:rsidRPr="00221FA6">
        <w:rPr>
          <w:rFonts w:hint="eastAsia"/>
          <w:sz w:val="21"/>
          <w:szCs w:val="21"/>
        </w:rPr>
        <w:t>图</w:t>
      </w:r>
      <w:r w:rsidRPr="00221FA6">
        <w:rPr>
          <w:rFonts w:hint="eastAsia"/>
          <w:sz w:val="21"/>
          <w:szCs w:val="21"/>
        </w:rPr>
        <w:t xml:space="preserve"> </w:t>
      </w:r>
      <w:r w:rsidRPr="00221FA6">
        <w:rPr>
          <w:rFonts w:cs="Times New Roman"/>
          <w:sz w:val="21"/>
          <w:szCs w:val="21"/>
        </w:rPr>
        <w:fldChar w:fldCharType="begin"/>
      </w:r>
      <w:r w:rsidRPr="00221FA6">
        <w:rPr>
          <w:rFonts w:cs="Times New Roman"/>
          <w:sz w:val="21"/>
          <w:szCs w:val="21"/>
        </w:rPr>
        <w:instrText xml:space="preserve"> SEQ </w:instrText>
      </w:r>
      <w:r w:rsidRPr="00221FA6">
        <w:rPr>
          <w:rFonts w:cs="Times New Roman"/>
          <w:sz w:val="21"/>
          <w:szCs w:val="21"/>
        </w:rPr>
        <w:instrText>图</w:instrText>
      </w:r>
      <w:r w:rsidRPr="00221FA6">
        <w:rPr>
          <w:rFonts w:cs="Times New Roman"/>
          <w:sz w:val="21"/>
          <w:szCs w:val="21"/>
        </w:rPr>
        <w:instrText xml:space="preserve"> \* ARABIC </w:instrText>
      </w:r>
      <w:r w:rsidRPr="00221FA6">
        <w:rPr>
          <w:rFonts w:cs="Times New Roman"/>
          <w:sz w:val="21"/>
          <w:szCs w:val="21"/>
        </w:rPr>
        <w:fldChar w:fldCharType="separate"/>
      </w:r>
      <w:r>
        <w:rPr>
          <w:rFonts w:cs="Times New Roman"/>
          <w:noProof/>
          <w:sz w:val="21"/>
          <w:szCs w:val="21"/>
        </w:rPr>
        <w:t>27</w:t>
      </w:r>
      <w:r w:rsidRPr="00221FA6">
        <w:rPr>
          <w:rFonts w:cs="Times New Roman"/>
          <w:sz w:val="21"/>
          <w:szCs w:val="21"/>
        </w:rPr>
        <w:fldChar w:fldCharType="end"/>
      </w:r>
      <w:r w:rsidRPr="00221FA6">
        <w:rPr>
          <w:rFonts w:cs="Times New Roman"/>
          <w:sz w:val="21"/>
          <w:szCs w:val="21"/>
        </w:rPr>
        <w:t xml:space="preserve"> </w:t>
      </w:r>
      <w:r w:rsidRPr="00221FA6">
        <w:rPr>
          <w:rFonts w:hint="eastAsia"/>
          <w:sz w:val="21"/>
          <w:szCs w:val="21"/>
        </w:rPr>
        <w:t>中文舆情数据概览</w:t>
      </w:r>
    </w:p>
    <w:p w14:paraId="216E4CD5" w14:textId="77777777" w:rsidR="00553A64" w:rsidRDefault="00553A64" w:rsidP="00553A64">
      <w:pPr>
        <w:pStyle w:val="2"/>
        <w:ind w:firstLine="562"/>
        <w:rPr>
          <w:rFonts w:hint="default"/>
        </w:rPr>
      </w:pPr>
      <w:bookmarkStart w:id="1196" w:name="_Toc78578940"/>
      <w:r>
        <w:t>附录三：各国基本再生数估计</w:t>
      </w:r>
      <w:bookmarkEnd w:id="1196"/>
    </w:p>
    <w:p w14:paraId="1F863F0E" w14:textId="26148E1D" w:rsidR="00553A64" w:rsidRDefault="00553A64" w:rsidP="00553A64">
      <w:pPr>
        <w:ind w:firstLineChars="0" w:firstLine="0"/>
        <w:jc w:val="center"/>
        <w:rPr>
          <w:rFonts w:eastAsia="宋体" w:cs="Times New Roman"/>
          <w:kern w:val="0"/>
          <w:sz w:val="20"/>
          <w:szCs w:val="20"/>
        </w:rPr>
      </w:pPr>
      <w:r>
        <w:fldChar w:fldCharType="begin"/>
      </w:r>
      <w:r>
        <w:instrText xml:space="preserve"> LINK </w:instrText>
      </w:r>
      <w:r w:rsidR="000C432D">
        <w:instrText xml:space="preserve">Excel.SheetBinaryMacroEnabled.12 C:\\Users\\Administrator\\Desktop\\estimate(1).csv estimate(1)!R1C1:R221C6 </w:instrText>
      </w:r>
      <w:r>
        <w:instrText xml:space="preserve">\a \f 5 \h  \* MERGEFORMAT </w:instrText>
      </w:r>
      <w:r>
        <w:fldChar w:fldCharType="separate"/>
      </w:r>
    </w:p>
    <w:tbl>
      <w:tblPr>
        <w:tblW w:w="9746" w:type="dxa"/>
        <w:tblLook w:val="04A0" w:firstRow="1" w:lastRow="0" w:firstColumn="1" w:lastColumn="0" w:noHBand="0" w:noVBand="1"/>
      </w:tblPr>
      <w:tblGrid>
        <w:gridCol w:w="1031"/>
        <w:gridCol w:w="3639"/>
        <w:gridCol w:w="1269"/>
        <w:gridCol w:w="1269"/>
        <w:gridCol w:w="1269"/>
        <w:gridCol w:w="1269"/>
      </w:tblGrid>
      <w:tr w:rsidR="00553A64" w:rsidRPr="008F7BB7" w14:paraId="51F791A3" w14:textId="77777777" w:rsidTr="00D73EAE">
        <w:trPr>
          <w:trHeight w:val="285"/>
          <w:tblHeader/>
        </w:trPr>
        <w:tc>
          <w:tcPr>
            <w:tcW w:w="1031" w:type="dxa"/>
            <w:tcBorders>
              <w:top w:val="single" w:sz="4" w:space="0" w:color="auto"/>
              <w:bottom w:val="single" w:sz="4" w:space="0" w:color="auto"/>
            </w:tcBorders>
            <w:noWrap/>
            <w:hideMark/>
          </w:tcPr>
          <w:p w14:paraId="7C2DADFC" w14:textId="77777777" w:rsidR="00553A64" w:rsidRPr="008F7BB7" w:rsidRDefault="00553A64" w:rsidP="00D73EAE">
            <w:pPr>
              <w:spacing w:line="240" w:lineRule="auto"/>
              <w:ind w:firstLineChars="0" w:firstLine="0"/>
              <w:jc w:val="center"/>
              <w:rPr>
                <w:b/>
                <w:bCs/>
                <w:sz w:val="21"/>
                <w:szCs w:val="21"/>
              </w:rPr>
            </w:pPr>
            <w:r>
              <w:rPr>
                <w:rFonts w:hint="eastAsia"/>
                <w:b/>
                <w:bCs/>
                <w:sz w:val="21"/>
                <w:szCs w:val="21"/>
              </w:rPr>
              <w:lastRenderedPageBreak/>
              <w:t>index</w:t>
            </w:r>
          </w:p>
        </w:tc>
        <w:tc>
          <w:tcPr>
            <w:tcW w:w="3639" w:type="dxa"/>
            <w:tcBorders>
              <w:top w:val="single" w:sz="4" w:space="0" w:color="auto"/>
              <w:bottom w:val="single" w:sz="4" w:space="0" w:color="auto"/>
            </w:tcBorders>
            <w:noWrap/>
            <w:hideMark/>
          </w:tcPr>
          <w:p w14:paraId="7F789BB2" w14:textId="77777777" w:rsidR="00553A64" w:rsidRPr="008F7BB7" w:rsidRDefault="00553A64" w:rsidP="00D73EAE">
            <w:pPr>
              <w:spacing w:line="240" w:lineRule="auto"/>
              <w:ind w:firstLineChars="0" w:firstLine="0"/>
              <w:jc w:val="center"/>
              <w:rPr>
                <w:b/>
                <w:bCs/>
                <w:sz w:val="21"/>
                <w:szCs w:val="21"/>
              </w:rPr>
            </w:pPr>
            <w:r w:rsidRPr="008F7BB7">
              <w:rPr>
                <w:rFonts w:hint="eastAsia"/>
                <w:b/>
                <w:bCs/>
                <w:sz w:val="21"/>
                <w:szCs w:val="21"/>
              </w:rPr>
              <w:t>country</w:t>
            </w:r>
          </w:p>
        </w:tc>
        <w:tc>
          <w:tcPr>
            <w:tcW w:w="1269" w:type="dxa"/>
            <w:tcBorders>
              <w:top w:val="single" w:sz="4" w:space="0" w:color="auto"/>
              <w:bottom w:val="single" w:sz="4" w:space="0" w:color="auto"/>
            </w:tcBorders>
            <w:noWrap/>
            <w:hideMark/>
          </w:tcPr>
          <w:p w14:paraId="50FA054E" w14:textId="77777777" w:rsidR="00553A64" w:rsidRPr="008F7BB7" w:rsidRDefault="00553A64" w:rsidP="00D73EAE">
            <w:pPr>
              <w:spacing w:line="240" w:lineRule="auto"/>
              <w:ind w:firstLineChars="0" w:firstLine="0"/>
              <w:jc w:val="center"/>
              <w:rPr>
                <w:b/>
                <w:bCs/>
                <w:sz w:val="21"/>
                <w:szCs w:val="21"/>
              </w:rPr>
            </w:pPr>
            <w:r w:rsidRPr="008F7BB7">
              <w:rPr>
                <w:rFonts w:hint="eastAsia"/>
                <w:b/>
                <w:bCs/>
                <w:sz w:val="21"/>
                <w:szCs w:val="21"/>
              </w:rPr>
              <w:t>left</w:t>
            </w:r>
          </w:p>
        </w:tc>
        <w:tc>
          <w:tcPr>
            <w:tcW w:w="1269" w:type="dxa"/>
            <w:tcBorders>
              <w:top w:val="single" w:sz="4" w:space="0" w:color="auto"/>
              <w:bottom w:val="single" w:sz="4" w:space="0" w:color="auto"/>
            </w:tcBorders>
            <w:noWrap/>
            <w:hideMark/>
          </w:tcPr>
          <w:p w14:paraId="22AA751A" w14:textId="77777777" w:rsidR="00553A64" w:rsidRPr="008F7BB7" w:rsidRDefault="00553A64" w:rsidP="00D73EAE">
            <w:pPr>
              <w:spacing w:line="240" w:lineRule="auto"/>
              <w:ind w:firstLineChars="0" w:firstLine="0"/>
              <w:jc w:val="center"/>
              <w:rPr>
                <w:b/>
                <w:bCs/>
                <w:sz w:val="21"/>
                <w:szCs w:val="21"/>
              </w:rPr>
            </w:pPr>
            <w:r w:rsidRPr="008F7BB7">
              <w:rPr>
                <w:rFonts w:hint="eastAsia"/>
                <w:b/>
                <w:bCs/>
                <w:sz w:val="21"/>
                <w:szCs w:val="21"/>
              </w:rPr>
              <w:t>right</w:t>
            </w:r>
          </w:p>
        </w:tc>
        <w:tc>
          <w:tcPr>
            <w:tcW w:w="1269" w:type="dxa"/>
            <w:tcBorders>
              <w:top w:val="single" w:sz="4" w:space="0" w:color="auto"/>
              <w:bottom w:val="single" w:sz="4" w:space="0" w:color="auto"/>
            </w:tcBorders>
            <w:noWrap/>
            <w:hideMark/>
          </w:tcPr>
          <w:p w14:paraId="005B3247" w14:textId="77777777" w:rsidR="00553A64" w:rsidRPr="008F7BB7" w:rsidRDefault="00553A64" w:rsidP="00D73EAE">
            <w:pPr>
              <w:spacing w:line="240" w:lineRule="auto"/>
              <w:ind w:firstLineChars="0" w:firstLine="0"/>
              <w:jc w:val="center"/>
              <w:rPr>
                <w:b/>
                <w:bCs/>
                <w:sz w:val="21"/>
                <w:szCs w:val="21"/>
              </w:rPr>
            </w:pPr>
            <w:r w:rsidRPr="008F7BB7">
              <w:rPr>
                <w:rFonts w:hint="eastAsia"/>
                <w:b/>
                <w:bCs/>
                <w:sz w:val="21"/>
                <w:szCs w:val="21"/>
              </w:rPr>
              <w:t>middle</w:t>
            </w:r>
          </w:p>
        </w:tc>
        <w:tc>
          <w:tcPr>
            <w:tcW w:w="1269" w:type="dxa"/>
            <w:tcBorders>
              <w:top w:val="single" w:sz="4" w:space="0" w:color="auto"/>
              <w:bottom w:val="single" w:sz="4" w:space="0" w:color="auto"/>
            </w:tcBorders>
            <w:noWrap/>
            <w:hideMark/>
          </w:tcPr>
          <w:p w14:paraId="45A47A60" w14:textId="77777777" w:rsidR="00553A64" w:rsidRPr="008F7BB7" w:rsidRDefault="00553A64" w:rsidP="00D73EAE">
            <w:pPr>
              <w:spacing w:line="240" w:lineRule="auto"/>
              <w:ind w:firstLineChars="0" w:firstLine="0"/>
              <w:jc w:val="center"/>
              <w:rPr>
                <w:b/>
                <w:bCs/>
                <w:sz w:val="21"/>
                <w:szCs w:val="21"/>
              </w:rPr>
            </w:pPr>
            <w:r w:rsidRPr="008F7BB7">
              <w:rPr>
                <w:rFonts w:hint="eastAsia"/>
                <w:b/>
                <w:bCs/>
                <w:sz w:val="21"/>
                <w:szCs w:val="21"/>
              </w:rPr>
              <w:t>R0</w:t>
            </w:r>
          </w:p>
        </w:tc>
      </w:tr>
      <w:tr w:rsidR="00553A64" w:rsidRPr="008F7BB7" w14:paraId="61BFB0F1" w14:textId="77777777" w:rsidTr="00D73EAE">
        <w:trPr>
          <w:trHeight w:val="285"/>
        </w:trPr>
        <w:tc>
          <w:tcPr>
            <w:tcW w:w="1031" w:type="dxa"/>
            <w:tcBorders>
              <w:top w:val="single" w:sz="4" w:space="0" w:color="auto"/>
            </w:tcBorders>
            <w:noWrap/>
            <w:hideMark/>
          </w:tcPr>
          <w:p w14:paraId="219AFD7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w:t>
            </w:r>
          </w:p>
        </w:tc>
        <w:tc>
          <w:tcPr>
            <w:tcW w:w="3639" w:type="dxa"/>
            <w:tcBorders>
              <w:top w:val="single" w:sz="4" w:space="0" w:color="auto"/>
            </w:tcBorders>
            <w:noWrap/>
            <w:hideMark/>
          </w:tcPr>
          <w:p w14:paraId="51FBBE7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Afghanistan</w:t>
            </w:r>
          </w:p>
        </w:tc>
        <w:tc>
          <w:tcPr>
            <w:tcW w:w="1269" w:type="dxa"/>
            <w:tcBorders>
              <w:top w:val="single" w:sz="4" w:space="0" w:color="auto"/>
            </w:tcBorders>
            <w:noWrap/>
            <w:hideMark/>
          </w:tcPr>
          <w:p w14:paraId="41C6A01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0.38132</w:t>
            </w:r>
          </w:p>
        </w:tc>
        <w:tc>
          <w:tcPr>
            <w:tcW w:w="1269" w:type="dxa"/>
            <w:tcBorders>
              <w:top w:val="single" w:sz="4" w:space="0" w:color="auto"/>
            </w:tcBorders>
            <w:noWrap/>
            <w:hideMark/>
          </w:tcPr>
          <w:p w14:paraId="7BF8696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0.381862</w:t>
            </w:r>
          </w:p>
        </w:tc>
        <w:tc>
          <w:tcPr>
            <w:tcW w:w="1269" w:type="dxa"/>
            <w:tcBorders>
              <w:top w:val="single" w:sz="4" w:space="0" w:color="auto"/>
            </w:tcBorders>
            <w:noWrap/>
            <w:hideMark/>
          </w:tcPr>
          <w:p w14:paraId="03F130A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0.381591</w:t>
            </w:r>
          </w:p>
        </w:tc>
        <w:tc>
          <w:tcPr>
            <w:tcW w:w="1269" w:type="dxa"/>
            <w:tcBorders>
              <w:top w:val="single" w:sz="4" w:space="0" w:color="auto"/>
            </w:tcBorders>
            <w:noWrap/>
            <w:hideMark/>
          </w:tcPr>
          <w:p w14:paraId="56E31C4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3.81591</w:t>
            </w:r>
          </w:p>
        </w:tc>
      </w:tr>
      <w:tr w:rsidR="00553A64" w:rsidRPr="008F7BB7" w14:paraId="6DDC29EA" w14:textId="77777777" w:rsidTr="00D73EAE">
        <w:trPr>
          <w:trHeight w:val="285"/>
        </w:trPr>
        <w:tc>
          <w:tcPr>
            <w:tcW w:w="1031" w:type="dxa"/>
            <w:noWrap/>
            <w:hideMark/>
          </w:tcPr>
          <w:p w14:paraId="11F40AC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3639" w:type="dxa"/>
            <w:noWrap/>
            <w:hideMark/>
          </w:tcPr>
          <w:p w14:paraId="5A4D7BF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Albania</w:t>
            </w:r>
          </w:p>
        </w:tc>
        <w:tc>
          <w:tcPr>
            <w:tcW w:w="1269" w:type="dxa"/>
            <w:noWrap/>
            <w:hideMark/>
          </w:tcPr>
          <w:p w14:paraId="69994AC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0.680402</w:t>
            </w:r>
          </w:p>
        </w:tc>
        <w:tc>
          <w:tcPr>
            <w:tcW w:w="1269" w:type="dxa"/>
            <w:noWrap/>
            <w:hideMark/>
          </w:tcPr>
          <w:p w14:paraId="38D6C04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0.680612</w:t>
            </w:r>
          </w:p>
        </w:tc>
        <w:tc>
          <w:tcPr>
            <w:tcW w:w="1269" w:type="dxa"/>
            <w:noWrap/>
            <w:hideMark/>
          </w:tcPr>
          <w:p w14:paraId="219A898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0.680507</w:t>
            </w:r>
          </w:p>
        </w:tc>
        <w:tc>
          <w:tcPr>
            <w:tcW w:w="1269" w:type="dxa"/>
            <w:noWrap/>
            <w:hideMark/>
          </w:tcPr>
          <w:p w14:paraId="4099F86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6.805068</w:t>
            </w:r>
          </w:p>
        </w:tc>
      </w:tr>
      <w:tr w:rsidR="00553A64" w:rsidRPr="008F7BB7" w14:paraId="7F86164B" w14:textId="77777777" w:rsidTr="00D73EAE">
        <w:trPr>
          <w:trHeight w:val="285"/>
        </w:trPr>
        <w:tc>
          <w:tcPr>
            <w:tcW w:w="1031" w:type="dxa"/>
            <w:noWrap/>
            <w:hideMark/>
          </w:tcPr>
          <w:p w14:paraId="3240D85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w:t>
            </w:r>
          </w:p>
        </w:tc>
        <w:tc>
          <w:tcPr>
            <w:tcW w:w="3639" w:type="dxa"/>
            <w:noWrap/>
            <w:hideMark/>
          </w:tcPr>
          <w:p w14:paraId="7CB75AE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Algeria</w:t>
            </w:r>
          </w:p>
        </w:tc>
        <w:tc>
          <w:tcPr>
            <w:tcW w:w="1269" w:type="dxa"/>
            <w:noWrap/>
            <w:hideMark/>
          </w:tcPr>
          <w:p w14:paraId="2126B0E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0.606688</w:t>
            </w:r>
          </w:p>
        </w:tc>
        <w:tc>
          <w:tcPr>
            <w:tcW w:w="1269" w:type="dxa"/>
            <w:noWrap/>
            <w:hideMark/>
          </w:tcPr>
          <w:p w14:paraId="645D39E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0.60703</w:t>
            </w:r>
          </w:p>
        </w:tc>
        <w:tc>
          <w:tcPr>
            <w:tcW w:w="1269" w:type="dxa"/>
            <w:noWrap/>
            <w:hideMark/>
          </w:tcPr>
          <w:p w14:paraId="67831E4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0.606859</w:t>
            </w:r>
          </w:p>
        </w:tc>
        <w:tc>
          <w:tcPr>
            <w:tcW w:w="1269" w:type="dxa"/>
            <w:noWrap/>
            <w:hideMark/>
          </w:tcPr>
          <w:p w14:paraId="2C2E191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6.068592</w:t>
            </w:r>
          </w:p>
        </w:tc>
      </w:tr>
      <w:tr w:rsidR="00553A64" w:rsidRPr="008F7BB7" w14:paraId="0B457A8F" w14:textId="77777777" w:rsidTr="00D73EAE">
        <w:trPr>
          <w:trHeight w:val="285"/>
        </w:trPr>
        <w:tc>
          <w:tcPr>
            <w:tcW w:w="1031" w:type="dxa"/>
            <w:noWrap/>
            <w:hideMark/>
          </w:tcPr>
          <w:p w14:paraId="5612344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w:t>
            </w:r>
          </w:p>
        </w:tc>
        <w:tc>
          <w:tcPr>
            <w:tcW w:w="3639" w:type="dxa"/>
            <w:noWrap/>
            <w:hideMark/>
          </w:tcPr>
          <w:p w14:paraId="136B88F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Andorra</w:t>
            </w:r>
          </w:p>
        </w:tc>
        <w:tc>
          <w:tcPr>
            <w:tcW w:w="1269" w:type="dxa"/>
            <w:noWrap/>
            <w:hideMark/>
          </w:tcPr>
          <w:p w14:paraId="1F714B8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0.743392</w:t>
            </w:r>
          </w:p>
        </w:tc>
        <w:tc>
          <w:tcPr>
            <w:tcW w:w="1269" w:type="dxa"/>
            <w:noWrap/>
            <w:hideMark/>
          </w:tcPr>
          <w:p w14:paraId="586B934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0.743648</w:t>
            </w:r>
          </w:p>
        </w:tc>
        <w:tc>
          <w:tcPr>
            <w:tcW w:w="1269" w:type="dxa"/>
            <w:noWrap/>
            <w:hideMark/>
          </w:tcPr>
          <w:p w14:paraId="31FDA95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0.74352</w:t>
            </w:r>
          </w:p>
        </w:tc>
        <w:tc>
          <w:tcPr>
            <w:tcW w:w="1269" w:type="dxa"/>
            <w:noWrap/>
            <w:hideMark/>
          </w:tcPr>
          <w:p w14:paraId="6B5732D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7.435203</w:t>
            </w:r>
          </w:p>
        </w:tc>
      </w:tr>
      <w:tr w:rsidR="00553A64" w:rsidRPr="008F7BB7" w14:paraId="5F54BBE8" w14:textId="77777777" w:rsidTr="00D73EAE">
        <w:trPr>
          <w:trHeight w:val="285"/>
        </w:trPr>
        <w:tc>
          <w:tcPr>
            <w:tcW w:w="1031" w:type="dxa"/>
            <w:noWrap/>
            <w:hideMark/>
          </w:tcPr>
          <w:p w14:paraId="037B728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w:t>
            </w:r>
          </w:p>
        </w:tc>
        <w:tc>
          <w:tcPr>
            <w:tcW w:w="3639" w:type="dxa"/>
            <w:noWrap/>
            <w:hideMark/>
          </w:tcPr>
          <w:p w14:paraId="31E56FD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Angola</w:t>
            </w:r>
          </w:p>
        </w:tc>
        <w:tc>
          <w:tcPr>
            <w:tcW w:w="1269" w:type="dxa"/>
            <w:noWrap/>
            <w:hideMark/>
          </w:tcPr>
          <w:p w14:paraId="49FFAFC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0.392328</w:t>
            </w:r>
          </w:p>
        </w:tc>
        <w:tc>
          <w:tcPr>
            <w:tcW w:w="1269" w:type="dxa"/>
            <w:noWrap/>
            <w:hideMark/>
          </w:tcPr>
          <w:p w14:paraId="7106E24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0.392866</w:t>
            </w:r>
          </w:p>
        </w:tc>
        <w:tc>
          <w:tcPr>
            <w:tcW w:w="1269" w:type="dxa"/>
            <w:noWrap/>
            <w:hideMark/>
          </w:tcPr>
          <w:p w14:paraId="30244D4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0.392597</w:t>
            </w:r>
          </w:p>
        </w:tc>
        <w:tc>
          <w:tcPr>
            <w:tcW w:w="1269" w:type="dxa"/>
            <w:noWrap/>
            <w:hideMark/>
          </w:tcPr>
          <w:p w14:paraId="7BB4BA1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3.925967</w:t>
            </w:r>
          </w:p>
        </w:tc>
      </w:tr>
      <w:tr w:rsidR="00553A64" w:rsidRPr="008F7BB7" w14:paraId="3C08657B" w14:textId="77777777" w:rsidTr="00D73EAE">
        <w:trPr>
          <w:trHeight w:val="285"/>
        </w:trPr>
        <w:tc>
          <w:tcPr>
            <w:tcW w:w="1031" w:type="dxa"/>
            <w:noWrap/>
            <w:hideMark/>
          </w:tcPr>
          <w:p w14:paraId="50B9974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c>
          <w:tcPr>
            <w:tcW w:w="3639" w:type="dxa"/>
            <w:noWrap/>
            <w:hideMark/>
          </w:tcPr>
          <w:p w14:paraId="7AEE9E5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Anguilla</w:t>
            </w:r>
          </w:p>
        </w:tc>
        <w:tc>
          <w:tcPr>
            <w:tcW w:w="1269" w:type="dxa"/>
            <w:noWrap/>
            <w:hideMark/>
          </w:tcPr>
          <w:p w14:paraId="2F3D7E5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0.006544</w:t>
            </w:r>
          </w:p>
        </w:tc>
        <w:tc>
          <w:tcPr>
            <w:tcW w:w="1269" w:type="dxa"/>
            <w:noWrap/>
            <w:hideMark/>
          </w:tcPr>
          <w:p w14:paraId="6524D0D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0.008007</w:t>
            </w:r>
          </w:p>
        </w:tc>
        <w:tc>
          <w:tcPr>
            <w:tcW w:w="1269" w:type="dxa"/>
            <w:noWrap/>
            <w:hideMark/>
          </w:tcPr>
          <w:p w14:paraId="506D480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0.007276</w:t>
            </w:r>
          </w:p>
        </w:tc>
        <w:tc>
          <w:tcPr>
            <w:tcW w:w="1269" w:type="dxa"/>
            <w:noWrap/>
            <w:hideMark/>
          </w:tcPr>
          <w:p w14:paraId="0B7253E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0.072756</w:t>
            </w:r>
          </w:p>
        </w:tc>
      </w:tr>
      <w:tr w:rsidR="00553A64" w:rsidRPr="008F7BB7" w14:paraId="4AB4E1D3" w14:textId="77777777" w:rsidTr="00D73EAE">
        <w:trPr>
          <w:trHeight w:val="285"/>
        </w:trPr>
        <w:tc>
          <w:tcPr>
            <w:tcW w:w="1031" w:type="dxa"/>
            <w:noWrap/>
            <w:hideMark/>
          </w:tcPr>
          <w:p w14:paraId="292A06D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w:t>
            </w:r>
          </w:p>
        </w:tc>
        <w:tc>
          <w:tcPr>
            <w:tcW w:w="3639" w:type="dxa"/>
            <w:noWrap/>
            <w:hideMark/>
          </w:tcPr>
          <w:p w14:paraId="4C56045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Antigua And Barbuda</w:t>
            </w:r>
          </w:p>
        </w:tc>
        <w:tc>
          <w:tcPr>
            <w:tcW w:w="1269" w:type="dxa"/>
            <w:noWrap/>
            <w:hideMark/>
          </w:tcPr>
          <w:p w14:paraId="1AF105A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0.329182</w:t>
            </w:r>
          </w:p>
        </w:tc>
        <w:tc>
          <w:tcPr>
            <w:tcW w:w="1269" w:type="dxa"/>
            <w:noWrap/>
            <w:hideMark/>
          </w:tcPr>
          <w:p w14:paraId="2B718F5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0.3298</w:t>
            </w:r>
          </w:p>
        </w:tc>
        <w:tc>
          <w:tcPr>
            <w:tcW w:w="1269" w:type="dxa"/>
            <w:noWrap/>
            <w:hideMark/>
          </w:tcPr>
          <w:p w14:paraId="3E93AEC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0.329491</w:t>
            </w:r>
          </w:p>
        </w:tc>
        <w:tc>
          <w:tcPr>
            <w:tcW w:w="1269" w:type="dxa"/>
            <w:noWrap/>
            <w:hideMark/>
          </w:tcPr>
          <w:p w14:paraId="42A4E36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3.294912</w:t>
            </w:r>
          </w:p>
        </w:tc>
      </w:tr>
      <w:tr w:rsidR="00553A64" w:rsidRPr="008F7BB7" w14:paraId="5086EE5F" w14:textId="77777777" w:rsidTr="00D73EAE">
        <w:trPr>
          <w:trHeight w:val="285"/>
        </w:trPr>
        <w:tc>
          <w:tcPr>
            <w:tcW w:w="1031" w:type="dxa"/>
            <w:noWrap/>
            <w:hideMark/>
          </w:tcPr>
          <w:p w14:paraId="18483BB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w:t>
            </w:r>
          </w:p>
        </w:tc>
        <w:tc>
          <w:tcPr>
            <w:tcW w:w="3639" w:type="dxa"/>
            <w:noWrap/>
            <w:hideMark/>
          </w:tcPr>
          <w:p w14:paraId="262789B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Argentina</w:t>
            </w:r>
          </w:p>
        </w:tc>
        <w:tc>
          <w:tcPr>
            <w:tcW w:w="1269" w:type="dxa"/>
            <w:noWrap/>
            <w:hideMark/>
          </w:tcPr>
          <w:p w14:paraId="55DAE7B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0.942553</w:t>
            </w:r>
          </w:p>
        </w:tc>
        <w:tc>
          <w:tcPr>
            <w:tcW w:w="1269" w:type="dxa"/>
            <w:noWrap/>
            <w:hideMark/>
          </w:tcPr>
          <w:p w14:paraId="49F8B7E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0.94273</w:t>
            </w:r>
          </w:p>
        </w:tc>
        <w:tc>
          <w:tcPr>
            <w:tcW w:w="1269" w:type="dxa"/>
            <w:noWrap/>
            <w:hideMark/>
          </w:tcPr>
          <w:p w14:paraId="65B3803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0.942642</w:t>
            </w:r>
          </w:p>
        </w:tc>
        <w:tc>
          <w:tcPr>
            <w:tcW w:w="1269" w:type="dxa"/>
            <w:noWrap/>
            <w:hideMark/>
          </w:tcPr>
          <w:p w14:paraId="3249B3E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9.426416</w:t>
            </w:r>
          </w:p>
        </w:tc>
      </w:tr>
      <w:tr w:rsidR="00553A64" w:rsidRPr="008F7BB7" w14:paraId="389F42CC" w14:textId="77777777" w:rsidTr="00D73EAE">
        <w:trPr>
          <w:trHeight w:val="285"/>
        </w:trPr>
        <w:tc>
          <w:tcPr>
            <w:tcW w:w="1031" w:type="dxa"/>
            <w:noWrap/>
            <w:hideMark/>
          </w:tcPr>
          <w:p w14:paraId="6373835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w:t>
            </w:r>
          </w:p>
        </w:tc>
        <w:tc>
          <w:tcPr>
            <w:tcW w:w="3639" w:type="dxa"/>
            <w:noWrap/>
            <w:hideMark/>
          </w:tcPr>
          <w:p w14:paraId="618339E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Armenia</w:t>
            </w:r>
          </w:p>
        </w:tc>
        <w:tc>
          <w:tcPr>
            <w:tcW w:w="1269" w:type="dxa"/>
            <w:noWrap/>
            <w:hideMark/>
          </w:tcPr>
          <w:p w14:paraId="02508EA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0.794916</w:t>
            </w:r>
          </w:p>
        </w:tc>
        <w:tc>
          <w:tcPr>
            <w:tcW w:w="1269" w:type="dxa"/>
            <w:noWrap/>
            <w:hideMark/>
          </w:tcPr>
          <w:p w14:paraId="677DB10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0.795153</w:t>
            </w:r>
          </w:p>
        </w:tc>
        <w:tc>
          <w:tcPr>
            <w:tcW w:w="1269" w:type="dxa"/>
            <w:noWrap/>
            <w:hideMark/>
          </w:tcPr>
          <w:p w14:paraId="5BFD25E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0.795034</w:t>
            </w:r>
          </w:p>
        </w:tc>
        <w:tc>
          <w:tcPr>
            <w:tcW w:w="1269" w:type="dxa"/>
            <w:noWrap/>
            <w:hideMark/>
          </w:tcPr>
          <w:p w14:paraId="19A3B68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7.950344</w:t>
            </w:r>
          </w:p>
        </w:tc>
      </w:tr>
      <w:tr w:rsidR="00553A64" w:rsidRPr="008F7BB7" w14:paraId="00D749C3" w14:textId="77777777" w:rsidTr="00D73EAE">
        <w:trPr>
          <w:trHeight w:val="285"/>
        </w:trPr>
        <w:tc>
          <w:tcPr>
            <w:tcW w:w="1031" w:type="dxa"/>
            <w:noWrap/>
            <w:hideMark/>
          </w:tcPr>
          <w:p w14:paraId="50D2647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w:t>
            </w:r>
          </w:p>
        </w:tc>
        <w:tc>
          <w:tcPr>
            <w:tcW w:w="3639" w:type="dxa"/>
            <w:noWrap/>
            <w:hideMark/>
          </w:tcPr>
          <w:p w14:paraId="32646F8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Aruba</w:t>
            </w:r>
          </w:p>
        </w:tc>
        <w:tc>
          <w:tcPr>
            <w:tcW w:w="1269" w:type="dxa"/>
            <w:noWrap/>
            <w:hideMark/>
          </w:tcPr>
          <w:p w14:paraId="5217B9D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0.47472</w:t>
            </w:r>
          </w:p>
        </w:tc>
        <w:tc>
          <w:tcPr>
            <w:tcW w:w="1269" w:type="dxa"/>
            <w:noWrap/>
            <w:hideMark/>
          </w:tcPr>
          <w:p w14:paraId="7341CD4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0.475042</w:t>
            </w:r>
          </w:p>
        </w:tc>
        <w:tc>
          <w:tcPr>
            <w:tcW w:w="1269" w:type="dxa"/>
            <w:noWrap/>
            <w:hideMark/>
          </w:tcPr>
          <w:p w14:paraId="3E6D7B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0.474881</w:t>
            </w:r>
          </w:p>
        </w:tc>
        <w:tc>
          <w:tcPr>
            <w:tcW w:w="1269" w:type="dxa"/>
            <w:noWrap/>
            <w:hideMark/>
          </w:tcPr>
          <w:p w14:paraId="092F90E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4.748812</w:t>
            </w:r>
          </w:p>
        </w:tc>
      </w:tr>
      <w:tr w:rsidR="00553A64" w:rsidRPr="008F7BB7" w14:paraId="53911B6F" w14:textId="77777777" w:rsidTr="00D73EAE">
        <w:trPr>
          <w:trHeight w:val="285"/>
        </w:trPr>
        <w:tc>
          <w:tcPr>
            <w:tcW w:w="1031" w:type="dxa"/>
            <w:noWrap/>
            <w:hideMark/>
          </w:tcPr>
          <w:p w14:paraId="5E356EC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c>
          <w:tcPr>
            <w:tcW w:w="3639" w:type="dxa"/>
            <w:noWrap/>
            <w:hideMark/>
          </w:tcPr>
          <w:p w14:paraId="42E7467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Australia</w:t>
            </w:r>
          </w:p>
        </w:tc>
        <w:tc>
          <w:tcPr>
            <w:tcW w:w="1269" w:type="dxa"/>
            <w:noWrap/>
            <w:hideMark/>
          </w:tcPr>
          <w:p w14:paraId="3D884DA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0.347429</w:t>
            </w:r>
          </w:p>
        </w:tc>
        <w:tc>
          <w:tcPr>
            <w:tcW w:w="1269" w:type="dxa"/>
            <w:noWrap/>
            <w:hideMark/>
          </w:tcPr>
          <w:p w14:paraId="3117DF8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0.347707</w:t>
            </w:r>
          </w:p>
        </w:tc>
        <w:tc>
          <w:tcPr>
            <w:tcW w:w="1269" w:type="dxa"/>
            <w:noWrap/>
            <w:hideMark/>
          </w:tcPr>
          <w:p w14:paraId="7BE6178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0.347568</w:t>
            </w:r>
          </w:p>
        </w:tc>
        <w:tc>
          <w:tcPr>
            <w:tcW w:w="1269" w:type="dxa"/>
            <w:noWrap/>
            <w:hideMark/>
          </w:tcPr>
          <w:p w14:paraId="4522653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3.475681</w:t>
            </w:r>
          </w:p>
        </w:tc>
      </w:tr>
      <w:tr w:rsidR="00553A64" w:rsidRPr="008F7BB7" w14:paraId="39C95398" w14:textId="77777777" w:rsidTr="00D73EAE">
        <w:trPr>
          <w:trHeight w:val="285"/>
        </w:trPr>
        <w:tc>
          <w:tcPr>
            <w:tcW w:w="1031" w:type="dxa"/>
            <w:noWrap/>
            <w:hideMark/>
          </w:tcPr>
          <w:p w14:paraId="00D65D3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w:t>
            </w:r>
          </w:p>
        </w:tc>
        <w:tc>
          <w:tcPr>
            <w:tcW w:w="3639" w:type="dxa"/>
            <w:noWrap/>
            <w:hideMark/>
          </w:tcPr>
          <w:p w14:paraId="3AC31CC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Austria</w:t>
            </w:r>
          </w:p>
        </w:tc>
        <w:tc>
          <w:tcPr>
            <w:tcW w:w="1269" w:type="dxa"/>
            <w:noWrap/>
            <w:hideMark/>
          </w:tcPr>
          <w:p w14:paraId="6A33428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4B8B0FC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30E81E2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53D8A89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500FE8FD" w14:textId="77777777" w:rsidTr="00D73EAE">
        <w:trPr>
          <w:trHeight w:val="285"/>
        </w:trPr>
        <w:tc>
          <w:tcPr>
            <w:tcW w:w="1031" w:type="dxa"/>
            <w:noWrap/>
            <w:hideMark/>
          </w:tcPr>
          <w:p w14:paraId="7B98CFC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12</w:t>
            </w:r>
          </w:p>
        </w:tc>
        <w:tc>
          <w:tcPr>
            <w:tcW w:w="3639" w:type="dxa"/>
            <w:noWrap/>
            <w:hideMark/>
          </w:tcPr>
          <w:p w14:paraId="3067CBC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Azerbaijan</w:t>
            </w:r>
          </w:p>
        </w:tc>
        <w:tc>
          <w:tcPr>
            <w:tcW w:w="1269" w:type="dxa"/>
            <w:noWrap/>
            <w:hideMark/>
          </w:tcPr>
          <w:p w14:paraId="19024E7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0.555704</w:t>
            </w:r>
          </w:p>
        </w:tc>
        <w:tc>
          <w:tcPr>
            <w:tcW w:w="1269" w:type="dxa"/>
            <w:noWrap/>
            <w:hideMark/>
          </w:tcPr>
          <w:p w14:paraId="088900A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0.556081</w:t>
            </w:r>
          </w:p>
        </w:tc>
        <w:tc>
          <w:tcPr>
            <w:tcW w:w="1269" w:type="dxa"/>
            <w:noWrap/>
            <w:hideMark/>
          </w:tcPr>
          <w:p w14:paraId="0AEABCD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0.555892</w:t>
            </w:r>
          </w:p>
        </w:tc>
        <w:tc>
          <w:tcPr>
            <w:tcW w:w="1269" w:type="dxa"/>
            <w:noWrap/>
            <w:hideMark/>
          </w:tcPr>
          <w:p w14:paraId="6A5B6A7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5.558923</w:t>
            </w:r>
          </w:p>
        </w:tc>
      </w:tr>
      <w:tr w:rsidR="00553A64" w:rsidRPr="008F7BB7" w14:paraId="32CA3B9F" w14:textId="77777777" w:rsidTr="00D73EAE">
        <w:trPr>
          <w:trHeight w:val="285"/>
        </w:trPr>
        <w:tc>
          <w:tcPr>
            <w:tcW w:w="1031" w:type="dxa"/>
            <w:noWrap/>
            <w:hideMark/>
          </w:tcPr>
          <w:p w14:paraId="0D6A0DA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13</w:t>
            </w:r>
          </w:p>
        </w:tc>
        <w:tc>
          <w:tcPr>
            <w:tcW w:w="3639" w:type="dxa"/>
            <w:noWrap/>
            <w:hideMark/>
          </w:tcPr>
          <w:p w14:paraId="3899733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Bahamas</w:t>
            </w:r>
          </w:p>
        </w:tc>
        <w:tc>
          <w:tcPr>
            <w:tcW w:w="1269" w:type="dxa"/>
            <w:noWrap/>
            <w:hideMark/>
          </w:tcPr>
          <w:p w14:paraId="71E4DDE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0.470857</w:t>
            </w:r>
          </w:p>
        </w:tc>
        <w:tc>
          <w:tcPr>
            <w:tcW w:w="1269" w:type="dxa"/>
            <w:noWrap/>
            <w:hideMark/>
          </w:tcPr>
          <w:p w14:paraId="74214B6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0.471306</w:t>
            </w:r>
          </w:p>
        </w:tc>
        <w:tc>
          <w:tcPr>
            <w:tcW w:w="1269" w:type="dxa"/>
            <w:noWrap/>
            <w:hideMark/>
          </w:tcPr>
          <w:p w14:paraId="3C572EC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0.471082</w:t>
            </w:r>
          </w:p>
        </w:tc>
        <w:tc>
          <w:tcPr>
            <w:tcW w:w="1269" w:type="dxa"/>
            <w:noWrap/>
            <w:hideMark/>
          </w:tcPr>
          <w:p w14:paraId="77A93E5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4.710816</w:t>
            </w:r>
          </w:p>
        </w:tc>
      </w:tr>
      <w:tr w:rsidR="00553A64" w:rsidRPr="008F7BB7" w14:paraId="19C1BB11" w14:textId="77777777" w:rsidTr="00D73EAE">
        <w:trPr>
          <w:trHeight w:val="285"/>
        </w:trPr>
        <w:tc>
          <w:tcPr>
            <w:tcW w:w="1031" w:type="dxa"/>
            <w:noWrap/>
            <w:hideMark/>
          </w:tcPr>
          <w:p w14:paraId="135E015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w:t>
            </w:r>
          </w:p>
        </w:tc>
        <w:tc>
          <w:tcPr>
            <w:tcW w:w="3639" w:type="dxa"/>
            <w:noWrap/>
            <w:hideMark/>
          </w:tcPr>
          <w:p w14:paraId="1865C0B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Bahrain</w:t>
            </w:r>
          </w:p>
        </w:tc>
        <w:tc>
          <w:tcPr>
            <w:tcW w:w="1269" w:type="dxa"/>
            <w:noWrap/>
            <w:hideMark/>
          </w:tcPr>
          <w:p w14:paraId="129E239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0.547489</w:t>
            </w:r>
          </w:p>
        </w:tc>
        <w:tc>
          <w:tcPr>
            <w:tcW w:w="1269" w:type="dxa"/>
            <w:noWrap/>
            <w:hideMark/>
          </w:tcPr>
          <w:p w14:paraId="57C810C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0.547662</w:t>
            </w:r>
          </w:p>
        </w:tc>
        <w:tc>
          <w:tcPr>
            <w:tcW w:w="1269" w:type="dxa"/>
            <w:noWrap/>
            <w:hideMark/>
          </w:tcPr>
          <w:p w14:paraId="3139641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0.547576</w:t>
            </w:r>
          </w:p>
        </w:tc>
        <w:tc>
          <w:tcPr>
            <w:tcW w:w="1269" w:type="dxa"/>
            <w:noWrap/>
            <w:hideMark/>
          </w:tcPr>
          <w:p w14:paraId="01C265A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5.475757</w:t>
            </w:r>
          </w:p>
        </w:tc>
      </w:tr>
      <w:tr w:rsidR="00553A64" w:rsidRPr="008F7BB7" w14:paraId="44EF05ED" w14:textId="77777777" w:rsidTr="00D73EAE">
        <w:trPr>
          <w:trHeight w:val="285"/>
        </w:trPr>
        <w:tc>
          <w:tcPr>
            <w:tcW w:w="1031" w:type="dxa"/>
            <w:noWrap/>
            <w:hideMark/>
          </w:tcPr>
          <w:p w14:paraId="38322C0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15</w:t>
            </w:r>
          </w:p>
        </w:tc>
        <w:tc>
          <w:tcPr>
            <w:tcW w:w="3639" w:type="dxa"/>
            <w:noWrap/>
            <w:hideMark/>
          </w:tcPr>
          <w:p w14:paraId="77D009D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Bangladesh</w:t>
            </w:r>
          </w:p>
        </w:tc>
        <w:tc>
          <w:tcPr>
            <w:tcW w:w="1269" w:type="dxa"/>
            <w:noWrap/>
            <w:hideMark/>
          </w:tcPr>
          <w:p w14:paraId="0317771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0.376436</w:t>
            </w:r>
          </w:p>
        </w:tc>
        <w:tc>
          <w:tcPr>
            <w:tcW w:w="1269" w:type="dxa"/>
            <w:noWrap/>
            <w:hideMark/>
          </w:tcPr>
          <w:p w14:paraId="3641A24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0.376758</w:t>
            </w:r>
          </w:p>
        </w:tc>
        <w:tc>
          <w:tcPr>
            <w:tcW w:w="1269" w:type="dxa"/>
            <w:noWrap/>
            <w:hideMark/>
          </w:tcPr>
          <w:p w14:paraId="0EFB324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0.376597</w:t>
            </w:r>
          </w:p>
        </w:tc>
        <w:tc>
          <w:tcPr>
            <w:tcW w:w="1269" w:type="dxa"/>
            <w:noWrap/>
            <w:hideMark/>
          </w:tcPr>
          <w:p w14:paraId="55C36B0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3.76597</w:t>
            </w:r>
          </w:p>
        </w:tc>
      </w:tr>
      <w:tr w:rsidR="00553A64" w:rsidRPr="008F7BB7" w14:paraId="22E6F1E3" w14:textId="77777777" w:rsidTr="00D73EAE">
        <w:trPr>
          <w:trHeight w:val="285"/>
        </w:trPr>
        <w:tc>
          <w:tcPr>
            <w:tcW w:w="1031" w:type="dxa"/>
            <w:noWrap/>
            <w:hideMark/>
          </w:tcPr>
          <w:p w14:paraId="20C3290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w:t>
            </w:r>
          </w:p>
        </w:tc>
        <w:tc>
          <w:tcPr>
            <w:tcW w:w="3639" w:type="dxa"/>
            <w:noWrap/>
            <w:hideMark/>
          </w:tcPr>
          <w:p w14:paraId="7A09691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Barbados</w:t>
            </w:r>
          </w:p>
        </w:tc>
        <w:tc>
          <w:tcPr>
            <w:tcW w:w="1269" w:type="dxa"/>
            <w:noWrap/>
            <w:hideMark/>
          </w:tcPr>
          <w:p w14:paraId="5610E9F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0.474862</w:t>
            </w:r>
          </w:p>
        </w:tc>
        <w:tc>
          <w:tcPr>
            <w:tcW w:w="1269" w:type="dxa"/>
            <w:noWrap/>
            <w:hideMark/>
          </w:tcPr>
          <w:p w14:paraId="61EBE66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0.475182</w:t>
            </w:r>
          </w:p>
        </w:tc>
        <w:tc>
          <w:tcPr>
            <w:tcW w:w="1269" w:type="dxa"/>
            <w:noWrap/>
            <w:hideMark/>
          </w:tcPr>
          <w:p w14:paraId="31F37A3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0.475022</w:t>
            </w:r>
          </w:p>
        </w:tc>
        <w:tc>
          <w:tcPr>
            <w:tcW w:w="1269" w:type="dxa"/>
            <w:noWrap/>
            <w:hideMark/>
          </w:tcPr>
          <w:p w14:paraId="64A4D75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4.75022</w:t>
            </w:r>
          </w:p>
        </w:tc>
      </w:tr>
      <w:tr w:rsidR="00553A64" w:rsidRPr="008F7BB7" w14:paraId="4D47BDCA" w14:textId="77777777" w:rsidTr="00D73EAE">
        <w:trPr>
          <w:trHeight w:val="285"/>
        </w:trPr>
        <w:tc>
          <w:tcPr>
            <w:tcW w:w="1031" w:type="dxa"/>
            <w:noWrap/>
            <w:hideMark/>
          </w:tcPr>
          <w:p w14:paraId="10DA68E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w:t>
            </w:r>
          </w:p>
        </w:tc>
        <w:tc>
          <w:tcPr>
            <w:tcW w:w="3639" w:type="dxa"/>
            <w:noWrap/>
            <w:hideMark/>
          </w:tcPr>
          <w:p w14:paraId="25F7652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Belarus</w:t>
            </w:r>
          </w:p>
        </w:tc>
        <w:tc>
          <w:tcPr>
            <w:tcW w:w="1269" w:type="dxa"/>
            <w:noWrap/>
            <w:hideMark/>
          </w:tcPr>
          <w:p w14:paraId="1EF0269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0.593304</w:t>
            </w:r>
          </w:p>
        </w:tc>
        <w:tc>
          <w:tcPr>
            <w:tcW w:w="1269" w:type="dxa"/>
            <w:noWrap/>
            <w:hideMark/>
          </w:tcPr>
          <w:p w14:paraId="7E063DA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0.593656</w:t>
            </w:r>
          </w:p>
        </w:tc>
        <w:tc>
          <w:tcPr>
            <w:tcW w:w="1269" w:type="dxa"/>
            <w:noWrap/>
            <w:hideMark/>
          </w:tcPr>
          <w:p w14:paraId="50775F9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0.59348</w:t>
            </w:r>
          </w:p>
        </w:tc>
        <w:tc>
          <w:tcPr>
            <w:tcW w:w="1269" w:type="dxa"/>
            <w:noWrap/>
            <w:hideMark/>
          </w:tcPr>
          <w:p w14:paraId="0E9A374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5.934803</w:t>
            </w:r>
          </w:p>
        </w:tc>
      </w:tr>
      <w:tr w:rsidR="00553A64" w:rsidRPr="008F7BB7" w14:paraId="238E6898" w14:textId="77777777" w:rsidTr="00D73EAE">
        <w:trPr>
          <w:trHeight w:val="285"/>
        </w:trPr>
        <w:tc>
          <w:tcPr>
            <w:tcW w:w="1031" w:type="dxa"/>
            <w:noWrap/>
            <w:hideMark/>
          </w:tcPr>
          <w:p w14:paraId="5448D92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18</w:t>
            </w:r>
          </w:p>
        </w:tc>
        <w:tc>
          <w:tcPr>
            <w:tcW w:w="3639" w:type="dxa"/>
            <w:noWrap/>
            <w:hideMark/>
          </w:tcPr>
          <w:p w14:paraId="09BFA72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Belgium</w:t>
            </w:r>
          </w:p>
        </w:tc>
        <w:tc>
          <w:tcPr>
            <w:tcW w:w="1269" w:type="dxa"/>
            <w:noWrap/>
            <w:hideMark/>
          </w:tcPr>
          <w:p w14:paraId="187C51E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745F7A8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0DECD5A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51CC3E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5E342DA1" w14:textId="77777777" w:rsidTr="00D73EAE">
        <w:trPr>
          <w:trHeight w:val="285"/>
        </w:trPr>
        <w:tc>
          <w:tcPr>
            <w:tcW w:w="1031" w:type="dxa"/>
            <w:noWrap/>
            <w:hideMark/>
          </w:tcPr>
          <w:p w14:paraId="294F439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19</w:t>
            </w:r>
          </w:p>
        </w:tc>
        <w:tc>
          <w:tcPr>
            <w:tcW w:w="3639" w:type="dxa"/>
            <w:noWrap/>
            <w:hideMark/>
          </w:tcPr>
          <w:p w14:paraId="60E0F6C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Belize</w:t>
            </w:r>
          </w:p>
        </w:tc>
        <w:tc>
          <w:tcPr>
            <w:tcW w:w="1269" w:type="dxa"/>
            <w:noWrap/>
            <w:hideMark/>
          </w:tcPr>
          <w:p w14:paraId="31684B5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0.364825</w:t>
            </w:r>
          </w:p>
        </w:tc>
        <w:tc>
          <w:tcPr>
            <w:tcW w:w="1269" w:type="dxa"/>
            <w:noWrap/>
            <w:hideMark/>
          </w:tcPr>
          <w:p w14:paraId="091E5B8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0.365399</w:t>
            </w:r>
          </w:p>
        </w:tc>
        <w:tc>
          <w:tcPr>
            <w:tcW w:w="1269" w:type="dxa"/>
            <w:noWrap/>
            <w:hideMark/>
          </w:tcPr>
          <w:p w14:paraId="6CA9787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0.365112</w:t>
            </w:r>
          </w:p>
        </w:tc>
        <w:tc>
          <w:tcPr>
            <w:tcW w:w="1269" w:type="dxa"/>
            <w:noWrap/>
            <w:hideMark/>
          </w:tcPr>
          <w:p w14:paraId="3C7E8EA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3.65112</w:t>
            </w:r>
          </w:p>
        </w:tc>
      </w:tr>
      <w:tr w:rsidR="00553A64" w:rsidRPr="008F7BB7" w14:paraId="2261E423" w14:textId="77777777" w:rsidTr="00D73EAE">
        <w:trPr>
          <w:trHeight w:val="285"/>
        </w:trPr>
        <w:tc>
          <w:tcPr>
            <w:tcW w:w="1031" w:type="dxa"/>
            <w:noWrap/>
            <w:hideMark/>
          </w:tcPr>
          <w:p w14:paraId="12C76ED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20</w:t>
            </w:r>
          </w:p>
        </w:tc>
        <w:tc>
          <w:tcPr>
            <w:tcW w:w="3639" w:type="dxa"/>
            <w:noWrap/>
            <w:hideMark/>
          </w:tcPr>
          <w:p w14:paraId="07F37FB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Benin</w:t>
            </w:r>
          </w:p>
        </w:tc>
        <w:tc>
          <w:tcPr>
            <w:tcW w:w="1269" w:type="dxa"/>
            <w:noWrap/>
            <w:hideMark/>
          </w:tcPr>
          <w:p w14:paraId="2377CB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0.422278</w:t>
            </w:r>
          </w:p>
        </w:tc>
        <w:tc>
          <w:tcPr>
            <w:tcW w:w="1269" w:type="dxa"/>
            <w:noWrap/>
            <w:hideMark/>
          </w:tcPr>
          <w:p w14:paraId="45CE76A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0.422787</w:t>
            </w:r>
          </w:p>
        </w:tc>
        <w:tc>
          <w:tcPr>
            <w:tcW w:w="1269" w:type="dxa"/>
            <w:noWrap/>
            <w:hideMark/>
          </w:tcPr>
          <w:p w14:paraId="1CAAE2B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0.422532</w:t>
            </w:r>
          </w:p>
        </w:tc>
        <w:tc>
          <w:tcPr>
            <w:tcW w:w="1269" w:type="dxa"/>
            <w:noWrap/>
            <w:hideMark/>
          </w:tcPr>
          <w:p w14:paraId="62C7B46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4.225324</w:t>
            </w:r>
          </w:p>
        </w:tc>
      </w:tr>
      <w:tr w:rsidR="00553A64" w:rsidRPr="008F7BB7" w14:paraId="3CAFA3FB" w14:textId="77777777" w:rsidTr="00D73EAE">
        <w:trPr>
          <w:trHeight w:val="285"/>
        </w:trPr>
        <w:tc>
          <w:tcPr>
            <w:tcW w:w="1031" w:type="dxa"/>
            <w:noWrap/>
            <w:hideMark/>
          </w:tcPr>
          <w:p w14:paraId="2079D61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w:t>
            </w:r>
          </w:p>
        </w:tc>
        <w:tc>
          <w:tcPr>
            <w:tcW w:w="3639" w:type="dxa"/>
            <w:noWrap/>
            <w:hideMark/>
          </w:tcPr>
          <w:p w14:paraId="7D167C0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Bermuda</w:t>
            </w:r>
          </w:p>
        </w:tc>
        <w:tc>
          <w:tcPr>
            <w:tcW w:w="1269" w:type="dxa"/>
            <w:noWrap/>
            <w:hideMark/>
          </w:tcPr>
          <w:p w14:paraId="62A2072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0.422994</w:t>
            </w:r>
          </w:p>
        </w:tc>
        <w:tc>
          <w:tcPr>
            <w:tcW w:w="1269" w:type="dxa"/>
            <w:noWrap/>
            <w:hideMark/>
          </w:tcPr>
          <w:p w14:paraId="7CF9CD9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0.423351</w:t>
            </w:r>
          </w:p>
        </w:tc>
        <w:tc>
          <w:tcPr>
            <w:tcW w:w="1269" w:type="dxa"/>
            <w:noWrap/>
            <w:hideMark/>
          </w:tcPr>
          <w:p w14:paraId="16520DC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0.423172</w:t>
            </w:r>
          </w:p>
        </w:tc>
        <w:tc>
          <w:tcPr>
            <w:tcW w:w="1269" w:type="dxa"/>
            <w:noWrap/>
            <w:hideMark/>
          </w:tcPr>
          <w:p w14:paraId="64E83E6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4.231722</w:t>
            </w:r>
          </w:p>
        </w:tc>
      </w:tr>
      <w:tr w:rsidR="00553A64" w:rsidRPr="008F7BB7" w14:paraId="64133C82" w14:textId="77777777" w:rsidTr="00D73EAE">
        <w:trPr>
          <w:trHeight w:val="285"/>
        </w:trPr>
        <w:tc>
          <w:tcPr>
            <w:tcW w:w="1031" w:type="dxa"/>
            <w:noWrap/>
            <w:hideMark/>
          </w:tcPr>
          <w:p w14:paraId="3932997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22</w:t>
            </w:r>
          </w:p>
        </w:tc>
        <w:tc>
          <w:tcPr>
            <w:tcW w:w="3639" w:type="dxa"/>
            <w:noWrap/>
            <w:hideMark/>
          </w:tcPr>
          <w:p w14:paraId="6537514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Bhutan</w:t>
            </w:r>
          </w:p>
        </w:tc>
        <w:tc>
          <w:tcPr>
            <w:tcW w:w="1269" w:type="dxa"/>
            <w:noWrap/>
            <w:hideMark/>
          </w:tcPr>
          <w:p w14:paraId="1636478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0.07557</w:t>
            </w:r>
          </w:p>
        </w:tc>
        <w:tc>
          <w:tcPr>
            <w:tcW w:w="1269" w:type="dxa"/>
            <w:noWrap/>
            <w:hideMark/>
          </w:tcPr>
          <w:p w14:paraId="3B637A2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0.080176</w:t>
            </w:r>
          </w:p>
        </w:tc>
        <w:tc>
          <w:tcPr>
            <w:tcW w:w="1269" w:type="dxa"/>
            <w:noWrap/>
            <w:hideMark/>
          </w:tcPr>
          <w:p w14:paraId="7252487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0.077873</w:t>
            </w:r>
          </w:p>
        </w:tc>
        <w:tc>
          <w:tcPr>
            <w:tcW w:w="1269" w:type="dxa"/>
            <w:noWrap/>
            <w:hideMark/>
          </w:tcPr>
          <w:p w14:paraId="59B3DC3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0.778728</w:t>
            </w:r>
          </w:p>
        </w:tc>
      </w:tr>
      <w:tr w:rsidR="00553A64" w:rsidRPr="008F7BB7" w14:paraId="58E1842D" w14:textId="77777777" w:rsidTr="00D73EAE">
        <w:trPr>
          <w:trHeight w:val="285"/>
        </w:trPr>
        <w:tc>
          <w:tcPr>
            <w:tcW w:w="1031" w:type="dxa"/>
            <w:noWrap/>
            <w:hideMark/>
          </w:tcPr>
          <w:p w14:paraId="510538F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23</w:t>
            </w:r>
          </w:p>
        </w:tc>
        <w:tc>
          <w:tcPr>
            <w:tcW w:w="3639" w:type="dxa"/>
            <w:noWrap/>
            <w:hideMark/>
          </w:tcPr>
          <w:p w14:paraId="5067519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Bolivia</w:t>
            </w:r>
          </w:p>
        </w:tc>
        <w:tc>
          <w:tcPr>
            <w:tcW w:w="1269" w:type="dxa"/>
            <w:noWrap/>
            <w:hideMark/>
          </w:tcPr>
          <w:p w14:paraId="26B2035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0.559641</w:t>
            </w:r>
          </w:p>
        </w:tc>
        <w:tc>
          <w:tcPr>
            <w:tcW w:w="1269" w:type="dxa"/>
            <w:noWrap/>
            <w:hideMark/>
          </w:tcPr>
          <w:p w14:paraId="1637199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0.559905</w:t>
            </w:r>
          </w:p>
        </w:tc>
        <w:tc>
          <w:tcPr>
            <w:tcW w:w="1269" w:type="dxa"/>
            <w:noWrap/>
            <w:hideMark/>
          </w:tcPr>
          <w:p w14:paraId="5ADE834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0.559773</w:t>
            </w:r>
          </w:p>
        </w:tc>
        <w:tc>
          <w:tcPr>
            <w:tcW w:w="1269" w:type="dxa"/>
            <w:noWrap/>
            <w:hideMark/>
          </w:tcPr>
          <w:p w14:paraId="255F6CE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5.597728</w:t>
            </w:r>
          </w:p>
        </w:tc>
      </w:tr>
      <w:tr w:rsidR="00553A64" w:rsidRPr="008F7BB7" w14:paraId="0E0ADC27" w14:textId="77777777" w:rsidTr="00D73EAE">
        <w:trPr>
          <w:trHeight w:val="285"/>
        </w:trPr>
        <w:tc>
          <w:tcPr>
            <w:tcW w:w="1031" w:type="dxa"/>
            <w:noWrap/>
            <w:hideMark/>
          </w:tcPr>
          <w:p w14:paraId="5E989D4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24</w:t>
            </w:r>
          </w:p>
        </w:tc>
        <w:tc>
          <w:tcPr>
            <w:tcW w:w="3639" w:type="dxa"/>
            <w:noWrap/>
            <w:hideMark/>
          </w:tcPr>
          <w:p w14:paraId="1FD641A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Bosnia And Herzegovina</w:t>
            </w:r>
          </w:p>
        </w:tc>
        <w:tc>
          <w:tcPr>
            <w:tcW w:w="1269" w:type="dxa"/>
            <w:noWrap/>
            <w:hideMark/>
          </w:tcPr>
          <w:p w14:paraId="79A05DA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0.691489</w:t>
            </w:r>
          </w:p>
        </w:tc>
        <w:tc>
          <w:tcPr>
            <w:tcW w:w="1269" w:type="dxa"/>
            <w:noWrap/>
            <w:hideMark/>
          </w:tcPr>
          <w:p w14:paraId="1834E6C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0.691691</w:t>
            </w:r>
          </w:p>
        </w:tc>
        <w:tc>
          <w:tcPr>
            <w:tcW w:w="1269" w:type="dxa"/>
            <w:noWrap/>
            <w:hideMark/>
          </w:tcPr>
          <w:p w14:paraId="4085E20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0.69159</w:t>
            </w:r>
          </w:p>
        </w:tc>
        <w:tc>
          <w:tcPr>
            <w:tcW w:w="1269" w:type="dxa"/>
            <w:noWrap/>
            <w:hideMark/>
          </w:tcPr>
          <w:p w14:paraId="6B3C941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6.9159</w:t>
            </w:r>
          </w:p>
        </w:tc>
      </w:tr>
      <w:tr w:rsidR="00553A64" w:rsidRPr="008F7BB7" w14:paraId="4E873838" w14:textId="77777777" w:rsidTr="00D73EAE">
        <w:trPr>
          <w:trHeight w:val="285"/>
        </w:trPr>
        <w:tc>
          <w:tcPr>
            <w:tcW w:w="1031" w:type="dxa"/>
            <w:noWrap/>
            <w:hideMark/>
          </w:tcPr>
          <w:p w14:paraId="51AC7FE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25</w:t>
            </w:r>
          </w:p>
        </w:tc>
        <w:tc>
          <w:tcPr>
            <w:tcW w:w="3639" w:type="dxa"/>
            <w:noWrap/>
            <w:hideMark/>
          </w:tcPr>
          <w:p w14:paraId="61B2F86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Botswana</w:t>
            </w:r>
          </w:p>
        </w:tc>
        <w:tc>
          <w:tcPr>
            <w:tcW w:w="1269" w:type="dxa"/>
            <w:noWrap/>
            <w:hideMark/>
          </w:tcPr>
          <w:p w14:paraId="29EFCE6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0.243679</w:t>
            </w:r>
          </w:p>
        </w:tc>
        <w:tc>
          <w:tcPr>
            <w:tcW w:w="1269" w:type="dxa"/>
            <w:noWrap/>
            <w:hideMark/>
          </w:tcPr>
          <w:p w14:paraId="6FCDF02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0.244108</w:t>
            </w:r>
          </w:p>
        </w:tc>
        <w:tc>
          <w:tcPr>
            <w:tcW w:w="1269" w:type="dxa"/>
            <w:noWrap/>
            <w:hideMark/>
          </w:tcPr>
          <w:p w14:paraId="4A81E9F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0.243893</w:t>
            </w:r>
          </w:p>
        </w:tc>
        <w:tc>
          <w:tcPr>
            <w:tcW w:w="1269" w:type="dxa"/>
            <w:noWrap/>
            <w:hideMark/>
          </w:tcPr>
          <w:p w14:paraId="74FAA48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2.438934</w:t>
            </w:r>
          </w:p>
        </w:tc>
      </w:tr>
      <w:tr w:rsidR="00553A64" w:rsidRPr="008F7BB7" w14:paraId="67AF7023" w14:textId="77777777" w:rsidTr="00D73EAE">
        <w:trPr>
          <w:trHeight w:val="285"/>
        </w:trPr>
        <w:tc>
          <w:tcPr>
            <w:tcW w:w="1031" w:type="dxa"/>
            <w:noWrap/>
            <w:hideMark/>
          </w:tcPr>
          <w:p w14:paraId="3484A06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26</w:t>
            </w:r>
          </w:p>
        </w:tc>
        <w:tc>
          <w:tcPr>
            <w:tcW w:w="3639" w:type="dxa"/>
            <w:noWrap/>
            <w:hideMark/>
          </w:tcPr>
          <w:p w14:paraId="5F09492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Brazil</w:t>
            </w:r>
          </w:p>
        </w:tc>
        <w:tc>
          <w:tcPr>
            <w:tcW w:w="1269" w:type="dxa"/>
            <w:noWrap/>
            <w:hideMark/>
          </w:tcPr>
          <w:p w14:paraId="02486BE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0.986356</w:t>
            </w:r>
          </w:p>
        </w:tc>
        <w:tc>
          <w:tcPr>
            <w:tcW w:w="1269" w:type="dxa"/>
            <w:noWrap/>
            <w:hideMark/>
          </w:tcPr>
          <w:p w14:paraId="2F607E1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0.986582</w:t>
            </w:r>
          </w:p>
        </w:tc>
        <w:tc>
          <w:tcPr>
            <w:tcW w:w="1269" w:type="dxa"/>
            <w:noWrap/>
            <w:hideMark/>
          </w:tcPr>
          <w:p w14:paraId="23D23E4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0.986469</w:t>
            </w:r>
          </w:p>
        </w:tc>
        <w:tc>
          <w:tcPr>
            <w:tcW w:w="1269" w:type="dxa"/>
            <w:noWrap/>
            <w:hideMark/>
          </w:tcPr>
          <w:p w14:paraId="53AB24C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9.864689</w:t>
            </w:r>
          </w:p>
        </w:tc>
      </w:tr>
      <w:tr w:rsidR="00553A64" w:rsidRPr="008F7BB7" w14:paraId="0A662291" w14:textId="77777777" w:rsidTr="00D73EAE">
        <w:trPr>
          <w:trHeight w:val="285"/>
        </w:trPr>
        <w:tc>
          <w:tcPr>
            <w:tcW w:w="1031" w:type="dxa"/>
            <w:noWrap/>
            <w:hideMark/>
          </w:tcPr>
          <w:p w14:paraId="506DDA3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27</w:t>
            </w:r>
          </w:p>
        </w:tc>
        <w:tc>
          <w:tcPr>
            <w:tcW w:w="3639" w:type="dxa"/>
            <w:noWrap/>
            <w:hideMark/>
          </w:tcPr>
          <w:p w14:paraId="215A22B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British Virgin Islands</w:t>
            </w:r>
          </w:p>
        </w:tc>
        <w:tc>
          <w:tcPr>
            <w:tcW w:w="1269" w:type="dxa"/>
            <w:noWrap/>
            <w:hideMark/>
          </w:tcPr>
          <w:p w14:paraId="19F3789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0.020844</w:t>
            </w:r>
          </w:p>
        </w:tc>
        <w:tc>
          <w:tcPr>
            <w:tcW w:w="1269" w:type="dxa"/>
            <w:noWrap/>
            <w:hideMark/>
          </w:tcPr>
          <w:p w14:paraId="2C65063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0.023778</w:t>
            </w:r>
          </w:p>
        </w:tc>
        <w:tc>
          <w:tcPr>
            <w:tcW w:w="1269" w:type="dxa"/>
            <w:noWrap/>
            <w:hideMark/>
          </w:tcPr>
          <w:p w14:paraId="3AACB7B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0.022311</w:t>
            </w:r>
          </w:p>
        </w:tc>
        <w:tc>
          <w:tcPr>
            <w:tcW w:w="1269" w:type="dxa"/>
            <w:noWrap/>
            <w:hideMark/>
          </w:tcPr>
          <w:p w14:paraId="0F10966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0.223112</w:t>
            </w:r>
          </w:p>
        </w:tc>
      </w:tr>
      <w:tr w:rsidR="00553A64" w:rsidRPr="008F7BB7" w14:paraId="26452ED7" w14:textId="77777777" w:rsidTr="00D73EAE">
        <w:trPr>
          <w:trHeight w:val="285"/>
        </w:trPr>
        <w:tc>
          <w:tcPr>
            <w:tcW w:w="1031" w:type="dxa"/>
            <w:noWrap/>
            <w:hideMark/>
          </w:tcPr>
          <w:p w14:paraId="0B48DCE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28</w:t>
            </w:r>
          </w:p>
        </w:tc>
        <w:tc>
          <w:tcPr>
            <w:tcW w:w="3639" w:type="dxa"/>
            <w:noWrap/>
            <w:hideMark/>
          </w:tcPr>
          <w:p w14:paraId="054F8E0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Brunei Darussalam</w:t>
            </w:r>
          </w:p>
        </w:tc>
        <w:tc>
          <w:tcPr>
            <w:tcW w:w="1269" w:type="dxa"/>
            <w:noWrap/>
            <w:hideMark/>
          </w:tcPr>
          <w:p w14:paraId="5808123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0.708043</w:t>
            </w:r>
          </w:p>
        </w:tc>
        <w:tc>
          <w:tcPr>
            <w:tcW w:w="1269" w:type="dxa"/>
            <w:noWrap/>
            <w:hideMark/>
          </w:tcPr>
          <w:p w14:paraId="48AF648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0.708324</w:t>
            </w:r>
          </w:p>
        </w:tc>
        <w:tc>
          <w:tcPr>
            <w:tcW w:w="1269" w:type="dxa"/>
            <w:noWrap/>
            <w:hideMark/>
          </w:tcPr>
          <w:p w14:paraId="0BB070C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0.708184</w:t>
            </w:r>
          </w:p>
        </w:tc>
        <w:tc>
          <w:tcPr>
            <w:tcW w:w="1269" w:type="dxa"/>
            <w:noWrap/>
            <w:hideMark/>
          </w:tcPr>
          <w:p w14:paraId="0AE24A3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7.081835</w:t>
            </w:r>
          </w:p>
        </w:tc>
      </w:tr>
      <w:tr w:rsidR="00553A64" w:rsidRPr="008F7BB7" w14:paraId="53E498F2" w14:textId="77777777" w:rsidTr="00D73EAE">
        <w:trPr>
          <w:trHeight w:val="285"/>
        </w:trPr>
        <w:tc>
          <w:tcPr>
            <w:tcW w:w="1031" w:type="dxa"/>
            <w:noWrap/>
            <w:hideMark/>
          </w:tcPr>
          <w:p w14:paraId="4722BD4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29</w:t>
            </w:r>
          </w:p>
        </w:tc>
        <w:tc>
          <w:tcPr>
            <w:tcW w:w="3639" w:type="dxa"/>
            <w:noWrap/>
            <w:hideMark/>
          </w:tcPr>
          <w:p w14:paraId="1AC532F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Bulgaria</w:t>
            </w:r>
          </w:p>
        </w:tc>
        <w:tc>
          <w:tcPr>
            <w:tcW w:w="1269" w:type="dxa"/>
            <w:noWrap/>
            <w:hideMark/>
          </w:tcPr>
          <w:p w14:paraId="1A40776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0.754271</w:t>
            </w:r>
          </w:p>
        </w:tc>
        <w:tc>
          <w:tcPr>
            <w:tcW w:w="1269" w:type="dxa"/>
            <w:noWrap/>
            <w:hideMark/>
          </w:tcPr>
          <w:p w14:paraId="3631B68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0.754453</w:t>
            </w:r>
          </w:p>
        </w:tc>
        <w:tc>
          <w:tcPr>
            <w:tcW w:w="1269" w:type="dxa"/>
            <w:noWrap/>
            <w:hideMark/>
          </w:tcPr>
          <w:p w14:paraId="2C3472D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0.754362</w:t>
            </w:r>
          </w:p>
        </w:tc>
        <w:tc>
          <w:tcPr>
            <w:tcW w:w="1269" w:type="dxa"/>
            <w:noWrap/>
            <w:hideMark/>
          </w:tcPr>
          <w:p w14:paraId="7327AB5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7.54362</w:t>
            </w:r>
          </w:p>
        </w:tc>
      </w:tr>
      <w:tr w:rsidR="00553A64" w:rsidRPr="008F7BB7" w14:paraId="07583B30" w14:textId="77777777" w:rsidTr="00D73EAE">
        <w:trPr>
          <w:trHeight w:val="285"/>
        </w:trPr>
        <w:tc>
          <w:tcPr>
            <w:tcW w:w="1031" w:type="dxa"/>
            <w:noWrap/>
            <w:hideMark/>
          </w:tcPr>
          <w:p w14:paraId="03CC574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30</w:t>
            </w:r>
          </w:p>
        </w:tc>
        <w:tc>
          <w:tcPr>
            <w:tcW w:w="3639" w:type="dxa"/>
            <w:noWrap/>
            <w:hideMark/>
          </w:tcPr>
          <w:p w14:paraId="513C1C3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Burkina Faso</w:t>
            </w:r>
          </w:p>
        </w:tc>
        <w:tc>
          <w:tcPr>
            <w:tcW w:w="1269" w:type="dxa"/>
            <w:noWrap/>
            <w:hideMark/>
          </w:tcPr>
          <w:p w14:paraId="0A12A43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0.827108</w:t>
            </w:r>
          </w:p>
        </w:tc>
        <w:tc>
          <w:tcPr>
            <w:tcW w:w="1269" w:type="dxa"/>
            <w:noWrap/>
            <w:hideMark/>
          </w:tcPr>
          <w:p w14:paraId="0832F46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0.827331</w:t>
            </w:r>
          </w:p>
        </w:tc>
        <w:tc>
          <w:tcPr>
            <w:tcW w:w="1269" w:type="dxa"/>
            <w:noWrap/>
            <w:hideMark/>
          </w:tcPr>
          <w:p w14:paraId="25D7CBA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0.82722</w:t>
            </w:r>
          </w:p>
        </w:tc>
        <w:tc>
          <w:tcPr>
            <w:tcW w:w="1269" w:type="dxa"/>
            <w:noWrap/>
            <w:hideMark/>
          </w:tcPr>
          <w:p w14:paraId="62AC4EC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8.272195</w:t>
            </w:r>
          </w:p>
        </w:tc>
      </w:tr>
      <w:tr w:rsidR="00553A64" w:rsidRPr="008F7BB7" w14:paraId="569000EB" w14:textId="77777777" w:rsidTr="00D73EAE">
        <w:trPr>
          <w:trHeight w:val="285"/>
        </w:trPr>
        <w:tc>
          <w:tcPr>
            <w:tcW w:w="1031" w:type="dxa"/>
            <w:noWrap/>
            <w:hideMark/>
          </w:tcPr>
          <w:p w14:paraId="5EE347B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31</w:t>
            </w:r>
          </w:p>
        </w:tc>
        <w:tc>
          <w:tcPr>
            <w:tcW w:w="3639" w:type="dxa"/>
            <w:noWrap/>
            <w:hideMark/>
          </w:tcPr>
          <w:p w14:paraId="50427EC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Burundi</w:t>
            </w:r>
          </w:p>
        </w:tc>
        <w:tc>
          <w:tcPr>
            <w:tcW w:w="1269" w:type="dxa"/>
            <w:noWrap/>
            <w:hideMark/>
          </w:tcPr>
          <w:p w14:paraId="2205C56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0.16546</w:t>
            </w:r>
          </w:p>
        </w:tc>
        <w:tc>
          <w:tcPr>
            <w:tcW w:w="1269" w:type="dxa"/>
            <w:noWrap/>
            <w:hideMark/>
          </w:tcPr>
          <w:p w14:paraId="52739E1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0.166123</w:t>
            </w:r>
          </w:p>
        </w:tc>
        <w:tc>
          <w:tcPr>
            <w:tcW w:w="1269" w:type="dxa"/>
            <w:noWrap/>
            <w:hideMark/>
          </w:tcPr>
          <w:p w14:paraId="3885D59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0.165792</w:t>
            </w:r>
          </w:p>
        </w:tc>
        <w:tc>
          <w:tcPr>
            <w:tcW w:w="1269" w:type="dxa"/>
            <w:noWrap/>
            <w:hideMark/>
          </w:tcPr>
          <w:p w14:paraId="015FE2E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1.657916</w:t>
            </w:r>
          </w:p>
        </w:tc>
      </w:tr>
      <w:tr w:rsidR="00553A64" w:rsidRPr="008F7BB7" w14:paraId="0A292005" w14:textId="77777777" w:rsidTr="00D73EAE">
        <w:trPr>
          <w:trHeight w:val="285"/>
        </w:trPr>
        <w:tc>
          <w:tcPr>
            <w:tcW w:w="1031" w:type="dxa"/>
            <w:noWrap/>
            <w:hideMark/>
          </w:tcPr>
          <w:p w14:paraId="6D802B2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32</w:t>
            </w:r>
          </w:p>
        </w:tc>
        <w:tc>
          <w:tcPr>
            <w:tcW w:w="3639" w:type="dxa"/>
            <w:noWrap/>
            <w:hideMark/>
          </w:tcPr>
          <w:p w14:paraId="6903B50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Cabo Verde</w:t>
            </w:r>
          </w:p>
        </w:tc>
        <w:tc>
          <w:tcPr>
            <w:tcW w:w="1269" w:type="dxa"/>
            <w:noWrap/>
            <w:hideMark/>
          </w:tcPr>
          <w:p w14:paraId="4E43D8B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0.27301</w:t>
            </w:r>
          </w:p>
        </w:tc>
        <w:tc>
          <w:tcPr>
            <w:tcW w:w="1269" w:type="dxa"/>
            <w:noWrap/>
            <w:hideMark/>
          </w:tcPr>
          <w:p w14:paraId="1BDE50F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0.273702</w:t>
            </w:r>
          </w:p>
        </w:tc>
        <w:tc>
          <w:tcPr>
            <w:tcW w:w="1269" w:type="dxa"/>
            <w:noWrap/>
            <w:hideMark/>
          </w:tcPr>
          <w:p w14:paraId="3AD4845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0.273356</w:t>
            </w:r>
          </w:p>
        </w:tc>
        <w:tc>
          <w:tcPr>
            <w:tcW w:w="1269" w:type="dxa"/>
            <w:noWrap/>
            <w:hideMark/>
          </w:tcPr>
          <w:p w14:paraId="05E7014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2.733558</w:t>
            </w:r>
          </w:p>
        </w:tc>
      </w:tr>
      <w:tr w:rsidR="00553A64" w:rsidRPr="008F7BB7" w14:paraId="1075997E" w14:textId="77777777" w:rsidTr="00D73EAE">
        <w:trPr>
          <w:trHeight w:val="285"/>
        </w:trPr>
        <w:tc>
          <w:tcPr>
            <w:tcW w:w="1031" w:type="dxa"/>
            <w:noWrap/>
            <w:hideMark/>
          </w:tcPr>
          <w:p w14:paraId="66BE12C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33</w:t>
            </w:r>
          </w:p>
        </w:tc>
        <w:tc>
          <w:tcPr>
            <w:tcW w:w="3639" w:type="dxa"/>
            <w:noWrap/>
            <w:hideMark/>
          </w:tcPr>
          <w:p w14:paraId="24E2D6D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Cambodia</w:t>
            </w:r>
          </w:p>
        </w:tc>
        <w:tc>
          <w:tcPr>
            <w:tcW w:w="1269" w:type="dxa"/>
            <w:noWrap/>
            <w:hideMark/>
          </w:tcPr>
          <w:p w14:paraId="2D582C8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2AB102A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63BF585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3EAD111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6E608E3C" w14:textId="77777777" w:rsidTr="00D73EAE">
        <w:trPr>
          <w:trHeight w:val="285"/>
        </w:trPr>
        <w:tc>
          <w:tcPr>
            <w:tcW w:w="1031" w:type="dxa"/>
            <w:noWrap/>
            <w:hideMark/>
          </w:tcPr>
          <w:p w14:paraId="0A8E2D1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34</w:t>
            </w:r>
          </w:p>
        </w:tc>
        <w:tc>
          <w:tcPr>
            <w:tcW w:w="3639" w:type="dxa"/>
            <w:noWrap/>
            <w:hideMark/>
          </w:tcPr>
          <w:p w14:paraId="0B64E60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Cameroon</w:t>
            </w:r>
          </w:p>
        </w:tc>
        <w:tc>
          <w:tcPr>
            <w:tcW w:w="1269" w:type="dxa"/>
            <w:noWrap/>
            <w:hideMark/>
          </w:tcPr>
          <w:p w14:paraId="38D8B0F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0.551765</w:t>
            </w:r>
          </w:p>
        </w:tc>
        <w:tc>
          <w:tcPr>
            <w:tcW w:w="1269" w:type="dxa"/>
            <w:noWrap/>
            <w:hideMark/>
          </w:tcPr>
          <w:p w14:paraId="6C09F68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0.552036</w:t>
            </w:r>
          </w:p>
        </w:tc>
        <w:tc>
          <w:tcPr>
            <w:tcW w:w="1269" w:type="dxa"/>
            <w:noWrap/>
            <w:hideMark/>
          </w:tcPr>
          <w:p w14:paraId="554484F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0.551901</w:t>
            </w:r>
          </w:p>
        </w:tc>
        <w:tc>
          <w:tcPr>
            <w:tcW w:w="1269" w:type="dxa"/>
            <w:noWrap/>
            <w:hideMark/>
          </w:tcPr>
          <w:p w14:paraId="40AE00C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5.519009</w:t>
            </w:r>
          </w:p>
        </w:tc>
      </w:tr>
      <w:tr w:rsidR="00553A64" w:rsidRPr="008F7BB7" w14:paraId="0AF49440" w14:textId="77777777" w:rsidTr="00D73EAE">
        <w:trPr>
          <w:trHeight w:val="285"/>
        </w:trPr>
        <w:tc>
          <w:tcPr>
            <w:tcW w:w="1031" w:type="dxa"/>
            <w:noWrap/>
            <w:hideMark/>
          </w:tcPr>
          <w:p w14:paraId="093D79A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35</w:t>
            </w:r>
          </w:p>
        </w:tc>
        <w:tc>
          <w:tcPr>
            <w:tcW w:w="3639" w:type="dxa"/>
            <w:noWrap/>
            <w:hideMark/>
          </w:tcPr>
          <w:p w14:paraId="166FC34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Canada</w:t>
            </w:r>
          </w:p>
        </w:tc>
        <w:tc>
          <w:tcPr>
            <w:tcW w:w="1269" w:type="dxa"/>
            <w:noWrap/>
            <w:hideMark/>
          </w:tcPr>
          <w:p w14:paraId="58A3073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0.280186</w:t>
            </w:r>
          </w:p>
        </w:tc>
        <w:tc>
          <w:tcPr>
            <w:tcW w:w="1269" w:type="dxa"/>
            <w:noWrap/>
            <w:hideMark/>
          </w:tcPr>
          <w:p w14:paraId="0159421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0.280452</w:t>
            </w:r>
          </w:p>
        </w:tc>
        <w:tc>
          <w:tcPr>
            <w:tcW w:w="1269" w:type="dxa"/>
            <w:noWrap/>
            <w:hideMark/>
          </w:tcPr>
          <w:p w14:paraId="584A510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0.280319</w:t>
            </w:r>
          </w:p>
        </w:tc>
        <w:tc>
          <w:tcPr>
            <w:tcW w:w="1269" w:type="dxa"/>
            <w:noWrap/>
            <w:hideMark/>
          </w:tcPr>
          <w:p w14:paraId="3612D14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2.803188</w:t>
            </w:r>
          </w:p>
        </w:tc>
      </w:tr>
      <w:tr w:rsidR="00553A64" w:rsidRPr="008F7BB7" w14:paraId="4006ED43" w14:textId="77777777" w:rsidTr="00D73EAE">
        <w:trPr>
          <w:trHeight w:val="285"/>
        </w:trPr>
        <w:tc>
          <w:tcPr>
            <w:tcW w:w="1031" w:type="dxa"/>
            <w:noWrap/>
            <w:hideMark/>
          </w:tcPr>
          <w:p w14:paraId="63E818D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36</w:t>
            </w:r>
          </w:p>
        </w:tc>
        <w:tc>
          <w:tcPr>
            <w:tcW w:w="3639" w:type="dxa"/>
            <w:noWrap/>
            <w:hideMark/>
          </w:tcPr>
          <w:p w14:paraId="5A0DD5C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Caribbean Netherlands</w:t>
            </w:r>
          </w:p>
        </w:tc>
        <w:tc>
          <w:tcPr>
            <w:tcW w:w="1269" w:type="dxa"/>
            <w:noWrap/>
            <w:hideMark/>
          </w:tcPr>
          <w:p w14:paraId="5FCF462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0.08349</w:t>
            </w:r>
          </w:p>
        </w:tc>
        <w:tc>
          <w:tcPr>
            <w:tcW w:w="1269" w:type="dxa"/>
            <w:noWrap/>
            <w:hideMark/>
          </w:tcPr>
          <w:p w14:paraId="2DC3209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0.084377</w:t>
            </w:r>
          </w:p>
        </w:tc>
        <w:tc>
          <w:tcPr>
            <w:tcW w:w="1269" w:type="dxa"/>
            <w:noWrap/>
            <w:hideMark/>
          </w:tcPr>
          <w:p w14:paraId="31C6BD5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0.083933</w:t>
            </w:r>
          </w:p>
        </w:tc>
        <w:tc>
          <w:tcPr>
            <w:tcW w:w="1269" w:type="dxa"/>
            <w:noWrap/>
            <w:hideMark/>
          </w:tcPr>
          <w:p w14:paraId="305B779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0.839333</w:t>
            </w:r>
          </w:p>
        </w:tc>
      </w:tr>
      <w:tr w:rsidR="00553A64" w:rsidRPr="008F7BB7" w14:paraId="01DAF9A8" w14:textId="77777777" w:rsidTr="00D73EAE">
        <w:trPr>
          <w:trHeight w:val="285"/>
        </w:trPr>
        <w:tc>
          <w:tcPr>
            <w:tcW w:w="1031" w:type="dxa"/>
            <w:noWrap/>
            <w:hideMark/>
          </w:tcPr>
          <w:p w14:paraId="64C8F94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37</w:t>
            </w:r>
          </w:p>
        </w:tc>
        <w:tc>
          <w:tcPr>
            <w:tcW w:w="3639" w:type="dxa"/>
            <w:noWrap/>
            <w:hideMark/>
          </w:tcPr>
          <w:p w14:paraId="0D10261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Cayman Islands</w:t>
            </w:r>
          </w:p>
        </w:tc>
        <w:tc>
          <w:tcPr>
            <w:tcW w:w="1269" w:type="dxa"/>
            <w:noWrap/>
            <w:hideMark/>
          </w:tcPr>
          <w:p w14:paraId="3F92C9A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0.467619</w:t>
            </w:r>
          </w:p>
        </w:tc>
        <w:tc>
          <w:tcPr>
            <w:tcW w:w="1269" w:type="dxa"/>
            <w:noWrap/>
            <w:hideMark/>
          </w:tcPr>
          <w:p w14:paraId="7D4FD2F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0.468076</w:t>
            </w:r>
          </w:p>
        </w:tc>
        <w:tc>
          <w:tcPr>
            <w:tcW w:w="1269" w:type="dxa"/>
            <w:noWrap/>
            <w:hideMark/>
          </w:tcPr>
          <w:p w14:paraId="7A5CC41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0.467848</w:t>
            </w:r>
          </w:p>
        </w:tc>
        <w:tc>
          <w:tcPr>
            <w:tcW w:w="1269" w:type="dxa"/>
            <w:noWrap/>
            <w:hideMark/>
          </w:tcPr>
          <w:p w14:paraId="53DA898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4.678476</w:t>
            </w:r>
          </w:p>
        </w:tc>
      </w:tr>
      <w:tr w:rsidR="00553A64" w:rsidRPr="008F7BB7" w14:paraId="638C32DD" w14:textId="77777777" w:rsidTr="00D73EAE">
        <w:trPr>
          <w:trHeight w:val="285"/>
        </w:trPr>
        <w:tc>
          <w:tcPr>
            <w:tcW w:w="1031" w:type="dxa"/>
            <w:noWrap/>
            <w:hideMark/>
          </w:tcPr>
          <w:p w14:paraId="48A84DF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38</w:t>
            </w:r>
          </w:p>
        </w:tc>
        <w:tc>
          <w:tcPr>
            <w:tcW w:w="3639" w:type="dxa"/>
            <w:noWrap/>
            <w:hideMark/>
          </w:tcPr>
          <w:p w14:paraId="7BC2DAF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Central African Republic</w:t>
            </w:r>
          </w:p>
        </w:tc>
        <w:tc>
          <w:tcPr>
            <w:tcW w:w="1269" w:type="dxa"/>
            <w:noWrap/>
            <w:hideMark/>
          </w:tcPr>
          <w:p w14:paraId="7D56F9F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0.243847</w:t>
            </w:r>
          </w:p>
        </w:tc>
        <w:tc>
          <w:tcPr>
            <w:tcW w:w="1269" w:type="dxa"/>
            <w:noWrap/>
            <w:hideMark/>
          </w:tcPr>
          <w:p w14:paraId="0CC14B0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0.244606</w:t>
            </w:r>
          </w:p>
        </w:tc>
        <w:tc>
          <w:tcPr>
            <w:tcW w:w="1269" w:type="dxa"/>
            <w:noWrap/>
            <w:hideMark/>
          </w:tcPr>
          <w:p w14:paraId="6E684FF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0.244227</w:t>
            </w:r>
          </w:p>
        </w:tc>
        <w:tc>
          <w:tcPr>
            <w:tcW w:w="1269" w:type="dxa"/>
            <w:noWrap/>
            <w:hideMark/>
          </w:tcPr>
          <w:p w14:paraId="32CFA8D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2.442265</w:t>
            </w:r>
          </w:p>
        </w:tc>
      </w:tr>
      <w:tr w:rsidR="00553A64" w:rsidRPr="008F7BB7" w14:paraId="0D2045B5" w14:textId="77777777" w:rsidTr="00D73EAE">
        <w:trPr>
          <w:trHeight w:val="285"/>
        </w:trPr>
        <w:tc>
          <w:tcPr>
            <w:tcW w:w="1031" w:type="dxa"/>
            <w:noWrap/>
            <w:hideMark/>
          </w:tcPr>
          <w:p w14:paraId="1488396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39</w:t>
            </w:r>
          </w:p>
        </w:tc>
        <w:tc>
          <w:tcPr>
            <w:tcW w:w="3639" w:type="dxa"/>
            <w:noWrap/>
            <w:hideMark/>
          </w:tcPr>
          <w:p w14:paraId="490FEF1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Chad</w:t>
            </w:r>
          </w:p>
        </w:tc>
        <w:tc>
          <w:tcPr>
            <w:tcW w:w="1269" w:type="dxa"/>
            <w:noWrap/>
            <w:hideMark/>
          </w:tcPr>
          <w:p w14:paraId="03539C0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0.327453</w:t>
            </w:r>
          </w:p>
        </w:tc>
        <w:tc>
          <w:tcPr>
            <w:tcW w:w="1269" w:type="dxa"/>
            <w:noWrap/>
            <w:hideMark/>
          </w:tcPr>
          <w:p w14:paraId="3994554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0.328069</w:t>
            </w:r>
          </w:p>
        </w:tc>
        <w:tc>
          <w:tcPr>
            <w:tcW w:w="1269" w:type="dxa"/>
            <w:noWrap/>
            <w:hideMark/>
          </w:tcPr>
          <w:p w14:paraId="0A98AE9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0.327761</w:t>
            </w:r>
          </w:p>
        </w:tc>
        <w:tc>
          <w:tcPr>
            <w:tcW w:w="1269" w:type="dxa"/>
            <w:noWrap/>
            <w:hideMark/>
          </w:tcPr>
          <w:p w14:paraId="1E6E6B8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3.277608</w:t>
            </w:r>
          </w:p>
        </w:tc>
      </w:tr>
      <w:tr w:rsidR="00553A64" w:rsidRPr="008F7BB7" w14:paraId="1BAF8D0D" w14:textId="77777777" w:rsidTr="00D73EAE">
        <w:trPr>
          <w:trHeight w:val="285"/>
        </w:trPr>
        <w:tc>
          <w:tcPr>
            <w:tcW w:w="1031" w:type="dxa"/>
            <w:noWrap/>
            <w:hideMark/>
          </w:tcPr>
          <w:p w14:paraId="2A1EE98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40</w:t>
            </w:r>
          </w:p>
        </w:tc>
        <w:tc>
          <w:tcPr>
            <w:tcW w:w="3639" w:type="dxa"/>
            <w:noWrap/>
            <w:hideMark/>
          </w:tcPr>
          <w:p w14:paraId="7EF293E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Channel Islands</w:t>
            </w:r>
          </w:p>
        </w:tc>
        <w:tc>
          <w:tcPr>
            <w:tcW w:w="1269" w:type="dxa"/>
            <w:noWrap/>
            <w:hideMark/>
          </w:tcPr>
          <w:p w14:paraId="3B21AC7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0.727884</w:t>
            </w:r>
          </w:p>
        </w:tc>
        <w:tc>
          <w:tcPr>
            <w:tcW w:w="1269" w:type="dxa"/>
            <w:noWrap/>
            <w:hideMark/>
          </w:tcPr>
          <w:p w14:paraId="15E1072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0.728152</w:t>
            </w:r>
          </w:p>
        </w:tc>
        <w:tc>
          <w:tcPr>
            <w:tcW w:w="1269" w:type="dxa"/>
            <w:noWrap/>
            <w:hideMark/>
          </w:tcPr>
          <w:p w14:paraId="74DC1B1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0.728018</w:t>
            </w:r>
          </w:p>
        </w:tc>
        <w:tc>
          <w:tcPr>
            <w:tcW w:w="1269" w:type="dxa"/>
            <w:noWrap/>
            <w:hideMark/>
          </w:tcPr>
          <w:p w14:paraId="3B0721F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7.280179</w:t>
            </w:r>
          </w:p>
        </w:tc>
      </w:tr>
      <w:tr w:rsidR="00553A64" w:rsidRPr="008F7BB7" w14:paraId="2B962837" w14:textId="77777777" w:rsidTr="00D73EAE">
        <w:trPr>
          <w:trHeight w:val="285"/>
        </w:trPr>
        <w:tc>
          <w:tcPr>
            <w:tcW w:w="1031" w:type="dxa"/>
            <w:noWrap/>
            <w:hideMark/>
          </w:tcPr>
          <w:p w14:paraId="38C2F0A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lastRenderedPageBreak/>
              <w:t>41</w:t>
            </w:r>
          </w:p>
        </w:tc>
        <w:tc>
          <w:tcPr>
            <w:tcW w:w="3639" w:type="dxa"/>
            <w:noWrap/>
            <w:hideMark/>
          </w:tcPr>
          <w:p w14:paraId="29973B1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Chile</w:t>
            </w:r>
          </w:p>
        </w:tc>
        <w:tc>
          <w:tcPr>
            <w:tcW w:w="1269" w:type="dxa"/>
            <w:noWrap/>
            <w:hideMark/>
          </w:tcPr>
          <w:p w14:paraId="29C1D37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0BD96ED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2F7E115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126AF06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67E50D78" w14:textId="77777777" w:rsidTr="00D73EAE">
        <w:trPr>
          <w:trHeight w:val="285"/>
        </w:trPr>
        <w:tc>
          <w:tcPr>
            <w:tcW w:w="1031" w:type="dxa"/>
            <w:noWrap/>
            <w:hideMark/>
          </w:tcPr>
          <w:p w14:paraId="3A919CA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42</w:t>
            </w:r>
          </w:p>
        </w:tc>
        <w:tc>
          <w:tcPr>
            <w:tcW w:w="3639" w:type="dxa"/>
            <w:noWrap/>
            <w:hideMark/>
          </w:tcPr>
          <w:p w14:paraId="7F34526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China</w:t>
            </w:r>
          </w:p>
        </w:tc>
        <w:tc>
          <w:tcPr>
            <w:tcW w:w="1269" w:type="dxa"/>
            <w:noWrap/>
            <w:hideMark/>
          </w:tcPr>
          <w:p w14:paraId="1549B35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0.557458</w:t>
            </w:r>
          </w:p>
        </w:tc>
        <w:tc>
          <w:tcPr>
            <w:tcW w:w="1269" w:type="dxa"/>
            <w:noWrap/>
            <w:hideMark/>
          </w:tcPr>
          <w:p w14:paraId="4772424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0.560685</w:t>
            </w:r>
          </w:p>
        </w:tc>
        <w:tc>
          <w:tcPr>
            <w:tcW w:w="1269" w:type="dxa"/>
            <w:noWrap/>
            <w:hideMark/>
          </w:tcPr>
          <w:p w14:paraId="0564D18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0.559071</w:t>
            </w:r>
          </w:p>
        </w:tc>
        <w:tc>
          <w:tcPr>
            <w:tcW w:w="1269" w:type="dxa"/>
            <w:noWrap/>
            <w:hideMark/>
          </w:tcPr>
          <w:p w14:paraId="07C6923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5.590712</w:t>
            </w:r>
          </w:p>
        </w:tc>
      </w:tr>
      <w:tr w:rsidR="00553A64" w:rsidRPr="008F7BB7" w14:paraId="74AD04A9" w14:textId="77777777" w:rsidTr="00D73EAE">
        <w:trPr>
          <w:trHeight w:val="285"/>
        </w:trPr>
        <w:tc>
          <w:tcPr>
            <w:tcW w:w="1031" w:type="dxa"/>
            <w:noWrap/>
            <w:hideMark/>
          </w:tcPr>
          <w:p w14:paraId="5942903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43</w:t>
            </w:r>
          </w:p>
        </w:tc>
        <w:tc>
          <w:tcPr>
            <w:tcW w:w="3639" w:type="dxa"/>
            <w:noWrap/>
            <w:hideMark/>
          </w:tcPr>
          <w:p w14:paraId="69A406E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China Hong Kong Sar</w:t>
            </w:r>
          </w:p>
        </w:tc>
        <w:tc>
          <w:tcPr>
            <w:tcW w:w="1269" w:type="dxa"/>
            <w:noWrap/>
            <w:hideMark/>
          </w:tcPr>
          <w:p w14:paraId="54A9426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0.092429</w:t>
            </w:r>
          </w:p>
        </w:tc>
        <w:tc>
          <w:tcPr>
            <w:tcW w:w="1269" w:type="dxa"/>
            <w:noWrap/>
            <w:hideMark/>
          </w:tcPr>
          <w:p w14:paraId="7C6540A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0.092584</w:t>
            </w:r>
          </w:p>
        </w:tc>
        <w:tc>
          <w:tcPr>
            <w:tcW w:w="1269" w:type="dxa"/>
            <w:noWrap/>
            <w:hideMark/>
          </w:tcPr>
          <w:p w14:paraId="536D712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0.092507</w:t>
            </w:r>
          </w:p>
        </w:tc>
        <w:tc>
          <w:tcPr>
            <w:tcW w:w="1269" w:type="dxa"/>
            <w:noWrap/>
            <w:hideMark/>
          </w:tcPr>
          <w:p w14:paraId="289B9B9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0.925067</w:t>
            </w:r>
          </w:p>
        </w:tc>
      </w:tr>
      <w:tr w:rsidR="00553A64" w:rsidRPr="008F7BB7" w14:paraId="22F74424" w14:textId="77777777" w:rsidTr="00D73EAE">
        <w:trPr>
          <w:trHeight w:val="285"/>
        </w:trPr>
        <w:tc>
          <w:tcPr>
            <w:tcW w:w="1031" w:type="dxa"/>
            <w:noWrap/>
            <w:hideMark/>
          </w:tcPr>
          <w:p w14:paraId="2C98BD8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44</w:t>
            </w:r>
          </w:p>
        </w:tc>
        <w:tc>
          <w:tcPr>
            <w:tcW w:w="3639" w:type="dxa"/>
            <w:noWrap/>
            <w:hideMark/>
          </w:tcPr>
          <w:p w14:paraId="7AACDBA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China Macao Sar</w:t>
            </w:r>
          </w:p>
        </w:tc>
        <w:tc>
          <w:tcPr>
            <w:tcW w:w="1269" w:type="dxa"/>
            <w:noWrap/>
            <w:hideMark/>
          </w:tcPr>
          <w:p w14:paraId="5473AB8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3.58E-09</w:t>
            </w:r>
          </w:p>
        </w:tc>
        <w:tc>
          <w:tcPr>
            <w:tcW w:w="1269" w:type="dxa"/>
            <w:noWrap/>
            <w:hideMark/>
          </w:tcPr>
          <w:p w14:paraId="7488184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5.00E-09</w:t>
            </w:r>
          </w:p>
        </w:tc>
        <w:tc>
          <w:tcPr>
            <w:tcW w:w="1269" w:type="dxa"/>
            <w:noWrap/>
            <w:hideMark/>
          </w:tcPr>
          <w:p w14:paraId="2419665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4.29E-09</w:t>
            </w:r>
          </w:p>
        </w:tc>
        <w:tc>
          <w:tcPr>
            <w:tcW w:w="1269" w:type="dxa"/>
            <w:noWrap/>
            <w:hideMark/>
          </w:tcPr>
          <w:p w14:paraId="7D78EB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4.29E-08</w:t>
            </w:r>
          </w:p>
        </w:tc>
      </w:tr>
      <w:tr w:rsidR="00553A64" w:rsidRPr="008F7BB7" w14:paraId="0F87A06E" w14:textId="77777777" w:rsidTr="00D73EAE">
        <w:trPr>
          <w:trHeight w:val="285"/>
        </w:trPr>
        <w:tc>
          <w:tcPr>
            <w:tcW w:w="1031" w:type="dxa"/>
            <w:noWrap/>
            <w:hideMark/>
          </w:tcPr>
          <w:p w14:paraId="02FDD45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45</w:t>
            </w:r>
          </w:p>
        </w:tc>
        <w:tc>
          <w:tcPr>
            <w:tcW w:w="3639" w:type="dxa"/>
            <w:noWrap/>
            <w:hideMark/>
          </w:tcPr>
          <w:p w14:paraId="5EC827C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Colombia</w:t>
            </w:r>
          </w:p>
        </w:tc>
        <w:tc>
          <w:tcPr>
            <w:tcW w:w="1269" w:type="dxa"/>
            <w:noWrap/>
            <w:hideMark/>
          </w:tcPr>
          <w:p w14:paraId="3FAC02F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44FBD67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0C5F674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430AC72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9.999998</w:t>
            </w:r>
          </w:p>
        </w:tc>
      </w:tr>
      <w:tr w:rsidR="00553A64" w:rsidRPr="008F7BB7" w14:paraId="1AEF1610" w14:textId="77777777" w:rsidTr="00D73EAE">
        <w:trPr>
          <w:trHeight w:val="285"/>
        </w:trPr>
        <w:tc>
          <w:tcPr>
            <w:tcW w:w="1031" w:type="dxa"/>
            <w:noWrap/>
            <w:hideMark/>
          </w:tcPr>
          <w:p w14:paraId="61224D5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46</w:t>
            </w:r>
          </w:p>
        </w:tc>
        <w:tc>
          <w:tcPr>
            <w:tcW w:w="3639" w:type="dxa"/>
            <w:noWrap/>
            <w:hideMark/>
          </w:tcPr>
          <w:p w14:paraId="7BFDD0F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Comoros</w:t>
            </w:r>
          </w:p>
        </w:tc>
        <w:tc>
          <w:tcPr>
            <w:tcW w:w="1269" w:type="dxa"/>
            <w:noWrap/>
            <w:hideMark/>
          </w:tcPr>
          <w:p w14:paraId="534706D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0.566056</w:t>
            </w:r>
          </w:p>
        </w:tc>
        <w:tc>
          <w:tcPr>
            <w:tcW w:w="1269" w:type="dxa"/>
            <w:noWrap/>
            <w:hideMark/>
          </w:tcPr>
          <w:p w14:paraId="66DF832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0.566416</w:t>
            </w:r>
          </w:p>
        </w:tc>
        <w:tc>
          <w:tcPr>
            <w:tcW w:w="1269" w:type="dxa"/>
            <w:noWrap/>
            <w:hideMark/>
          </w:tcPr>
          <w:p w14:paraId="27B88AA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0.566236</w:t>
            </w:r>
          </w:p>
        </w:tc>
        <w:tc>
          <w:tcPr>
            <w:tcW w:w="1269" w:type="dxa"/>
            <w:noWrap/>
            <w:hideMark/>
          </w:tcPr>
          <w:p w14:paraId="6DACD83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5.662361</w:t>
            </w:r>
          </w:p>
        </w:tc>
      </w:tr>
      <w:tr w:rsidR="00553A64" w:rsidRPr="008F7BB7" w14:paraId="07A19FE7" w14:textId="77777777" w:rsidTr="00D73EAE">
        <w:trPr>
          <w:trHeight w:val="285"/>
        </w:trPr>
        <w:tc>
          <w:tcPr>
            <w:tcW w:w="1031" w:type="dxa"/>
            <w:noWrap/>
            <w:hideMark/>
          </w:tcPr>
          <w:p w14:paraId="612E2F4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47</w:t>
            </w:r>
          </w:p>
        </w:tc>
        <w:tc>
          <w:tcPr>
            <w:tcW w:w="3639" w:type="dxa"/>
            <w:noWrap/>
            <w:hideMark/>
          </w:tcPr>
          <w:p w14:paraId="43D81A2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Congo</w:t>
            </w:r>
          </w:p>
        </w:tc>
        <w:tc>
          <w:tcPr>
            <w:tcW w:w="1269" w:type="dxa"/>
            <w:noWrap/>
            <w:hideMark/>
          </w:tcPr>
          <w:p w14:paraId="5470D4F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0.500175</w:t>
            </w:r>
          </w:p>
        </w:tc>
        <w:tc>
          <w:tcPr>
            <w:tcW w:w="1269" w:type="dxa"/>
            <w:noWrap/>
            <w:hideMark/>
          </w:tcPr>
          <w:p w14:paraId="07A7C0E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0.500602</w:t>
            </w:r>
          </w:p>
        </w:tc>
        <w:tc>
          <w:tcPr>
            <w:tcW w:w="1269" w:type="dxa"/>
            <w:noWrap/>
            <w:hideMark/>
          </w:tcPr>
          <w:p w14:paraId="49A14E3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0.500389</w:t>
            </w:r>
          </w:p>
        </w:tc>
        <w:tc>
          <w:tcPr>
            <w:tcW w:w="1269" w:type="dxa"/>
            <w:noWrap/>
            <w:hideMark/>
          </w:tcPr>
          <w:p w14:paraId="4C417E9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5.003887</w:t>
            </w:r>
          </w:p>
        </w:tc>
      </w:tr>
      <w:tr w:rsidR="00553A64" w:rsidRPr="008F7BB7" w14:paraId="3467756F" w14:textId="77777777" w:rsidTr="00D73EAE">
        <w:trPr>
          <w:trHeight w:val="285"/>
        </w:trPr>
        <w:tc>
          <w:tcPr>
            <w:tcW w:w="1031" w:type="dxa"/>
            <w:noWrap/>
            <w:hideMark/>
          </w:tcPr>
          <w:p w14:paraId="5E8013D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48</w:t>
            </w:r>
          </w:p>
        </w:tc>
        <w:tc>
          <w:tcPr>
            <w:tcW w:w="3639" w:type="dxa"/>
            <w:noWrap/>
            <w:hideMark/>
          </w:tcPr>
          <w:p w14:paraId="7287194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Costa Rica</w:t>
            </w:r>
          </w:p>
        </w:tc>
        <w:tc>
          <w:tcPr>
            <w:tcW w:w="1269" w:type="dxa"/>
            <w:noWrap/>
            <w:hideMark/>
          </w:tcPr>
          <w:p w14:paraId="43E13BF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0.8291</w:t>
            </w:r>
          </w:p>
        </w:tc>
        <w:tc>
          <w:tcPr>
            <w:tcW w:w="1269" w:type="dxa"/>
            <w:noWrap/>
            <w:hideMark/>
          </w:tcPr>
          <w:p w14:paraId="32C5584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0.829319</w:t>
            </w:r>
          </w:p>
        </w:tc>
        <w:tc>
          <w:tcPr>
            <w:tcW w:w="1269" w:type="dxa"/>
            <w:noWrap/>
            <w:hideMark/>
          </w:tcPr>
          <w:p w14:paraId="57D9745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0.829209</w:t>
            </w:r>
          </w:p>
        </w:tc>
        <w:tc>
          <w:tcPr>
            <w:tcW w:w="1269" w:type="dxa"/>
            <w:noWrap/>
            <w:hideMark/>
          </w:tcPr>
          <w:p w14:paraId="4C5001F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8.292094</w:t>
            </w:r>
          </w:p>
        </w:tc>
      </w:tr>
      <w:tr w:rsidR="00553A64" w:rsidRPr="008F7BB7" w14:paraId="6928F9E2" w14:textId="77777777" w:rsidTr="00D73EAE">
        <w:trPr>
          <w:trHeight w:val="285"/>
        </w:trPr>
        <w:tc>
          <w:tcPr>
            <w:tcW w:w="1031" w:type="dxa"/>
            <w:noWrap/>
            <w:hideMark/>
          </w:tcPr>
          <w:p w14:paraId="0010F8F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49</w:t>
            </w:r>
          </w:p>
        </w:tc>
        <w:tc>
          <w:tcPr>
            <w:tcW w:w="3639" w:type="dxa"/>
            <w:noWrap/>
            <w:hideMark/>
          </w:tcPr>
          <w:p w14:paraId="262C0D2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Cote D Ivoire</w:t>
            </w:r>
          </w:p>
        </w:tc>
        <w:tc>
          <w:tcPr>
            <w:tcW w:w="1269" w:type="dxa"/>
            <w:noWrap/>
            <w:hideMark/>
          </w:tcPr>
          <w:p w14:paraId="03022AF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0.785472</w:t>
            </w:r>
          </w:p>
        </w:tc>
        <w:tc>
          <w:tcPr>
            <w:tcW w:w="1269" w:type="dxa"/>
            <w:noWrap/>
            <w:hideMark/>
          </w:tcPr>
          <w:p w14:paraId="05377FB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0.78571</w:t>
            </w:r>
          </w:p>
        </w:tc>
        <w:tc>
          <w:tcPr>
            <w:tcW w:w="1269" w:type="dxa"/>
            <w:noWrap/>
            <w:hideMark/>
          </w:tcPr>
          <w:p w14:paraId="3D2AEFC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0.785591</w:t>
            </w:r>
          </w:p>
        </w:tc>
        <w:tc>
          <w:tcPr>
            <w:tcW w:w="1269" w:type="dxa"/>
            <w:noWrap/>
            <w:hideMark/>
          </w:tcPr>
          <w:p w14:paraId="333DE93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7.855913</w:t>
            </w:r>
          </w:p>
        </w:tc>
      </w:tr>
      <w:tr w:rsidR="00553A64" w:rsidRPr="008F7BB7" w14:paraId="0E73FCF7" w14:textId="77777777" w:rsidTr="00D73EAE">
        <w:trPr>
          <w:trHeight w:val="285"/>
        </w:trPr>
        <w:tc>
          <w:tcPr>
            <w:tcW w:w="1031" w:type="dxa"/>
            <w:noWrap/>
            <w:hideMark/>
          </w:tcPr>
          <w:p w14:paraId="64074C8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50</w:t>
            </w:r>
          </w:p>
        </w:tc>
        <w:tc>
          <w:tcPr>
            <w:tcW w:w="3639" w:type="dxa"/>
            <w:noWrap/>
            <w:hideMark/>
          </w:tcPr>
          <w:p w14:paraId="0710F4A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Croatia</w:t>
            </w:r>
          </w:p>
        </w:tc>
        <w:tc>
          <w:tcPr>
            <w:tcW w:w="1269" w:type="dxa"/>
            <w:noWrap/>
            <w:hideMark/>
          </w:tcPr>
          <w:p w14:paraId="308650F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0.639273</w:t>
            </w:r>
          </w:p>
        </w:tc>
        <w:tc>
          <w:tcPr>
            <w:tcW w:w="1269" w:type="dxa"/>
            <w:noWrap/>
            <w:hideMark/>
          </w:tcPr>
          <w:p w14:paraId="2BDC99E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0.639588</w:t>
            </w:r>
          </w:p>
        </w:tc>
        <w:tc>
          <w:tcPr>
            <w:tcW w:w="1269" w:type="dxa"/>
            <w:noWrap/>
            <w:hideMark/>
          </w:tcPr>
          <w:p w14:paraId="4907FC2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0.63943</w:t>
            </w:r>
          </w:p>
        </w:tc>
        <w:tc>
          <w:tcPr>
            <w:tcW w:w="1269" w:type="dxa"/>
            <w:noWrap/>
            <w:hideMark/>
          </w:tcPr>
          <w:p w14:paraId="5261D6A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6.394304</w:t>
            </w:r>
          </w:p>
        </w:tc>
      </w:tr>
      <w:tr w:rsidR="00553A64" w:rsidRPr="008F7BB7" w14:paraId="7166F5DB" w14:textId="77777777" w:rsidTr="00D73EAE">
        <w:trPr>
          <w:trHeight w:val="285"/>
        </w:trPr>
        <w:tc>
          <w:tcPr>
            <w:tcW w:w="1031" w:type="dxa"/>
            <w:noWrap/>
            <w:hideMark/>
          </w:tcPr>
          <w:p w14:paraId="12BC49B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51</w:t>
            </w:r>
          </w:p>
        </w:tc>
        <w:tc>
          <w:tcPr>
            <w:tcW w:w="3639" w:type="dxa"/>
            <w:noWrap/>
            <w:hideMark/>
          </w:tcPr>
          <w:p w14:paraId="5C652EA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Cuba</w:t>
            </w:r>
          </w:p>
        </w:tc>
        <w:tc>
          <w:tcPr>
            <w:tcW w:w="1269" w:type="dxa"/>
            <w:noWrap/>
            <w:hideMark/>
          </w:tcPr>
          <w:p w14:paraId="30BC6EF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0.614379</w:t>
            </w:r>
          </w:p>
        </w:tc>
        <w:tc>
          <w:tcPr>
            <w:tcW w:w="1269" w:type="dxa"/>
            <w:noWrap/>
            <w:hideMark/>
          </w:tcPr>
          <w:p w14:paraId="47FA354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0.614572</w:t>
            </w:r>
          </w:p>
        </w:tc>
        <w:tc>
          <w:tcPr>
            <w:tcW w:w="1269" w:type="dxa"/>
            <w:noWrap/>
            <w:hideMark/>
          </w:tcPr>
          <w:p w14:paraId="64DAB11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0.614476</w:t>
            </w:r>
          </w:p>
        </w:tc>
        <w:tc>
          <w:tcPr>
            <w:tcW w:w="1269" w:type="dxa"/>
            <w:noWrap/>
            <w:hideMark/>
          </w:tcPr>
          <w:p w14:paraId="34C7D5E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6.144759</w:t>
            </w:r>
          </w:p>
        </w:tc>
      </w:tr>
      <w:tr w:rsidR="00553A64" w:rsidRPr="008F7BB7" w14:paraId="78924AA2" w14:textId="77777777" w:rsidTr="00D73EAE">
        <w:trPr>
          <w:trHeight w:val="285"/>
        </w:trPr>
        <w:tc>
          <w:tcPr>
            <w:tcW w:w="1031" w:type="dxa"/>
            <w:noWrap/>
            <w:hideMark/>
          </w:tcPr>
          <w:p w14:paraId="15F2D01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52</w:t>
            </w:r>
          </w:p>
        </w:tc>
        <w:tc>
          <w:tcPr>
            <w:tcW w:w="3639" w:type="dxa"/>
            <w:noWrap/>
            <w:hideMark/>
          </w:tcPr>
          <w:p w14:paraId="1F24D93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Curacao</w:t>
            </w:r>
          </w:p>
        </w:tc>
        <w:tc>
          <w:tcPr>
            <w:tcW w:w="1269" w:type="dxa"/>
            <w:noWrap/>
            <w:hideMark/>
          </w:tcPr>
          <w:p w14:paraId="63AEFAC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0.32073</w:t>
            </w:r>
          </w:p>
        </w:tc>
        <w:tc>
          <w:tcPr>
            <w:tcW w:w="1269" w:type="dxa"/>
            <w:noWrap/>
            <w:hideMark/>
          </w:tcPr>
          <w:p w14:paraId="4AD7D40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0.321357</w:t>
            </w:r>
          </w:p>
        </w:tc>
        <w:tc>
          <w:tcPr>
            <w:tcW w:w="1269" w:type="dxa"/>
            <w:noWrap/>
            <w:hideMark/>
          </w:tcPr>
          <w:p w14:paraId="54ECDBD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0.321043</w:t>
            </w:r>
          </w:p>
        </w:tc>
        <w:tc>
          <w:tcPr>
            <w:tcW w:w="1269" w:type="dxa"/>
            <w:noWrap/>
            <w:hideMark/>
          </w:tcPr>
          <w:p w14:paraId="1DB9B64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3.210432</w:t>
            </w:r>
          </w:p>
        </w:tc>
      </w:tr>
      <w:tr w:rsidR="00553A64" w:rsidRPr="008F7BB7" w14:paraId="1238C079" w14:textId="77777777" w:rsidTr="00D73EAE">
        <w:trPr>
          <w:trHeight w:val="285"/>
        </w:trPr>
        <w:tc>
          <w:tcPr>
            <w:tcW w:w="1031" w:type="dxa"/>
            <w:noWrap/>
            <w:hideMark/>
          </w:tcPr>
          <w:p w14:paraId="1F46135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53</w:t>
            </w:r>
          </w:p>
        </w:tc>
        <w:tc>
          <w:tcPr>
            <w:tcW w:w="3639" w:type="dxa"/>
            <w:noWrap/>
            <w:hideMark/>
          </w:tcPr>
          <w:p w14:paraId="5E60355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Cyprus</w:t>
            </w:r>
          </w:p>
        </w:tc>
        <w:tc>
          <w:tcPr>
            <w:tcW w:w="1269" w:type="dxa"/>
            <w:noWrap/>
            <w:hideMark/>
          </w:tcPr>
          <w:p w14:paraId="2BEB0A7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0.715892</w:t>
            </w:r>
          </w:p>
        </w:tc>
        <w:tc>
          <w:tcPr>
            <w:tcW w:w="1269" w:type="dxa"/>
            <w:noWrap/>
            <w:hideMark/>
          </w:tcPr>
          <w:p w14:paraId="72FC87F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0.716085</w:t>
            </w:r>
          </w:p>
        </w:tc>
        <w:tc>
          <w:tcPr>
            <w:tcW w:w="1269" w:type="dxa"/>
            <w:noWrap/>
            <w:hideMark/>
          </w:tcPr>
          <w:p w14:paraId="5CF8CC5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0.715988</w:t>
            </w:r>
          </w:p>
        </w:tc>
        <w:tc>
          <w:tcPr>
            <w:tcW w:w="1269" w:type="dxa"/>
            <w:noWrap/>
            <w:hideMark/>
          </w:tcPr>
          <w:p w14:paraId="4FC34B9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7.159885</w:t>
            </w:r>
          </w:p>
        </w:tc>
      </w:tr>
      <w:tr w:rsidR="00553A64" w:rsidRPr="008F7BB7" w14:paraId="30E05047" w14:textId="77777777" w:rsidTr="00D73EAE">
        <w:trPr>
          <w:trHeight w:val="285"/>
        </w:trPr>
        <w:tc>
          <w:tcPr>
            <w:tcW w:w="1031" w:type="dxa"/>
            <w:noWrap/>
            <w:hideMark/>
          </w:tcPr>
          <w:p w14:paraId="263C8DC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54</w:t>
            </w:r>
          </w:p>
        </w:tc>
        <w:tc>
          <w:tcPr>
            <w:tcW w:w="3639" w:type="dxa"/>
            <w:noWrap/>
            <w:hideMark/>
          </w:tcPr>
          <w:p w14:paraId="7C18622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Czech Republic</w:t>
            </w:r>
          </w:p>
        </w:tc>
        <w:tc>
          <w:tcPr>
            <w:tcW w:w="1269" w:type="dxa"/>
            <w:noWrap/>
            <w:hideMark/>
          </w:tcPr>
          <w:p w14:paraId="4E7BA32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0.90417</w:t>
            </w:r>
          </w:p>
        </w:tc>
        <w:tc>
          <w:tcPr>
            <w:tcW w:w="1269" w:type="dxa"/>
            <w:noWrap/>
            <w:hideMark/>
          </w:tcPr>
          <w:p w14:paraId="782FEA2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0.90428</w:t>
            </w:r>
          </w:p>
        </w:tc>
        <w:tc>
          <w:tcPr>
            <w:tcW w:w="1269" w:type="dxa"/>
            <w:noWrap/>
            <w:hideMark/>
          </w:tcPr>
          <w:p w14:paraId="6137078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0.904225</w:t>
            </w:r>
          </w:p>
        </w:tc>
        <w:tc>
          <w:tcPr>
            <w:tcW w:w="1269" w:type="dxa"/>
            <w:noWrap/>
            <w:hideMark/>
          </w:tcPr>
          <w:p w14:paraId="1729925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9.042248</w:t>
            </w:r>
          </w:p>
        </w:tc>
      </w:tr>
      <w:tr w:rsidR="00553A64" w:rsidRPr="008F7BB7" w14:paraId="2F58CB55" w14:textId="77777777" w:rsidTr="00D73EAE">
        <w:trPr>
          <w:trHeight w:val="285"/>
        </w:trPr>
        <w:tc>
          <w:tcPr>
            <w:tcW w:w="1031" w:type="dxa"/>
            <w:noWrap/>
            <w:hideMark/>
          </w:tcPr>
          <w:p w14:paraId="2874758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55</w:t>
            </w:r>
          </w:p>
        </w:tc>
        <w:tc>
          <w:tcPr>
            <w:tcW w:w="3639" w:type="dxa"/>
            <w:noWrap/>
            <w:hideMark/>
          </w:tcPr>
          <w:p w14:paraId="16CCBB2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 xml:space="preserve">Democratic Republic </w:t>
            </w:r>
            <w:proofErr w:type="gramStart"/>
            <w:r w:rsidRPr="008F7BB7">
              <w:rPr>
                <w:rFonts w:hint="eastAsia"/>
                <w:sz w:val="21"/>
                <w:szCs w:val="21"/>
              </w:rPr>
              <w:t>Of</w:t>
            </w:r>
            <w:proofErr w:type="gramEnd"/>
            <w:r w:rsidRPr="008F7BB7">
              <w:rPr>
                <w:rFonts w:hint="eastAsia"/>
                <w:sz w:val="21"/>
                <w:szCs w:val="21"/>
              </w:rPr>
              <w:t xml:space="preserve"> The Congo</w:t>
            </w:r>
          </w:p>
        </w:tc>
        <w:tc>
          <w:tcPr>
            <w:tcW w:w="1269" w:type="dxa"/>
            <w:noWrap/>
            <w:hideMark/>
          </w:tcPr>
          <w:p w14:paraId="47352A4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0.681582</w:t>
            </w:r>
          </w:p>
        </w:tc>
        <w:tc>
          <w:tcPr>
            <w:tcW w:w="1269" w:type="dxa"/>
            <w:noWrap/>
            <w:hideMark/>
          </w:tcPr>
          <w:p w14:paraId="5DA3AE7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0.681874</w:t>
            </w:r>
          </w:p>
        </w:tc>
        <w:tc>
          <w:tcPr>
            <w:tcW w:w="1269" w:type="dxa"/>
            <w:noWrap/>
            <w:hideMark/>
          </w:tcPr>
          <w:p w14:paraId="6B69392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0.681728</w:t>
            </w:r>
          </w:p>
        </w:tc>
        <w:tc>
          <w:tcPr>
            <w:tcW w:w="1269" w:type="dxa"/>
            <w:noWrap/>
            <w:hideMark/>
          </w:tcPr>
          <w:p w14:paraId="3EC1E41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6.817284</w:t>
            </w:r>
          </w:p>
        </w:tc>
      </w:tr>
      <w:tr w:rsidR="00553A64" w:rsidRPr="008F7BB7" w14:paraId="42E23373" w14:textId="77777777" w:rsidTr="00D73EAE">
        <w:trPr>
          <w:trHeight w:val="285"/>
        </w:trPr>
        <w:tc>
          <w:tcPr>
            <w:tcW w:w="1031" w:type="dxa"/>
            <w:noWrap/>
            <w:hideMark/>
          </w:tcPr>
          <w:p w14:paraId="7C7D487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56</w:t>
            </w:r>
          </w:p>
        </w:tc>
        <w:tc>
          <w:tcPr>
            <w:tcW w:w="3639" w:type="dxa"/>
            <w:noWrap/>
            <w:hideMark/>
          </w:tcPr>
          <w:p w14:paraId="6D517C6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Denmark</w:t>
            </w:r>
          </w:p>
        </w:tc>
        <w:tc>
          <w:tcPr>
            <w:tcW w:w="1269" w:type="dxa"/>
            <w:noWrap/>
            <w:hideMark/>
          </w:tcPr>
          <w:p w14:paraId="6A1E7BC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2E7F144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5C38B35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0645E80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641E5A2C" w14:textId="77777777" w:rsidTr="00D73EAE">
        <w:trPr>
          <w:trHeight w:val="285"/>
        </w:trPr>
        <w:tc>
          <w:tcPr>
            <w:tcW w:w="1031" w:type="dxa"/>
            <w:noWrap/>
            <w:hideMark/>
          </w:tcPr>
          <w:p w14:paraId="7ADC886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57</w:t>
            </w:r>
          </w:p>
        </w:tc>
        <w:tc>
          <w:tcPr>
            <w:tcW w:w="3639" w:type="dxa"/>
            <w:noWrap/>
            <w:hideMark/>
          </w:tcPr>
          <w:p w14:paraId="79690DF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Djibouti</w:t>
            </w:r>
          </w:p>
        </w:tc>
        <w:tc>
          <w:tcPr>
            <w:tcW w:w="1269" w:type="dxa"/>
            <w:noWrap/>
            <w:hideMark/>
          </w:tcPr>
          <w:p w14:paraId="4E4A7C7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0.714083</w:t>
            </w:r>
          </w:p>
        </w:tc>
        <w:tc>
          <w:tcPr>
            <w:tcW w:w="1269" w:type="dxa"/>
            <w:noWrap/>
            <w:hideMark/>
          </w:tcPr>
          <w:p w14:paraId="1A95240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0.714351</w:t>
            </w:r>
          </w:p>
        </w:tc>
        <w:tc>
          <w:tcPr>
            <w:tcW w:w="1269" w:type="dxa"/>
            <w:noWrap/>
            <w:hideMark/>
          </w:tcPr>
          <w:p w14:paraId="669377E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0.714217</w:t>
            </w:r>
          </w:p>
        </w:tc>
        <w:tc>
          <w:tcPr>
            <w:tcW w:w="1269" w:type="dxa"/>
            <w:noWrap/>
            <w:hideMark/>
          </w:tcPr>
          <w:p w14:paraId="426CD46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7.142167</w:t>
            </w:r>
          </w:p>
        </w:tc>
      </w:tr>
      <w:tr w:rsidR="00553A64" w:rsidRPr="008F7BB7" w14:paraId="6CA4DA02" w14:textId="77777777" w:rsidTr="00D73EAE">
        <w:trPr>
          <w:trHeight w:val="285"/>
        </w:trPr>
        <w:tc>
          <w:tcPr>
            <w:tcW w:w="1031" w:type="dxa"/>
            <w:noWrap/>
            <w:hideMark/>
          </w:tcPr>
          <w:p w14:paraId="7B763E7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58</w:t>
            </w:r>
          </w:p>
        </w:tc>
        <w:tc>
          <w:tcPr>
            <w:tcW w:w="3639" w:type="dxa"/>
            <w:noWrap/>
            <w:hideMark/>
          </w:tcPr>
          <w:p w14:paraId="0248794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Dominica</w:t>
            </w:r>
          </w:p>
        </w:tc>
        <w:tc>
          <w:tcPr>
            <w:tcW w:w="1269" w:type="dxa"/>
            <w:noWrap/>
            <w:hideMark/>
          </w:tcPr>
          <w:p w14:paraId="3161B5C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0.378585</w:t>
            </w:r>
          </w:p>
        </w:tc>
        <w:tc>
          <w:tcPr>
            <w:tcW w:w="1269" w:type="dxa"/>
            <w:noWrap/>
            <w:hideMark/>
          </w:tcPr>
          <w:p w14:paraId="0C870EA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0.379148</w:t>
            </w:r>
          </w:p>
        </w:tc>
        <w:tc>
          <w:tcPr>
            <w:tcW w:w="1269" w:type="dxa"/>
            <w:noWrap/>
            <w:hideMark/>
          </w:tcPr>
          <w:p w14:paraId="3449DD1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0.378867</w:t>
            </w:r>
          </w:p>
        </w:tc>
        <w:tc>
          <w:tcPr>
            <w:tcW w:w="1269" w:type="dxa"/>
            <w:noWrap/>
            <w:hideMark/>
          </w:tcPr>
          <w:p w14:paraId="10B436B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3.788668</w:t>
            </w:r>
          </w:p>
        </w:tc>
      </w:tr>
      <w:tr w:rsidR="00553A64" w:rsidRPr="008F7BB7" w14:paraId="580B1FA3" w14:textId="77777777" w:rsidTr="00D73EAE">
        <w:trPr>
          <w:trHeight w:val="285"/>
        </w:trPr>
        <w:tc>
          <w:tcPr>
            <w:tcW w:w="1031" w:type="dxa"/>
            <w:noWrap/>
            <w:hideMark/>
          </w:tcPr>
          <w:p w14:paraId="0B4C676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59</w:t>
            </w:r>
          </w:p>
        </w:tc>
        <w:tc>
          <w:tcPr>
            <w:tcW w:w="3639" w:type="dxa"/>
            <w:noWrap/>
            <w:hideMark/>
          </w:tcPr>
          <w:p w14:paraId="0D27AAD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Dominican Republic</w:t>
            </w:r>
          </w:p>
        </w:tc>
        <w:tc>
          <w:tcPr>
            <w:tcW w:w="1269" w:type="dxa"/>
            <w:noWrap/>
            <w:hideMark/>
          </w:tcPr>
          <w:p w14:paraId="45D0E9F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0.822913</w:t>
            </w:r>
          </w:p>
        </w:tc>
        <w:tc>
          <w:tcPr>
            <w:tcW w:w="1269" w:type="dxa"/>
            <w:noWrap/>
            <w:hideMark/>
          </w:tcPr>
          <w:p w14:paraId="7AABB07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0.823129</w:t>
            </w:r>
          </w:p>
        </w:tc>
        <w:tc>
          <w:tcPr>
            <w:tcW w:w="1269" w:type="dxa"/>
            <w:noWrap/>
            <w:hideMark/>
          </w:tcPr>
          <w:p w14:paraId="279DD75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0.823021</w:t>
            </w:r>
          </w:p>
        </w:tc>
        <w:tc>
          <w:tcPr>
            <w:tcW w:w="1269" w:type="dxa"/>
            <w:noWrap/>
            <w:hideMark/>
          </w:tcPr>
          <w:p w14:paraId="6D5B063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8.230213</w:t>
            </w:r>
          </w:p>
        </w:tc>
      </w:tr>
      <w:tr w:rsidR="00553A64" w:rsidRPr="008F7BB7" w14:paraId="1DCA259C" w14:textId="77777777" w:rsidTr="00D73EAE">
        <w:trPr>
          <w:trHeight w:val="285"/>
        </w:trPr>
        <w:tc>
          <w:tcPr>
            <w:tcW w:w="1031" w:type="dxa"/>
            <w:noWrap/>
            <w:hideMark/>
          </w:tcPr>
          <w:p w14:paraId="3DC9832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60</w:t>
            </w:r>
          </w:p>
        </w:tc>
        <w:tc>
          <w:tcPr>
            <w:tcW w:w="3639" w:type="dxa"/>
            <w:noWrap/>
            <w:hideMark/>
          </w:tcPr>
          <w:p w14:paraId="76B998A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Ecuador</w:t>
            </w:r>
          </w:p>
        </w:tc>
        <w:tc>
          <w:tcPr>
            <w:tcW w:w="1269" w:type="dxa"/>
            <w:noWrap/>
            <w:hideMark/>
          </w:tcPr>
          <w:p w14:paraId="492239E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41150B4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5F5F200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5F5D6A7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3F4C68A6" w14:textId="77777777" w:rsidTr="00D73EAE">
        <w:trPr>
          <w:trHeight w:val="285"/>
        </w:trPr>
        <w:tc>
          <w:tcPr>
            <w:tcW w:w="1031" w:type="dxa"/>
            <w:noWrap/>
            <w:hideMark/>
          </w:tcPr>
          <w:p w14:paraId="6F1184F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61</w:t>
            </w:r>
          </w:p>
        </w:tc>
        <w:tc>
          <w:tcPr>
            <w:tcW w:w="3639" w:type="dxa"/>
            <w:noWrap/>
            <w:hideMark/>
          </w:tcPr>
          <w:p w14:paraId="0E2814B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Egypt</w:t>
            </w:r>
          </w:p>
        </w:tc>
        <w:tc>
          <w:tcPr>
            <w:tcW w:w="1269" w:type="dxa"/>
            <w:noWrap/>
            <w:hideMark/>
          </w:tcPr>
          <w:p w14:paraId="32B051E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0.507321</w:t>
            </w:r>
          </w:p>
        </w:tc>
        <w:tc>
          <w:tcPr>
            <w:tcW w:w="1269" w:type="dxa"/>
            <w:noWrap/>
            <w:hideMark/>
          </w:tcPr>
          <w:p w14:paraId="3143E4F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0.507733</w:t>
            </w:r>
          </w:p>
        </w:tc>
        <w:tc>
          <w:tcPr>
            <w:tcW w:w="1269" w:type="dxa"/>
            <w:noWrap/>
            <w:hideMark/>
          </w:tcPr>
          <w:p w14:paraId="14B29DF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0.507527</w:t>
            </w:r>
          </w:p>
        </w:tc>
        <w:tc>
          <w:tcPr>
            <w:tcW w:w="1269" w:type="dxa"/>
            <w:noWrap/>
            <w:hideMark/>
          </w:tcPr>
          <w:p w14:paraId="23639B6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5.07527</w:t>
            </w:r>
          </w:p>
        </w:tc>
      </w:tr>
      <w:tr w:rsidR="00553A64" w:rsidRPr="008F7BB7" w14:paraId="22D0B3A6" w14:textId="77777777" w:rsidTr="00D73EAE">
        <w:trPr>
          <w:trHeight w:val="285"/>
        </w:trPr>
        <w:tc>
          <w:tcPr>
            <w:tcW w:w="1031" w:type="dxa"/>
            <w:noWrap/>
            <w:hideMark/>
          </w:tcPr>
          <w:p w14:paraId="715779A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62</w:t>
            </w:r>
          </w:p>
        </w:tc>
        <w:tc>
          <w:tcPr>
            <w:tcW w:w="3639" w:type="dxa"/>
            <w:noWrap/>
            <w:hideMark/>
          </w:tcPr>
          <w:p w14:paraId="43E3C5B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El Salvador</w:t>
            </w:r>
          </w:p>
        </w:tc>
        <w:tc>
          <w:tcPr>
            <w:tcW w:w="1269" w:type="dxa"/>
            <w:noWrap/>
            <w:hideMark/>
          </w:tcPr>
          <w:p w14:paraId="14254F5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0.672695</w:t>
            </w:r>
          </w:p>
        </w:tc>
        <w:tc>
          <w:tcPr>
            <w:tcW w:w="1269" w:type="dxa"/>
            <w:noWrap/>
            <w:hideMark/>
          </w:tcPr>
          <w:p w14:paraId="7662274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0.672997</w:t>
            </w:r>
          </w:p>
        </w:tc>
        <w:tc>
          <w:tcPr>
            <w:tcW w:w="1269" w:type="dxa"/>
            <w:noWrap/>
            <w:hideMark/>
          </w:tcPr>
          <w:p w14:paraId="2E89CB1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0.672846</w:t>
            </w:r>
          </w:p>
        </w:tc>
        <w:tc>
          <w:tcPr>
            <w:tcW w:w="1269" w:type="dxa"/>
            <w:noWrap/>
            <w:hideMark/>
          </w:tcPr>
          <w:p w14:paraId="7741651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6.728463</w:t>
            </w:r>
          </w:p>
        </w:tc>
      </w:tr>
      <w:tr w:rsidR="00553A64" w:rsidRPr="008F7BB7" w14:paraId="29D6A902" w14:textId="77777777" w:rsidTr="00D73EAE">
        <w:trPr>
          <w:trHeight w:val="285"/>
        </w:trPr>
        <w:tc>
          <w:tcPr>
            <w:tcW w:w="1031" w:type="dxa"/>
            <w:noWrap/>
            <w:hideMark/>
          </w:tcPr>
          <w:p w14:paraId="3B889E1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63</w:t>
            </w:r>
          </w:p>
        </w:tc>
        <w:tc>
          <w:tcPr>
            <w:tcW w:w="3639" w:type="dxa"/>
            <w:noWrap/>
            <w:hideMark/>
          </w:tcPr>
          <w:p w14:paraId="032536A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Equatorial Guinea</w:t>
            </w:r>
          </w:p>
        </w:tc>
        <w:tc>
          <w:tcPr>
            <w:tcW w:w="1269" w:type="dxa"/>
            <w:noWrap/>
            <w:hideMark/>
          </w:tcPr>
          <w:p w14:paraId="45ADEF1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0.372494</w:t>
            </w:r>
          </w:p>
        </w:tc>
        <w:tc>
          <w:tcPr>
            <w:tcW w:w="1269" w:type="dxa"/>
            <w:noWrap/>
            <w:hideMark/>
          </w:tcPr>
          <w:p w14:paraId="3CBA4A6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0.373063</w:t>
            </w:r>
          </w:p>
        </w:tc>
        <w:tc>
          <w:tcPr>
            <w:tcW w:w="1269" w:type="dxa"/>
            <w:noWrap/>
            <w:hideMark/>
          </w:tcPr>
          <w:p w14:paraId="51C63F3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0.372779</w:t>
            </w:r>
          </w:p>
        </w:tc>
        <w:tc>
          <w:tcPr>
            <w:tcW w:w="1269" w:type="dxa"/>
            <w:noWrap/>
            <w:hideMark/>
          </w:tcPr>
          <w:p w14:paraId="3D74185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3.727788</w:t>
            </w:r>
          </w:p>
        </w:tc>
      </w:tr>
      <w:tr w:rsidR="00553A64" w:rsidRPr="008F7BB7" w14:paraId="0F985EFE" w14:textId="77777777" w:rsidTr="00D73EAE">
        <w:trPr>
          <w:trHeight w:val="285"/>
        </w:trPr>
        <w:tc>
          <w:tcPr>
            <w:tcW w:w="1031" w:type="dxa"/>
            <w:noWrap/>
            <w:hideMark/>
          </w:tcPr>
          <w:p w14:paraId="2B1E7EA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64</w:t>
            </w:r>
          </w:p>
        </w:tc>
        <w:tc>
          <w:tcPr>
            <w:tcW w:w="3639" w:type="dxa"/>
            <w:noWrap/>
            <w:hideMark/>
          </w:tcPr>
          <w:p w14:paraId="4BEEA19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Eritrea</w:t>
            </w:r>
          </w:p>
        </w:tc>
        <w:tc>
          <w:tcPr>
            <w:tcW w:w="1269" w:type="dxa"/>
            <w:noWrap/>
            <w:hideMark/>
          </w:tcPr>
          <w:p w14:paraId="1CBA098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0.489985</w:t>
            </w:r>
          </w:p>
        </w:tc>
        <w:tc>
          <w:tcPr>
            <w:tcW w:w="1269" w:type="dxa"/>
            <w:noWrap/>
            <w:hideMark/>
          </w:tcPr>
          <w:p w14:paraId="280C5A8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0.490421</w:t>
            </w:r>
          </w:p>
        </w:tc>
        <w:tc>
          <w:tcPr>
            <w:tcW w:w="1269" w:type="dxa"/>
            <w:noWrap/>
            <w:hideMark/>
          </w:tcPr>
          <w:p w14:paraId="7CFAE39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0.490203</w:t>
            </w:r>
          </w:p>
        </w:tc>
        <w:tc>
          <w:tcPr>
            <w:tcW w:w="1269" w:type="dxa"/>
            <w:noWrap/>
            <w:hideMark/>
          </w:tcPr>
          <w:p w14:paraId="3FFAB25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4.902028</w:t>
            </w:r>
          </w:p>
        </w:tc>
      </w:tr>
      <w:tr w:rsidR="00553A64" w:rsidRPr="008F7BB7" w14:paraId="6623296E" w14:textId="77777777" w:rsidTr="00D73EAE">
        <w:trPr>
          <w:trHeight w:val="285"/>
        </w:trPr>
        <w:tc>
          <w:tcPr>
            <w:tcW w:w="1031" w:type="dxa"/>
            <w:noWrap/>
            <w:hideMark/>
          </w:tcPr>
          <w:p w14:paraId="6380F04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65</w:t>
            </w:r>
          </w:p>
        </w:tc>
        <w:tc>
          <w:tcPr>
            <w:tcW w:w="3639" w:type="dxa"/>
            <w:noWrap/>
            <w:hideMark/>
          </w:tcPr>
          <w:p w14:paraId="648E512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Estonia</w:t>
            </w:r>
          </w:p>
        </w:tc>
        <w:tc>
          <w:tcPr>
            <w:tcW w:w="1269" w:type="dxa"/>
            <w:noWrap/>
            <w:hideMark/>
          </w:tcPr>
          <w:p w14:paraId="42CCD11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0.843896</w:t>
            </w:r>
          </w:p>
        </w:tc>
        <w:tc>
          <w:tcPr>
            <w:tcW w:w="1269" w:type="dxa"/>
            <w:noWrap/>
            <w:hideMark/>
          </w:tcPr>
          <w:p w14:paraId="467F0DF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0.844108</w:t>
            </w:r>
          </w:p>
        </w:tc>
        <w:tc>
          <w:tcPr>
            <w:tcW w:w="1269" w:type="dxa"/>
            <w:noWrap/>
            <w:hideMark/>
          </w:tcPr>
          <w:p w14:paraId="1348958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0.844002</w:t>
            </w:r>
          </w:p>
        </w:tc>
        <w:tc>
          <w:tcPr>
            <w:tcW w:w="1269" w:type="dxa"/>
            <w:noWrap/>
            <w:hideMark/>
          </w:tcPr>
          <w:p w14:paraId="629E189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8.440022</w:t>
            </w:r>
          </w:p>
        </w:tc>
      </w:tr>
      <w:tr w:rsidR="00553A64" w:rsidRPr="008F7BB7" w14:paraId="39484E87" w14:textId="77777777" w:rsidTr="00D73EAE">
        <w:trPr>
          <w:trHeight w:val="285"/>
        </w:trPr>
        <w:tc>
          <w:tcPr>
            <w:tcW w:w="1031" w:type="dxa"/>
            <w:noWrap/>
            <w:hideMark/>
          </w:tcPr>
          <w:p w14:paraId="6DF95E7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66</w:t>
            </w:r>
          </w:p>
        </w:tc>
        <w:tc>
          <w:tcPr>
            <w:tcW w:w="3639" w:type="dxa"/>
            <w:noWrap/>
            <w:hideMark/>
          </w:tcPr>
          <w:p w14:paraId="12A9DE9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Ethiopia</w:t>
            </w:r>
          </w:p>
        </w:tc>
        <w:tc>
          <w:tcPr>
            <w:tcW w:w="1269" w:type="dxa"/>
            <w:noWrap/>
            <w:hideMark/>
          </w:tcPr>
          <w:p w14:paraId="19CCF4F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0.495929</w:t>
            </w:r>
          </w:p>
        </w:tc>
        <w:tc>
          <w:tcPr>
            <w:tcW w:w="1269" w:type="dxa"/>
            <w:noWrap/>
            <w:hideMark/>
          </w:tcPr>
          <w:p w14:paraId="66DD69D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0.496358</w:t>
            </w:r>
          </w:p>
        </w:tc>
        <w:tc>
          <w:tcPr>
            <w:tcW w:w="1269" w:type="dxa"/>
            <w:noWrap/>
            <w:hideMark/>
          </w:tcPr>
          <w:p w14:paraId="5733127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0.496144</w:t>
            </w:r>
          </w:p>
        </w:tc>
        <w:tc>
          <w:tcPr>
            <w:tcW w:w="1269" w:type="dxa"/>
            <w:noWrap/>
            <w:hideMark/>
          </w:tcPr>
          <w:p w14:paraId="5D58F8A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4.961438</w:t>
            </w:r>
          </w:p>
        </w:tc>
      </w:tr>
      <w:tr w:rsidR="00553A64" w:rsidRPr="008F7BB7" w14:paraId="6FD321CA" w14:textId="77777777" w:rsidTr="00D73EAE">
        <w:trPr>
          <w:trHeight w:val="285"/>
        </w:trPr>
        <w:tc>
          <w:tcPr>
            <w:tcW w:w="1031" w:type="dxa"/>
            <w:noWrap/>
            <w:hideMark/>
          </w:tcPr>
          <w:p w14:paraId="25F9506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67</w:t>
            </w:r>
          </w:p>
        </w:tc>
        <w:tc>
          <w:tcPr>
            <w:tcW w:w="3639" w:type="dxa"/>
            <w:noWrap/>
            <w:hideMark/>
          </w:tcPr>
          <w:p w14:paraId="688F7F6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Faeroe Islands</w:t>
            </w:r>
          </w:p>
        </w:tc>
        <w:tc>
          <w:tcPr>
            <w:tcW w:w="1269" w:type="dxa"/>
            <w:noWrap/>
            <w:hideMark/>
          </w:tcPr>
          <w:p w14:paraId="64184EE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0.71571</w:t>
            </w:r>
          </w:p>
        </w:tc>
        <w:tc>
          <w:tcPr>
            <w:tcW w:w="1269" w:type="dxa"/>
            <w:noWrap/>
            <w:hideMark/>
          </w:tcPr>
          <w:p w14:paraId="13984A7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0.715988</w:t>
            </w:r>
          </w:p>
        </w:tc>
        <w:tc>
          <w:tcPr>
            <w:tcW w:w="1269" w:type="dxa"/>
            <w:noWrap/>
            <w:hideMark/>
          </w:tcPr>
          <w:p w14:paraId="546C85F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0.715849</w:t>
            </w:r>
          </w:p>
        </w:tc>
        <w:tc>
          <w:tcPr>
            <w:tcW w:w="1269" w:type="dxa"/>
            <w:noWrap/>
            <w:hideMark/>
          </w:tcPr>
          <w:p w14:paraId="625B9E4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7.158491</w:t>
            </w:r>
          </w:p>
        </w:tc>
      </w:tr>
      <w:tr w:rsidR="00553A64" w:rsidRPr="008F7BB7" w14:paraId="5BD50C6C" w14:textId="77777777" w:rsidTr="00D73EAE">
        <w:trPr>
          <w:trHeight w:val="285"/>
        </w:trPr>
        <w:tc>
          <w:tcPr>
            <w:tcW w:w="1031" w:type="dxa"/>
            <w:noWrap/>
            <w:hideMark/>
          </w:tcPr>
          <w:p w14:paraId="11C43E1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68</w:t>
            </w:r>
          </w:p>
        </w:tc>
        <w:tc>
          <w:tcPr>
            <w:tcW w:w="3639" w:type="dxa"/>
            <w:noWrap/>
            <w:hideMark/>
          </w:tcPr>
          <w:p w14:paraId="308ECE0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Falkland Islands Malvinas</w:t>
            </w:r>
          </w:p>
        </w:tc>
        <w:tc>
          <w:tcPr>
            <w:tcW w:w="1269" w:type="dxa"/>
            <w:noWrap/>
            <w:hideMark/>
          </w:tcPr>
          <w:p w14:paraId="7181A11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0.339295</w:t>
            </w:r>
          </w:p>
        </w:tc>
        <w:tc>
          <w:tcPr>
            <w:tcW w:w="1269" w:type="dxa"/>
            <w:noWrap/>
            <w:hideMark/>
          </w:tcPr>
          <w:p w14:paraId="150D564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0.33991</w:t>
            </w:r>
          </w:p>
        </w:tc>
        <w:tc>
          <w:tcPr>
            <w:tcW w:w="1269" w:type="dxa"/>
            <w:noWrap/>
            <w:hideMark/>
          </w:tcPr>
          <w:p w14:paraId="3BB2DB4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0.339603</w:t>
            </w:r>
          </w:p>
        </w:tc>
        <w:tc>
          <w:tcPr>
            <w:tcW w:w="1269" w:type="dxa"/>
            <w:noWrap/>
            <w:hideMark/>
          </w:tcPr>
          <w:p w14:paraId="5793CAB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3.396027</w:t>
            </w:r>
          </w:p>
        </w:tc>
      </w:tr>
      <w:tr w:rsidR="00553A64" w:rsidRPr="008F7BB7" w14:paraId="0721BB67" w14:textId="77777777" w:rsidTr="00D73EAE">
        <w:trPr>
          <w:trHeight w:val="285"/>
        </w:trPr>
        <w:tc>
          <w:tcPr>
            <w:tcW w:w="1031" w:type="dxa"/>
            <w:noWrap/>
            <w:hideMark/>
          </w:tcPr>
          <w:p w14:paraId="174A76A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69</w:t>
            </w:r>
          </w:p>
        </w:tc>
        <w:tc>
          <w:tcPr>
            <w:tcW w:w="3639" w:type="dxa"/>
            <w:noWrap/>
            <w:hideMark/>
          </w:tcPr>
          <w:p w14:paraId="1EB7DD2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Fiji</w:t>
            </w:r>
          </w:p>
        </w:tc>
        <w:tc>
          <w:tcPr>
            <w:tcW w:w="1269" w:type="dxa"/>
            <w:noWrap/>
            <w:hideMark/>
          </w:tcPr>
          <w:p w14:paraId="0EAD241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0.361065</w:t>
            </w:r>
          </w:p>
        </w:tc>
        <w:tc>
          <w:tcPr>
            <w:tcW w:w="1269" w:type="dxa"/>
            <w:noWrap/>
            <w:hideMark/>
          </w:tcPr>
          <w:p w14:paraId="234EACA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0.361648</w:t>
            </w:r>
          </w:p>
        </w:tc>
        <w:tc>
          <w:tcPr>
            <w:tcW w:w="1269" w:type="dxa"/>
            <w:noWrap/>
            <w:hideMark/>
          </w:tcPr>
          <w:p w14:paraId="1C412BE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0.361357</w:t>
            </w:r>
          </w:p>
        </w:tc>
        <w:tc>
          <w:tcPr>
            <w:tcW w:w="1269" w:type="dxa"/>
            <w:noWrap/>
            <w:hideMark/>
          </w:tcPr>
          <w:p w14:paraId="0B3EE69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3.613566</w:t>
            </w:r>
          </w:p>
        </w:tc>
      </w:tr>
      <w:tr w:rsidR="00553A64" w:rsidRPr="008F7BB7" w14:paraId="495ED79C" w14:textId="77777777" w:rsidTr="00D73EAE">
        <w:trPr>
          <w:trHeight w:val="285"/>
        </w:trPr>
        <w:tc>
          <w:tcPr>
            <w:tcW w:w="1031" w:type="dxa"/>
            <w:noWrap/>
            <w:hideMark/>
          </w:tcPr>
          <w:p w14:paraId="341F11E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70</w:t>
            </w:r>
          </w:p>
        </w:tc>
        <w:tc>
          <w:tcPr>
            <w:tcW w:w="3639" w:type="dxa"/>
            <w:noWrap/>
            <w:hideMark/>
          </w:tcPr>
          <w:p w14:paraId="26FE4FD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Finland</w:t>
            </w:r>
          </w:p>
        </w:tc>
        <w:tc>
          <w:tcPr>
            <w:tcW w:w="1269" w:type="dxa"/>
            <w:noWrap/>
            <w:hideMark/>
          </w:tcPr>
          <w:p w14:paraId="054AAAA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1C827D1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55050DA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3DE9B20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32558713" w14:textId="77777777" w:rsidTr="00D73EAE">
        <w:trPr>
          <w:trHeight w:val="285"/>
        </w:trPr>
        <w:tc>
          <w:tcPr>
            <w:tcW w:w="1031" w:type="dxa"/>
            <w:noWrap/>
            <w:hideMark/>
          </w:tcPr>
          <w:p w14:paraId="5682503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71</w:t>
            </w:r>
          </w:p>
        </w:tc>
        <w:tc>
          <w:tcPr>
            <w:tcW w:w="3639" w:type="dxa"/>
            <w:noWrap/>
            <w:hideMark/>
          </w:tcPr>
          <w:p w14:paraId="604B3D7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France</w:t>
            </w:r>
          </w:p>
        </w:tc>
        <w:tc>
          <w:tcPr>
            <w:tcW w:w="1269" w:type="dxa"/>
            <w:noWrap/>
            <w:hideMark/>
          </w:tcPr>
          <w:p w14:paraId="4181097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0.731409</w:t>
            </w:r>
          </w:p>
        </w:tc>
        <w:tc>
          <w:tcPr>
            <w:tcW w:w="1269" w:type="dxa"/>
            <w:noWrap/>
            <w:hideMark/>
          </w:tcPr>
          <w:p w14:paraId="0E5600C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0.731508</w:t>
            </w:r>
          </w:p>
        </w:tc>
        <w:tc>
          <w:tcPr>
            <w:tcW w:w="1269" w:type="dxa"/>
            <w:noWrap/>
            <w:hideMark/>
          </w:tcPr>
          <w:p w14:paraId="1468187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0.731459</w:t>
            </w:r>
          </w:p>
        </w:tc>
        <w:tc>
          <w:tcPr>
            <w:tcW w:w="1269" w:type="dxa"/>
            <w:noWrap/>
            <w:hideMark/>
          </w:tcPr>
          <w:p w14:paraId="787EC4E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7.314586</w:t>
            </w:r>
          </w:p>
        </w:tc>
      </w:tr>
      <w:tr w:rsidR="00553A64" w:rsidRPr="008F7BB7" w14:paraId="3D46C4B4" w14:textId="77777777" w:rsidTr="00D73EAE">
        <w:trPr>
          <w:trHeight w:val="285"/>
        </w:trPr>
        <w:tc>
          <w:tcPr>
            <w:tcW w:w="1031" w:type="dxa"/>
            <w:noWrap/>
            <w:hideMark/>
          </w:tcPr>
          <w:p w14:paraId="162BA8C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72</w:t>
            </w:r>
          </w:p>
        </w:tc>
        <w:tc>
          <w:tcPr>
            <w:tcW w:w="3639" w:type="dxa"/>
            <w:noWrap/>
            <w:hideMark/>
          </w:tcPr>
          <w:p w14:paraId="23F617E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French Guiana</w:t>
            </w:r>
          </w:p>
        </w:tc>
        <w:tc>
          <w:tcPr>
            <w:tcW w:w="1269" w:type="dxa"/>
            <w:noWrap/>
            <w:hideMark/>
          </w:tcPr>
          <w:p w14:paraId="32FFFBA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0.256926</w:t>
            </w:r>
          </w:p>
        </w:tc>
        <w:tc>
          <w:tcPr>
            <w:tcW w:w="1269" w:type="dxa"/>
            <w:noWrap/>
            <w:hideMark/>
          </w:tcPr>
          <w:p w14:paraId="2166A78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0.257248</w:t>
            </w:r>
          </w:p>
        </w:tc>
        <w:tc>
          <w:tcPr>
            <w:tcW w:w="1269" w:type="dxa"/>
            <w:noWrap/>
            <w:hideMark/>
          </w:tcPr>
          <w:p w14:paraId="7A36197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0.257087</w:t>
            </w:r>
          </w:p>
        </w:tc>
        <w:tc>
          <w:tcPr>
            <w:tcW w:w="1269" w:type="dxa"/>
            <w:noWrap/>
            <w:hideMark/>
          </w:tcPr>
          <w:p w14:paraId="087CF81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2.570872</w:t>
            </w:r>
          </w:p>
        </w:tc>
      </w:tr>
      <w:tr w:rsidR="00553A64" w:rsidRPr="008F7BB7" w14:paraId="5B7FD877" w14:textId="77777777" w:rsidTr="00D73EAE">
        <w:trPr>
          <w:trHeight w:val="285"/>
        </w:trPr>
        <w:tc>
          <w:tcPr>
            <w:tcW w:w="1031" w:type="dxa"/>
            <w:noWrap/>
            <w:hideMark/>
          </w:tcPr>
          <w:p w14:paraId="5EF4FD4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73</w:t>
            </w:r>
          </w:p>
        </w:tc>
        <w:tc>
          <w:tcPr>
            <w:tcW w:w="3639" w:type="dxa"/>
            <w:noWrap/>
            <w:hideMark/>
          </w:tcPr>
          <w:p w14:paraId="77A4E54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French Polynesia</w:t>
            </w:r>
          </w:p>
        </w:tc>
        <w:tc>
          <w:tcPr>
            <w:tcW w:w="1269" w:type="dxa"/>
            <w:noWrap/>
            <w:hideMark/>
          </w:tcPr>
          <w:p w14:paraId="0BFDC5B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0.502839</w:t>
            </w:r>
          </w:p>
        </w:tc>
        <w:tc>
          <w:tcPr>
            <w:tcW w:w="1269" w:type="dxa"/>
            <w:noWrap/>
            <w:hideMark/>
          </w:tcPr>
          <w:p w14:paraId="2197CCC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0.503265</w:t>
            </w:r>
          </w:p>
        </w:tc>
        <w:tc>
          <w:tcPr>
            <w:tcW w:w="1269" w:type="dxa"/>
            <w:noWrap/>
            <w:hideMark/>
          </w:tcPr>
          <w:p w14:paraId="57980EC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0.503052</w:t>
            </w:r>
          </w:p>
        </w:tc>
        <w:tc>
          <w:tcPr>
            <w:tcW w:w="1269" w:type="dxa"/>
            <w:noWrap/>
            <w:hideMark/>
          </w:tcPr>
          <w:p w14:paraId="7F7C381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5.030518</w:t>
            </w:r>
          </w:p>
        </w:tc>
      </w:tr>
      <w:tr w:rsidR="00553A64" w:rsidRPr="008F7BB7" w14:paraId="6DAE5175" w14:textId="77777777" w:rsidTr="00D73EAE">
        <w:trPr>
          <w:trHeight w:val="285"/>
        </w:trPr>
        <w:tc>
          <w:tcPr>
            <w:tcW w:w="1031" w:type="dxa"/>
            <w:noWrap/>
            <w:hideMark/>
          </w:tcPr>
          <w:p w14:paraId="52A0237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74</w:t>
            </w:r>
          </w:p>
        </w:tc>
        <w:tc>
          <w:tcPr>
            <w:tcW w:w="3639" w:type="dxa"/>
            <w:noWrap/>
            <w:hideMark/>
          </w:tcPr>
          <w:p w14:paraId="647DB56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Gabon</w:t>
            </w:r>
          </w:p>
        </w:tc>
        <w:tc>
          <w:tcPr>
            <w:tcW w:w="1269" w:type="dxa"/>
            <w:noWrap/>
            <w:hideMark/>
          </w:tcPr>
          <w:p w14:paraId="45A5A94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0.399632</w:t>
            </w:r>
          </w:p>
        </w:tc>
        <w:tc>
          <w:tcPr>
            <w:tcW w:w="1269" w:type="dxa"/>
            <w:noWrap/>
            <w:hideMark/>
          </w:tcPr>
          <w:p w14:paraId="7F5B053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0.40016</w:t>
            </w:r>
          </w:p>
        </w:tc>
        <w:tc>
          <w:tcPr>
            <w:tcW w:w="1269" w:type="dxa"/>
            <w:noWrap/>
            <w:hideMark/>
          </w:tcPr>
          <w:p w14:paraId="61E410A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0.399896</w:t>
            </w:r>
          </w:p>
        </w:tc>
        <w:tc>
          <w:tcPr>
            <w:tcW w:w="1269" w:type="dxa"/>
            <w:noWrap/>
            <w:hideMark/>
          </w:tcPr>
          <w:p w14:paraId="0560CD3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3.998956</w:t>
            </w:r>
          </w:p>
        </w:tc>
      </w:tr>
      <w:tr w:rsidR="00553A64" w:rsidRPr="008F7BB7" w14:paraId="12B1C8D7" w14:textId="77777777" w:rsidTr="00D73EAE">
        <w:trPr>
          <w:trHeight w:val="285"/>
        </w:trPr>
        <w:tc>
          <w:tcPr>
            <w:tcW w:w="1031" w:type="dxa"/>
            <w:noWrap/>
            <w:hideMark/>
          </w:tcPr>
          <w:p w14:paraId="5377ED7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75</w:t>
            </w:r>
          </w:p>
        </w:tc>
        <w:tc>
          <w:tcPr>
            <w:tcW w:w="3639" w:type="dxa"/>
            <w:noWrap/>
            <w:hideMark/>
          </w:tcPr>
          <w:p w14:paraId="3ADDC0B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Gambia</w:t>
            </w:r>
          </w:p>
        </w:tc>
        <w:tc>
          <w:tcPr>
            <w:tcW w:w="1269" w:type="dxa"/>
            <w:noWrap/>
            <w:hideMark/>
          </w:tcPr>
          <w:p w14:paraId="683778E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0.173805</w:t>
            </w:r>
          </w:p>
        </w:tc>
        <w:tc>
          <w:tcPr>
            <w:tcW w:w="1269" w:type="dxa"/>
            <w:noWrap/>
            <w:hideMark/>
          </w:tcPr>
          <w:p w14:paraId="332563B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0.174703</w:t>
            </w:r>
          </w:p>
        </w:tc>
        <w:tc>
          <w:tcPr>
            <w:tcW w:w="1269" w:type="dxa"/>
            <w:noWrap/>
            <w:hideMark/>
          </w:tcPr>
          <w:p w14:paraId="3C6F801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0.174254</w:t>
            </w:r>
          </w:p>
        </w:tc>
        <w:tc>
          <w:tcPr>
            <w:tcW w:w="1269" w:type="dxa"/>
            <w:noWrap/>
            <w:hideMark/>
          </w:tcPr>
          <w:p w14:paraId="1C91713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1.742539</w:t>
            </w:r>
          </w:p>
        </w:tc>
      </w:tr>
      <w:tr w:rsidR="00553A64" w:rsidRPr="008F7BB7" w14:paraId="6CDEA14E" w14:textId="77777777" w:rsidTr="00D73EAE">
        <w:trPr>
          <w:trHeight w:val="285"/>
        </w:trPr>
        <w:tc>
          <w:tcPr>
            <w:tcW w:w="1031" w:type="dxa"/>
            <w:noWrap/>
            <w:hideMark/>
          </w:tcPr>
          <w:p w14:paraId="4972A2D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76</w:t>
            </w:r>
          </w:p>
        </w:tc>
        <w:tc>
          <w:tcPr>
            <w:tcW w:w="3639" w:type="dxa"/>
            <w:noWrap/>
            <w:hideMark/>
          </w:tcPr>
          <w:p w14:paraId="4DDEF26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Georgia</w:t>
            </w:r>
          </w:p>
        </w:tc>
        <w:tc>
          <w:tcPr>
            <w:tcW w:w="1269" w:type="dxa"/>
            <w:noWrap/>
            <w:hideMark/>
          </w:tcPr>
          <w:p w14:paraId="7D06CF8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0.513447</w:t>
            </w:r>
          </w:p>
        </w:tc>
        <w:tc>
          <w:tcPr>
            <w:tcW w:w="1269" w:type="dxa"/>
            <w:noWrap/>
            <w:hideMark/>
          </w:tcPr>
          <w:p w14:paraId="09556EE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0.513861</w:t>
            </w:r>
          </w:p>
        </w:tc>
        <w:tc>
          <w:tcPr>
            <w:tcW w:w="1269" w:type="dxa"/>
            <w:noWrap/>
            <w:hideMark/>
          </w:tcPr>
          <w:p w14:paraId="2D8B5D9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0.513654</w:t>
            </w:r>
          </w:p>
        </w:tc>
        <w:tc>
          <w:tcPr>
            <w:tcW w:w="1269" w:type="dxa"/>
            <w:noWrap/>
            <w:hideMark/>
          </w:tcPr>
          <w:p w14:paraId="569352D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5.136539</w:t>
            </w:r>
          </w:p>
        </w:tc>
      </w:tr>
      <w:tr w:rsidR="00553A64" w:rsidRPr="008F7BB7" w14:paraId="494C1DC9" w14:textId="77777777" w:rsidTr="00D73EAE">
        <w:trPr>
          <w:trHeight w:val="285"/>
        </w:trPr>
        <w:tc>
          <w:tcPr>
            <w:tcW w:w="1031" w:type="dxa"/>
            <w:noWrap/>
            <w:hideMark/>
          </w:tcPr>
          <w:p w14:paraId="33DF0FF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77</w:t>
            </w:r>
          </w:p>
        </w:tc>
        <w:tc>
          <w:tcPr>
            <w:tcW w:w="3639" w:type="dxa"/>
            <w:noWrap/>
            <w:hideMark/>
          </w:tcPr>
          <w:p w14:paraId="0F736BE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Germany</w:t>
            </w:r>
          </w:p>
        </w:tc>
        <w:tc>
          <w:tcPr>
            <w:tcW w:w="1269" w:type="dxa"/>
            <w:noWrap/>
            <w:hideMark/>
          </w:tcPr>
          <w:p w14:paraId="59FECD6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0.615415</w:t>
            </w:r>
          </w:p>
        </w:tc>
        <w:tc>
          <w:tcPr>
            <w:tcW w:w="1269" w:type="dxa"/>
            <w:noWrap/>
            <w:hideMark/>
          </w:tcPr>
          <w:p w14:paraId="1F1B2F3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0.615504</w:t>
            </w:r>
          </w:p>
        </w:tc>
        <w:tc>
          <w:tcPr>
            <w:tcW w:w="1269" w:type="dxa"/>
            <w:noWrap/>
            <w:hideMark/>
          </w:tcPr>
          <w:p w14:paraId="70EEB39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0.61546</w:t>
            </w:r>
          </w:p>
        </w:tc>
        <w:tc>
          <w:tcPr>
            <w:tcW w:w="1269" w:type="dxa"/>
            <w:noWrap/>
            <w:hideMark/>
          </w:tcPr>
          <w:p w14:paraId="106D39B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6.154595</w:t>
            </w:r>
          </w:p>
        </w:tc>
      </w:tr>
      <w:tr w:rsidR="00553A64" w:rsidRPr="008F7BB7" w14:paraId="7AE4D1C2" w14:textId="77777777" w:rsidTr="00D73EAE">
        <w:trPr>
          <w:trHeight w:val="285"/>
        </w:trPr>
        <w:tc>
          <w:tcPr>
            <w:tcW w:w="1031" w:type="dxa"/>
            <w:noWrap/>
            <w:hideMark/>
          </w:tcPr>
          <w:p w14:paraId="081F8EF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78</w:t>
            </w:r>
          </w:p>
        </w:tc>
        <w:tc>
          <w:tcPr>
            <w:tcW w:w="3639" w:type="dxa"/>
            <w:noWrap/>
            <w:hideMark/>
          </w:tcPr>
          <w:p w14:paraId="3DBCAFF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Ghana</w:t>
            </w:r>
          </w:p>
        </w:tc>
        <w:tc>
          <w:tcPr>
            <w:tcW w:w="1269" w:type="dxa"/>
            <w:noWrap/>
            <w:hideMark/>
          </w:tcPr>
          <w:p w14:paraId="0AB7517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0.660649</w:t>
            </w:r>
          </w:p>
        </w:tc>
        <w:tc>
          <w:tcPr>
            <w:tcW w:w="1269" w:type="dxa"/>
            <w:noWrap/>
            <w:hideMark/>
          </w:tcPr>
          <w:p w14:paraId="35BD786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0.660868</w:t>
            </w:r>
          </w:p>
        </w:tc>
        <w:tc>
          <w:tcPr>
            <w:tcW w:w="1269" w:type="dxa"/>
            <w:noWrap/>
            <w:hideMark/>
          </w:tcPr>
          <w:p w14:paraId="40C010E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0.660759</w:t>
            </w:r>
          </w:p>
        </w:tc>
        <w:tc>
          <w:tcPr>
            <w:tcW w:w="1269" w:type="dxa"/>
            <w:noWrap/>
            <w:hideMark/>
          </w:tcPr>
          <w:p w14:paraId="23547A4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6.607585</w:t>
            </w:r>
          </w:p>
        </w:tc>
      </w:tr>
      <w:tr w:rsidR="00553A64" w:rsidRPr="008F7BB7" w14:paraId="610B7EC4" w14:textId="77777777" w:rsidTr="00D73EAE">
        <w:trPr>
          <w:trHeight w:val="285"/>
        </w:trPr>
        <w:tc>
          <w:tcPr>
            <w:tcW w:w="1031" w:type="dxa"/>
            <w:noWrap/>
            <w:hideMark/>
          </w:tcPr>
          <w:p w14:paraId="374FEDF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79</w:t>
            </w:r>
          </w:p>
        </w:tc>
        <w:tc>
          <w:tcPr>
            <w:tcW w:w="3639" w:type="dxa"/>
            <w:noWrap/>
            <w:hideMark/>
          </w:tcPr>
          <w:p w14:paraId="106A267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Gibraltar</w:t>
            </w:r>
          </w:p>
        </w:tc>
        <w:tc>
          <w:tcPr>
            <w:tcW w:w="1269" w:type="dxa"/>
            <w:noWrap/>
            <w:hideMark/>
          </w:tcPr>
          <w:p w14:paraId="5353042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0.452123</w:t>
            </w:r>
          </w:p>
        </w:tc>
        <w:tc>
          <w:tcPr>
            <w:tcW w:w="1269" w:type="dxa"/>
            <w:noWrap/>
            <w:hideMark/>
          </w:tcPr>
          <w:p w14:paraId="32D3A40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0.452581</w:t>
            </w:r>
          </w:p>
        </w:tc>
        <w:tc>
          <w:tcPr>
            <w:tcW w:w="1269" w:type="dxa"/>
            <w:noWrap/>
            <w:hideMark/>
          </w:tcPr>
          <w:p w14:paraId="7C48D2D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0.452352</w:t>
            </w:r>
          </w:p>
        </w:tc>
        <w:tc>
          <w:tcPr>
            <w:tcW w:w="1269" w:type="dxa"/>
            <w:noWrap/>
            <w:hideMark/>
          </w:tcPr>
          <w:p w14:paraId="10CE9A8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4.523516</w:t>
            </w:r>
          </w:p>
        </w:tc>
      </w:tr>
      <w:tr w:rsidR="00553A64" w:rsidRPr="008F7BB7" w14:paraId="7BF040E8" w14:textId="77777777" w:rsidTr="00D73EAE">
        <w:trPr>
          <w:trHeight w:val="285"/>
        </w:trPr>
        <w:tc>
          <w:tcPr>
            <w:tcW w:w="1031" w:type="dxa"/>
            <w:noWrap/>
            <w:hideMark/>
          </w:tcPr>
          <w:p w14:paraId="110B0ED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80</w:t>
            </w:r>
          </w:p>
        </w:tc>
        <w:tc>
          <w:tcPr>
            <w:tcW w:w="3639" w:type="dxa"/>
            <w:noWrap/>
            <w:hideMark/>
          </w:tcPr>
          <w:p w14:paraId="70459F6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Greece</w:t>
            </w:r>
          </w:p>
        </w:tc>
        <w:tc>
          <w:tcPr>
            <w:tcW w:w="1269" w:type="dxa"/>
            <w:noWrap/>
            <w:hideMark/>
          </w:tcPr>
          <w:p w14:paraId="3A00327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0.935115</w:t>
            </w:r>
          </w:p>
        </w:tc>
        <w:tc>
          <w:tcPr>
            <w:tcW w:w="1269" w:type="dxa"/>
            <w:noWrap/>
            <w:hideMark/>
          </w:tcPr>
          <w:p w14:paraId="349BE99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0.935297</w:t>
            </w:r>
          </w:p>
        </w:tc>
        <w:tc>
          <w:tcPr>
            <w:tcW w:w="1269" w:type="dxa"/>
            <w:noWrap/>
            <w:hideMark/>
          </w:tcPr>
          <w:p w14:paraId="5C5D768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0.935206</w:t>
            </w:r>
          </w:p>
        </w:tc>
        <w:tc>
          <w:tcPr>
            <w:tcW w:w="1269" w:type="dxa"/>
            <w:noWrap/>
            <w:hideMark/>
          </w:tcPr>
          <w:p w14:paraId="08994B7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9.352061</w:t>
            </w:r>
          </w:p>
        </w:tc>
      </w:tr>
      <w:tr w:rsidR="00553A64" w:rsidRPr="008F7BB7" w14:paraId="5F24C5C4" w14:textId="77777777" w:rsidTr="00D73EAE">
        <w:trPr>
          <w:trHeight w:val="285"/>
        </w:trPr>
        <w:tc>
          <w:tcPr>
            <w:tcW w:w="1031" w:type="dxa"/>
            <w:noWrap/>
            <w:hideMark/>
          </w:tcPr>
          <w:p w14:paraId="4AF7051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81</w:t>
            </w:r>
          </w:p>
        </w:tc>
        <w:tc>
          <w:tcPr>
            <w:tcW w:w="3639" w:type="dxa"/>
            <w:noWrap/>
            <w:hideMark/>
          </w:tcPr>
          <w:p w14:paraId="018AD9C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Greenland</w:t>
            </w:r>
          </w:p>
        </w:tc>
        <w:tc>
          <w:tcPr>
            <w:tcW w:w="1269" w:type="dxa"/>
            <w:noWrap/>
            <w:hideMark/>
          </w:tcPr>
          <w:p w14:paraId="46D0CD3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0.321362</w:t>
            </w:r>
          </w:p>
        </w:tc>
        <w:tc>
          <w:tcPr>
            <w:tcW w:w="1269" w:type="dxa"/>
            <w:noWrap/>
            <w:hideMark/>
          </w:tcPr>
          <w:p w14:paraId="535E1D8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0.322</w:t>
            </w:r>
          </w:p>
        </w:tc>
        <w:tc>
          <w:tcPr>
            <w:tcW w:w="1269" w:type="dxa"/>
            <w:noWrap/>
            <w:hideMark/>
          </w:tcPr>
          <w:p w14:paraId="5C9FF28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0.321681</w:t>
            </w:r>
          </w:p>
        </w:tc>
        <w:tc>
          <w:tcPr>
            <w:tcW w:w="1269" w:type="dxa"/>
            <w:noWrap/>
            <w:hideMark/>
          </w:tcPr>
          <w:p w14:paraId="7F28E6A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3.216808</w:t>
            </w:r>
          </w:p>
        </w:tc>
      </w:tr>
      <w:tr w:rsidR="00553A64" w:rsidRPr="008F7BB7" w14:paraId="754BED65" w14:textId="77777777" w:rsidTr="00D73EAE">
        <w:trPr>
          <w:trHeight w:val="285"/>
        </w:trPr>
        <w:tc>
          <w:tcPr>
            <w:tcW w:w="1031" w:type="dxa"/>
            <w:noWrap/>
            <w:hideMark/>
          </w:tcPr>
          <w:p w14:paraId="20C3E63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lastRenderedPageBreak/>
              <w:t>82</w:t>
            </w:r>
          </w:p>
        </w:tc>
        <w:tc>
          <w:tcPr>
            <w:tcW w:w="3639" w:type="dxa"/>
            <w:noWrap/>
            <w:hideMark/>
          </w:tcPr>
          <w:p w14:paraId="1663A90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Grenada</w:t>
            </w:r>
          </w:p>
        </w:tc>
        <w:tc>
          <w:tcPr>
            <w:tcW w:w="1269" w:type="dxa"/>
            <w:noWrap/>
            <w:hideMark/>
          </w:tcPr>
          <w:p w14:paraId="0858D56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0.355813</w:t>
            </w:r>
          </w:p>
        </w:tc>
        <w:tc>
          <w:tcPr>
            <w:tcW w:w="1269" w:type="dxa"/>
            <w:noWrap/>
            <w:hideMark/>
          </w:tcPr>
          <w:p w14:paraId="52FF920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0.356402</w:t>
            </w:r>
          </w:p>
        </w:tc>
        <w:tc>
          <w:tcPr>
            <w:tcW w:w="1269" w:type="dxa"/>
            <w:noWrap/>
            <w:hideMark/>
          </w:tcPr>
          <w:p w14:paraId="3193016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0.356107</w:t>
            </w:r>
          </w:p>
        </w:tc>
        <w:tc>
          <w:tcPr>
            <w:tcW w:w="1269" w:type="dxa"/>
            <w:noWrap/>
            <w:hideMark/>
          </w:tcPr>
          <w:p w14:paraId="6FAA5A0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3.561074</w:t>
            </w:r>
          </w:p>
        </w:tc>
      </w:tr>
      <w:tr w:rsidR="00553A64" w:rsidRPr="008F7BB7" w14:paraId="2FA2333A" w14:textId="77777777" w:rsidTr="00D73EAE">
        <w:trPr>
          <w:trHeight w:val="285"/>
        </w:trPr>
        <w:tc>
          <w:tcPr>
            <w:tcW w:w="1031" w:type="dxa"/>
            <w:noWrap/>
            <w:hideMark/>
          </w:tcPr>
          <w:p w14:paraId="7CDF207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83</w:t>
            </w:r>
          </w:p>
        </w:tc>
        <w:tc>
          <w:tcPr>
            <w:tcW w:w="3639" w:type="dxa"/>
            <w:noWrap/>
            <w:hideMark/>
          </w:tcPr>
          <w:p w14:paraId="16ED814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Guadeloupe</w:t>
            </w:r>
          </w:p>
        </w:tc>
        <w:tc>
          <w:tcPr>
            <w:tcW w:w="1269" w:type="dxa"/>
            <w:noWrap/>
            <w:hideMark/>
          </w:tcPr>
          <w:p w14:paraId="308520A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0.711658</w:t>
            </w:r>
          </w:p>
        </w:tc>
        <w:tc>
          <w:tcPr>
            <w:tcW w:w="1269" w:type="dxa"/>
            <w:noWrap/>
            <w:hideMark/>
          </w:tcPr>
          <w:p w14:paraId="7E41EE9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0.711943</w:t>
            </w:r>
          </w:p>
        </w:tc>
        <w:tc>
          <w:tcPr>
            <w:tcW w:w="1269" w:type="dxa"/>
            <w:noWrap/>
            <w:hideMark/>
          </w:tcPr>
          <w:p w14:paraId="426C28B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0.7118</w:t>
            </w:r>
          </w:p>
        </w:tc>
        <w:tc>
          <w:tcPr>
            <w:tcW w:w="1269" w:type="dxa"/>
            <w:noWrap/>
            <w:hideMark/>
          </w:tcPr>
          <w:p w14:paraId="4A6213E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7.118002</w:t>
            </w:r>
          </w:p>
        </w:tc>
      </w:tr>
      <w:tr w:rsidR="00553A64" w:rsidRPr="008F7BB7" w14:paraId="75EC5CFE" w14:textId="77777777" w:rsidTr="00D73EAE">
        <w:trPr>
          <w:trHeight w:val="285"/>
        </w:trPr>
        <w:tc>
          <w:tcPr>
            <w:tcW w:w="1031" w:type="dxa"/>
            <w:noWrap/>
            <w:hideMark/>
          </w:tcPr>
          <w:p w14:paraId="7C93F54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84</w:t>
            </w:r>
          </w:p>
        </w:tc>
        <w:tc>
          <w:tcPr>
            <w:tcW w:w="3639" w:type="dxa"/>
            <w:noWrap/>
            <w:hideMark/>
          </w:tcPr>
          <w:p w14:paraId="5335DAB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Guatemala</w:t>
            </w:r>
          </w:p>
        </w:tc>
        <w:tc>
          <w:tcPr>
            <w:tcW w:w="1269" w:type="dxa"/>
            <w:noWrap/>
            <w:hideMark/>
          </w:tcPr>
          <w:p w14:paraId="54149F9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0.571146</w:t>
            </w:r>
          </w:p>
        </w:tc>
        <w:tc>
          <w:tcPr>
            <w:tcW w:w="1269" w:type="dxa"/>
            <w:noWrap/>
            <w:hideMark/>
          </w:tcPr>
          <w:p w14:paraId="363AEFB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0.571516</w:t>
            </w:r>
          </w:p>
        </w:tc>
        <w:tc>
          <w:tcPr>
            <w:tcW w:w="1269" w:type="dxa"/>
            <w:noWrap/>
            <w:hideMark/>
          </w:tcPr>
          <w:p w14:paraId="0E0A4DF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0.571331</w:t>
            </w:r>
          </w:p>
        </w:tc>
        <w:tc>
          <w:tcPr>
            <w:tcW w:w="1269" w:type="dxa"/>
            <w:noWrap/>
            <w:hideMark/>
          </w:tcPr>
          <w:p w14:paraId="3C5DCF7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5.71331</w:t>
            </w:r>
          </w:p>
        </w:tc>
      </w:tr>
      <w:tr w:rsidR="00553A64" w:rsidRPr="008F7BB7" w14:paraId="4D758F27" w14:textId="77777777" w:rsidTr="00D73EAE">
        <w:trPr>
          <w:trHeight w:val="285"/>
        </w:trPr>
        <w:tc>
          <w:tcPr>
            <w:tcW w:w="1031" w:type="dxa"/>
            <w:noWrap/>
            <w:hideMark/>
          </w:tcPr>
          <w:p w14:paraId="07B883E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85</w:t>
            </w:r>
          </w:p>
        </w:tc>
        <w:tc>
          <w:tcPr>
            <w:tcW w:w="3639" w:type="dxa"/>
            <w:noWrap/>
            <w:hideMark/>
          </w:tcPr>
          <w:p w14:paraId="4CA8B95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Guinea</w:t>
            </w:r>
          </w:p>
        </w:tc>
        <w:tc>
          <w:tcPr>
            <w:tcW w:w="1269" w:type="dxa"/>
            <w:noWrap/>
            <w:hideMark/>
          </w:tcPr>
          <w:p w14:paraId="7FDB0D9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0.641914</w:t>
            </w:r>
          </w:p>
        </w:tc>
        <w:tc>
          <w:tcPr>
            <w:tcW w:w="1269" w:type="dxa"/>
            <w:noWrap/>
            <w:hideMark/>
          </w:tcPr>
          <w:p w14:paraId="11A4D1D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0.642222</w:t>
            </w:r>
          </w:p>
        </w:tc>
        <w:tc>
          <w:tcPr>
            <w:tcW w:w="1269" w:type="dxa"/>
            <w:noWrap/>
            <w:hideMark/>
          </w:tcPr>
          <w:p w14:paraId="7B12EE4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0.642068</w:t>
            </w:r>
          </w:p>
        </w:tc>
        <w:tc>
          <w:tcPr>
            <w:tcW w:w="1269" w:type="dxa"/>
            <w:noWrap/>
            <w:hideMark/>
          </w:tcPr>
          <w:p w14:paraId="204D384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6.420679</w:t>
            </w:r>
          </w:p>
        </w:tc>
      </w:tr>
      <w:tr w:rsidR="00553A64" w:rsidRPr="008F7BB7" w14:paraId="010F2F61" w14:textId="77777777" w:rsidTr="00D73EAE">
        <w:trPr>
          <w:trHeight w:val="285"/>
        </w:trPr>
        <w:tc>
          <w:tcPr>
            <w:tcW w:w="1031" w:type="dxa"/>
            <w:noWrap/>
            <w:hideMark/>
          </w:tcPr>
          <w:p w14:paraId="3201B95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86</w:t>
            </w:r>
          </w:p>
        </w:tc>
        <w:tc>
          <w:tcPr>
            <w:tcW w:w="3639" w:type="dxa"/>
            <w:noWrap/>
            <w:hideMark/>
          </w:tcPr>
          <w:p w14:paraId="072F0C5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Guinea Bissau</w:t>
            </w:r>
          </w:p>
        </w:tc>
        <w:tc>
          <w:tcPr>
            <w:tcW w:w="1269" w:type="dxa"/>
            <w:noWrap/>
            <w:hideMark/>
          </w:tcPr>
          <w:p w14:paraId="32F9ADD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0.419003</w:t>
            </w:r>
          </w:p>
        </w:tc>
        <w:tc>
          <w:tcPr>
            <w:tcW w:w="1269" w:type="dxa"/>
            <w:noWrap/>
            <w:hideMark/>
          </w:tcPr>
          <w:p w14:paraId="2F8DEB9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0.419361</w:t>
            </w:r>
          </w:p>
        </w:tc>
        <w:tc>
          <w:tcPr>
            <w:tcW w:w="1269" w:type="dxa"/>
            <w:noWrap/>
            <w:hideMark/>
          </w:tcPr>
          <w:p w14:paraId="7293D05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0.419182</w:t>
            </w:r>
          </w:p>
        </w:tc>
        <w:tc>
          <w:tcPr>
            <w:tcW w:w="1269" w:type="dxa"/>
            <w:noWrap/>
            <w:hideMark/>
          </w:tcPr>
          <w:p w14:paraId="2BAC038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4.191824</w:t>
            </w:r>
          </w:p>
        </w:tc>
      </w:tr>
      <w:tr w:rsidR="00553A64" w:rsidRPr="008F7BB7" w14:paraId="6A94DD8A" w14:textId="77777777" w:rsidTr="00D73EAE">
        <w:trPr>
          <w:trHeight w:val="285"/>
        </w:trPr>
        <w:tc>
          <w:tcPr>
            <w:tcW w:w="1031" w:type="dxa"/>
            <w:noWrap/>
            <w:hideMark/>
          </w:tcPr>
          <w:p w14:paraId="3E99429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87</w:t>
            </w:r>
          </w:p>
        </w:tc>
        <w:tc>
          <w:tcPr>
            <w:tcW w:w="3639" w:type="dxa"/>
            <w:noWrap/>
            <w:hideMark/>
          </w:tcPr>
          <w:p w14:paraId="189CE7C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Guyana</w:t>
            </w:r>
          </w:p>
        </w:tc>
        <w:tc>
          <w:tcPr>
            <w:tcW w:w="1269" w:type="dxa"/>
            <w:noWrap/>
            <w:hideMark/>
          </w:tcPr>
          <w:p w14:paraId="5674E72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5DD4BAE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451313C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07EB57D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740577AD" w14:textId="77777777" w:rsidTr="00D73EAE">
        <w:trPr>
          <w:trHeight w:val="285"/>
        </w:trPr>
        <w:tc>
          <w:tcPr>
            <w:tcW w:w="1031" w:type="dxa"/>
            <w:noWrap/>
            <w:hideMark/>
          </w:tcPr>
          <w:p w14:paraId="6C03F78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88</w:t>
            </w:r>
          </w:p>
        </w:tc>
        <w:tc>
          <w:tcPr>
            <w:tcW w:w="3639" w:type="dxa"/>
            <w:noWrap/>
            <w:hideMark/>
          </w:tcPr>
          <w:p w14:paraId="6F3D0F8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Haiti</w:t>
            </w:r>
          </w:p>
        </w:tc>
        <w:tc>
          <w:tcPr>
            <w:tcW w:w="1269" w:type="dxa"/>
            <w:noWrap/>
            <w:hideMark/>
          </w:tcPr>
          <w:p w14:paraId="14897B2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0.373902</w:t>
            </w:r>
          </w:p>
        </w:tc>
        <w:tc>
          <w:tcPr>
            <w:tcW w:w="1269" w:type="dxa"/>
            <w:noWrap/>
            <w:hideMark/>
          </w:tcPr>
          <w:p w14:paraId="794610D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0.374293</w:t>
            </w:r>
          </w:p>
        </w:tc>
        <w:tc>
          <w:tcPr>
            <w:tcW w:w="1269" w:type="dxa"/>
            <w:noWrap/>
            <w:hideMark/>
          </w:tcPr>
          <w:p w14:paraId="1000A5C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0.374097</w:t>
            </w:r>
          </w:p>
        </w:tc>
        <w:tc>
          <w:tcPr>
            <w:tcW w:w="1269" w:type="dxa"/>
            <w:noWrap/>
            <w:hideMark/>
          </w:tcPr>
          <w:p w14:paraId="03E49A7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3.740973</w:t>
            </w:r>
          </w:p>
        </w:tc>
      </w:tr>
      <w:tr w:rsidR="00553A64" w:rsidRPr="008F7BB7" w14:paraId="5F8E38FD" w14:textId="77777777" w:rsidTr="00D73EAE">
        <w:trPr>
          <w:trHeight w:val="285"/>
        </w:trPr>
        <w:tc>
          <w:tcPr>
            <w:tcW w:w="1031" w:type="dxa"/>
            <w:noWrap/>
            <w:hideMark/>
          </w:tcPr>
          <w:p w14:paraId="10CD228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89</w:t>
            </w:r>
          </w:p>
        </w:tc>
        <w:tc>
          <w:tcPr>
            <w:tcW w:w="3639" w:type="dxa"/>
            <w:noWrap/>
            <w:hideMark/>
          </w:tcPr>
          <w:p w14:paraId="28B1960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Holy See</w:t>
            </w:r>
          </w:p>
        </w:tc>
        <w:tc>
          <w:tcPr>
            <w:tcW w:w="1269" w:type="dxa"/>
            <w:noWrap/>
            <w:hideMark/>
          </w:tcPr>
          <w:p w14:paraId="3FD5DC0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0.161943</w:t>
            </w:r>
          </w:p>
        </w:tc>
        <w:tc>
          <w:tcPr>
            <w:tcW w:w="1269" w:type="dxa"/>
            <w:noWrap/>
            <w:hideMark/>
          </w:tcPr>
          <w:p w14:paraId="0A6766B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0.163339</w:t>
            </w:r>
          </w:p>
        </w:tc>
        <w:tc>
          <w:tcPr>
            <w:tcW w:w="1269" w:type="dxa"/>
            <w:noWrap/>
            <w:hideMark/>
          </w:tcPr>
          <w:p w14:paraId="3BDD4B3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0.162641</w:t>
            </w:r>
          </w:p>
        </w:tc>
        <w:tc>
          <w:tcPr>
            <w:tcW w:w="1269" w:type="dxa"/>
            <w:noWrap/>
            <w:hideMark/>
          </w:tcPr>
          <w:p w14:paraId="339B155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1.626411</w:t>
            </w:r>
          </w:p>
        </w:tc>
      </w:tr>
      <w:tr w:rsidR="00553A64" w:rsidRPr="008F7BB7" w14:paraId="7118B1ED" w14:textId="77777777" w:rsidTr="00D73EAE">
        <w:trPr>
          <w:trHeight w:val="285"/>
        </w:trPr>
        <w:tc>
          <w:tcPr>
            <w:tcW w:w="1031" w:type="dxa"/>
            <w:noWrap/>
            <w:hideMark/>
          </w:tcPr>
          <w:p w14:paraId="6E2D3D5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90</w:t>
            </w:r>
          </w:p>
        </w:tc>
        <w:tc>
          <w:tcPr>
            <w:tcW w:w="3639" w:type="dxa"/>
            <w:noWrap/>
            <w:hideMark/>
          </w:tcPr>
          <w:p w14:paraId="58962C7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Honduras</w:t>
            </w:r>
          </w:p>
        </w:tc>
        <w:tc>
          <w:tcPr>
            <w:tcW w:w="1269" w:type="dxa"/>
            <w:noWrap/>
            <w:hideMark/>
          </w:tcPr>
          <w:p w14:paraId="143565C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0.659288</w:t>
            </w:r>
          </w:p>
        </w:tc>
        <w:tc>
          <w:tcPr>
            <w:tcW w:w="1269" w:type="dxa"/>
            <w:noWrap/>
            <w:hideMark/>
          </w:tcPr>
          <w:p w14:paraId="5F8EE0E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0.659506</w:t>
            </w:r>
          </w:p>
        </w:tc>
        <w:tc>
          <w:tcPr>
            <w:tcW w:w="1269" w:type="dxa"/>
            <w:noWrap/>
            <w:hideMark/>
          </w:tcPr>
          <w:p w14:paraId="0757EF8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0.659397</w:t>
            </w:r>
          </w:p>
        </w:tc>
        <w:tc>
          <w:tcPr>
            <w:tcW w:w="1269" w:type="dxa"/>
            <w:noWrap/>
            <w:hideMark/>
          </w:tcPr>
          <w:p w14:paraId="538D5C3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6.593971</w:t>
            </w:r>
          </w:p>
        </w:tc>
      </w:tr>
      <w:tr w:rsidR="00553A64" w:rsidRPr="008F7BB7" w14:paraId="353BDB66" w14:textId="77777777" w:rsidTr="00D73EAE">
        <w:trPr>
          <w:trHeight w:val="285"/>
        </w:trPr>
        <w:tc>
          <w:tcPr>
            <w:tcW w:w="1031" w:type="dxa"/>
            <w:noWrap/>
            <w:hideMark/>
          </w:tcPr>
          <w:p w14:paraId="5B6ED78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91</w:t>
            </w:r>
          </w:p>
        </w:tc>
        <w:tc>
          <w:tcPr>
            <w:tcW w:w="3639" w:type="dxa"/>
            <w:noWrap/>
            <w:hideMark/>
          </w:tcPr>
          <w:p w14:paraId="464EDE0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Hungary</w:t>
            </w:r>
          </w:p>
        </w:tc>
        <w:tc>
          <w:tcPr>
            <w:tcW w:w="1269" w:type="dxa"/>
            <w:noWrap/>
            <w:hideMark/>
          </w:tcPr>
          <w:p w14:paraId="5AA9CFF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0.703281</w:t>
            </w:r>
          </w:p>
        </w:tc>
        <w:tc>
          <w:tcPr>
            <w:tcW w:w="1269" w:type="dxa"/>
            <w:noWrap/>
            <w:hideMark/>
          </w:tcPr>
          <w:p w14:paraId="3F9D4EB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0.703482</w:t>
            </w:r>
          </w:p>
        </w:tc>
        <w:tc>
          <w:tcPr>
            <w:tcW w:w="1269" w:type="dxa"/>
            <w:noWrap/>
            <w:hideMark/>
          </w:tcPr>
          <w:p w14:paraId="10E19D9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0.703382</w:t>
            </w:r>
          </w:p>
        </w:tc>
        <w:tc>
          <w:tcPr>
            <w:tcW w:w="1269" w:type="dxa"/>
            <w:noWrap/>
            <w:hideMark/>
          </w:tcPr>
          <w:p w14:paraId="3A67A54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7.033816</w:t>
            </w:r>
          </w:p>
        </w:tc>
      </w:tr>
      <w:tr w:rsidR="00553A64" w:rsidRPr="008F7BB7" w14:paraId="3827E93B" w14:textId="77777777" w:rsidTr="00D73EAE">
        <w:trPr>
          <w:trHeight w:val="285"/>
        </w:trPr>
        <w:tc>
          <w:tcPr>
            <w:tcW w:w="1031" w:type="dxa"/>
            <w:noWrap/>
            <w:hideMark/>
          </w:tcPr>
          <w:p w14:paraId="545CACA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92</w:t>
            </w:r>
          </w:p>
        </w:tc>
        <w:tc>
          <w:tcPr>
            <w:tcW w:w="3639" w:type="dxa"/>
            <w:noWrap/>
            <w:hideMark/>
          </w:tcPr>
          <w:p w14:paraId="025838E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Iceland</w:t>
            </w:r>
          </w:p>
        </w:tc>
        <w:tc>
          <w:tcPr>
            <w:tcW w:w="1269" w:type="dxa"/>
            <w:noWrap/>
            <w:hideMark/>
          </w:tcPr>
          <w:p w14:paraId="0D8C565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0.944144</w:t>
            </w:r>
          </w:p>
        </w:tc>
        <w:tc>
          <w:tcPr>
            <w:tcW w:w="1269" w:type="dxa"/>
            <w:noWrap/>
            <w:hideMark/>
          </w:tcPr>
          <w:p w14:paraId="5BD8AEE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0.944322</w:t>
            </w:r>
          </w:p>
        </w:tc>
        <w:tc>
          <w:tcPr>
            <w:tcW w:w="1269" w:type="dxa"/>
            <w:noWrap/>
            <w:hideMark/>
          </w:tcPr>
          <w:p w14:paraId="22B9E0D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0.944233</w:t>
            </w:r>
          </w:p>
        </w:tc>
        <w:tc>
          <w:tcPr>
            <w:tcW w:w="1269" w:type="dxa"/>
            <w:noWrap/>
            <w:hideMark/>
          </w:tcPr>
          <w:p w14:paraId="4FF2FED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9.442327</w:t>
            </w:r>
          </w:p>
        </w:tc>
      </w:tr>
      <w:tr w:rsidR="00553A64" w:rsidRPr="008F7BB7" w14:paraId="3895A7F0" w14:textId="77777777" w:rsidTr="00D73EAE">
        <w:trPr>
          <w:trHeight w:val="285"/>
        </w:trPr>
        <w:tc>
          <w:tcPr>
            <w:tcW w:w="1031" w:type="dxa"/>
            <w:noWrap/>
            <w:hideMark/>
          </w:tcPr>
          <w:p w14:paraId="6E2B55D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93</w:t>
            </w:r>
          </w:p>
        </w:tc>
        <w:tc>
          <w:tcPr>
            <w:tcW w:w="3639" w:type="dxa"/>
            <w:noWrap/>
            <w:hideMark/>
          </w:tcPr>
          <w:p w14:paraId="0F884DE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India</w:t>
            </w:r>
          </w:p>
        </w:tc>
        <w:tc>
          <w:tcPr>
            <w:tcW w:w="1269" w:type="dxa"/>
            <w:noWrap/>
            <w:hideMark/>
          </w:tcPr>
          <w:p w14:paraId="7B207C7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2854B9C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5566DBC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660A6A1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0300C1D0" w14:textId="77777777" w:rsidTr="00D73EAE">
        <w:trPr>
          <w:trHeight w:val="285"/>
        </w:trPr>
        <w:tc>
          <w:tcPr>
            <w:tcW w:w="1031" w:type="dxa"/>
            <w:noWrap/>
            <w:hideMark/>
          </w:tcPr>
          <w:p w14:paraId="60586E0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94</w:t>
            </w:r>
          </w:p>
        </w:tc>
        <w:tc>
          <w:tcPr>
            <w:tcW w:w="3639" w:type="dxa"/>
            <w:noWrap/>
            <w:hideMark/>
          </w:tcPr>
          <w:p w14:paraId="3B81626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Indonesia</w:t>
            </w:r>
          </w:p>
        </w:tc>
        <w:tc>
          <w:tcPr>
            <w:tcW w:w="1269" w:type="dxa"/>
            <w:noWrap/>
            <w:hideMark/>
          </w:tcPr>
          <w:p w14:paraId="6DA8BFD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0.883225</w:t>
            </w:r>
          </w:p>
        </w:tc>
        <w:tc>
          <w:tcPr>
            <w:tcW w:w="1269" w:type="dxa"/>
            <w:noWrap/>
            <w:hideMark/>
          </w:tcPr>
          <w:p w14:paraId="7DD389D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0.883363</w:t>
            </w:r>
          </w:p>
        </w:tc>
        <w:tc>
          <w:tcPr>
            <w:tcW w:w="1269" w:type="dxa"/>
            <w:noWrap/>
            <w:hideMark/>
          </w:tcPr>
          <w:p w14:paraId="375B0F7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0.883294</w:t>
            </w:r>
          </w:p>
        </w:tc>
        <w:tc>
          <w:tcPr>
            <w:tcW w:w="1269" w:type="dxa"/>
            <w:noWrap/>
            <w:hideMark/>
          </w:tcPr>
          <w:p w14:paraId="3B6DEBE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8.83294</w:t>
            </w:r>
          </w:p>
        </w:tc>
      </w:tr>
      <w:tr w:rsidR="00553A64" w:rsidRPr="008F7BB7" w14:paraId="3D2AEB61" w14:textId="77777777" w:rsidTr="00D73EAE">
        <w:trPr>
          <w:trHeight w:val="285"/>
        </w:trPr>
        <w:tc>
          <w:tcPr>
            <w:tcW w:w="1031" w:type="dxa"/>
            <w:noWrap/>
            <w:hideMark/>
          </w:tcPr>
          <w:p w14:paraId="4F17EC7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95</w:t>
            </w:r>
          </w:p>
        </w:tc>
        <w:tc>
          <w:tcPr>
            <w:tcW w:w="3639" w:type="dxa"/>
            <w:noWrap/>
            <w:hideMark/>
          </w:tcPr>
          <w:p w14:paraId="63D6F83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Iran</w:t>
            </w:r>
          </w:p>
        </w:tc>
        <w:tc>
          <w:tcPr>
            <w:tcW w:w="1269" w:type="dxa"/>
            <w:noWrap/>
            <w:hideMark/>
          </w:tcPr>
          <w:p w14:paraId="48FCE07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283C45E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2B53188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2DE173F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48CDDC01" w14:textId="77777777" w:rsidTr="00D73EAE">
        <w:trPr>
          <w:trHeight w:val="285"/>
        </w:trPr>
        <w:tc>
          <w:tcPr>
            <w:tcW w:w="1031" w:type="dxa"/>
            <w:noWrap/>
            <w:hideMark/>
          </w:tcPr>
          <w:p w14:paraId="3294AC8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96</w:t>
            </w:r>
          </w:p>
        </w:tc>
        <w:tc>
          <w:tcPr>
            <w:tcW w:w="3639" w:type="dxa"/>
            <w:noWrap/>
            <w:hideMark/>
          </w:tcPr>
          <w:p w14:paraId="0CAA703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Iraq</w:t>
            </w:r>
          </w:p>
        </w:tc>
        <w:tc>
          <w:tcPr>
            <w:tcW w:w="1269" w:type="dxa"/>
            <w:noWrap/>
            <w:hideMark/>
          </w:tcPr>
          <w:p w14:paraId="019E921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0.695555</w:t>
            </w:r>
          </w:p>
        </w:tc>
        <w:tc>
          <w:tcPr>
            <w:tcW w:w="1269" w:type="dxa"/>
            <w:noWrap/>
            <w:hideMark/>
          </w:tcPr>
          <w:p w14:paraId="3B566B9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0.69584</w:t>
            </w:r>
          </w:p>
        </w:tc>
        <w:tc>
          <w:tcPr>
            <w:tcW w:w="1269" w:type="dxa"/>
            <w:noWrap/>
            <w:hideMark/>
          </w:tcPr>
          <w:p w14:paraId="7D6A82C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0.695697</w:t>
            </w:r>
          </w:p>
        </w:tc>
        <w:tc>
          <w:tcPr>
            <w:tcW w:w="1269" w:type="dxa"/>
            <w:noWrap/>
            <w:hideMark/>
          </w:tcPr>
          <w:p w14:paraId="7A2717E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6.956973</w:t>
            </w:r>
          </w:p>
        </w:tc>
      </w:tr>
      <w:tr w:rsidR="00553A64" w:rsidRPr="008F7BB7" w14:paraId="6A9F4942" w14:textId="77777777" w:rsidTr="00D73EAE">
        <w:trPr>
          <w:trHeight w:val="285"/>
        </w:trPr>
        <w:tc>
          <w:tcPr>
            <w:tcW w:w="1031" w:type="dxa"/>
            <w:noWrap/>
            <w:hideMark/>
          </w:tcPr>
          <w:p w14:paraId="1C7DE46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97</w:t>
            </w:r>
          </w:p>
        </w:tc>
        <w:tc>
          <w:tcPr>
            <w:tcW w:w="3639" w:type="dxa"/>
            <w:noWrap/>
            <w:hideMark/>
          </w:tcPr>
          <w:p w14:paraId="24B0660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Ireland</w:t>
            </w:r>
          </w:p>
        </w:tc>
        <w:tc>
          <w:tcPr>
            <w:tcW w:w="1269" w:type="dxa"/>
            <w:noWrap/>
            <w:hideMark/>
          </w:tcPr>
          <w:p w14:paraId="1E46611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0D06E38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5C5392C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0D32A2E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05CC2523" w14:textId="77777777" w:rsidTr="00D73EAE">
        <w:trPr>
          <w:trHeight w:val="285"/>
        </w:trPr>
        <w:tc>
          <w:tcPr>
            <w:tcW w:w="1031" w:type="dxa"/>
            <w:noWrap/>
            <w:hideMark/>
          </w:tcPr>
          <w:p w14:paraId="7BCA59A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98</w:t>
            </w:r>
          </w:p>
        </w:tc>
        <w:tc>
          <w:tcPr>
            <w:tcW w:w="3639" w:type="dxa"/>
            <w:noWrap/>
            <w:hideMark/>
          </w:tcPr>
          <w:p w14:paraId="1CDED62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Isle Of Man</w:t>
            </w:r>
          </w:p>
        </w:tc>
        <w:tc>
          <w:tcPr>
            <w:tcW w:w="1269" w:type="dxa"/>
            <w:noWrap/>
            <w:hideMark/>
          </w:tcPr>
          <w:p w14:paraId="2BCA78B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0.78325</w:t>
            </w:r>
          </w:p>
        </w:tc>
        <w:tc>
          <w:tcPr>
            <w:tcW w:w="1269" w:type="dxa"/>
            <w:noWrap/>
            <w:hideMark/>
          </w:tcPr>
          <w:p w14:paraId="11853F6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0.783495</w:t>
            </w:r>
          </w:p>
        </w:tc>
        <w:tc>
          <w:tcPr>
            <w:tcW w:w="1269" w:type="dxa"/>
            <w:noWrap/>
            <w:hideMark/>
          </w:tcPr>
          <w:p w14:paraId="3FDDF3C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0.783372</w:t>
            </w:r>
          </w:p>
        </w:tc>
        <w:tc>
          <w:tcPr>
            <w:tcW w:w="1269" w:type="dxa"/>
            <w:noWrap/>
            <w:hideMark/>
          </w:tcPr>
          <w:p w14:paraId="40DD532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7.833724</w:t>
            </w:r>
          </w:p>
        </w:tc>
      </w:tr>
      <w:tr w:rsidR="00553A64" w:rsidRPr="008F7BB7" w14:paraId="74DCA22E" w14:textId="77777777" w:rsidTr="00D73EAE">
        <w:trPr>
          <w:trHeight w:val="285"/>
        </w:trPr>
        <w:tc>
          <w:tcPr>
            <w:tcW w:w="1031" w:type="dxa"/>
            <w:noWrap/>
            <w:hideMark/>
          </w:tcPr>
          <w:p w14:paraId="03B9700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99</w:t>
            </w:r>
          </w:p>
        </w:tc>
        <w:tc>
          <w:tcPr>
            <w:tcW w:w="3639" w:type="dxa"/>
            <w:noWrap/>
            <w:hideMark/>
          </w:tcPr>
          <w:p w14:paraId="7C0AAA5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Israel</w:t>
            </w:r>
          </w:p>
        </w:tc>
        <w:tc>
          <w:tcPr>
            <w:tcW w:w="1269" w:type="dxa"/>
            <w:noWrap/>
            <w:hideMark/>
          </w:tcPr>
          <w:p w14:paraId="403656A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0.774156</w:t>
            </w:r>
          </w:p>
        </w:tc>
        <w:tc>
          <w:tcPr>
            <w:tcW w:w="1269" w:type="dxa"/>
            <w:noWrap/>
            <w:hideMark/>
          </w:tcPr>
          <w:p w14:paraId="7FA7063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0.774395</w:t>
            </w:r>
          </w:p>
        </w:tc>
        <w:tc>
          <w:tcPr>
            <w:tcW w:w="1269" w:type="dxa"/>
            <w:noWrap/>
            <w:hideMark/>
          </w:tcPr>
          <w:p w14:paraId="45A6DCC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0.774275</w:t>
            </w:r>
          </w:p>
        </w:tc>
        <w:tc>
          <w:tcPr>
            <w:tcW w:w="1269" w:type="dxa"/>
            <w:noWrap/>
            <w:hideMark/>
          </w:tcPr>
          <w:p w14:paraId="2D71768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7.742752</w:t>
            </w:r>
          </w:p>
        </w:tc>
      </w:tr>
      <w:tr w:rsidR="00553A64" w:rsidRPr="008F7BB7" w14:paraId="417D5C69" w14:textId="77777777" w:rsidTr="00D73EAE">
        <w:trPr>
          <w:trHeight w:val="285"/>
        </w:trPr>
        <w:tc>
          <w:tcPr>
            <w:tcW w:w="1031" w:type="dxa"/>
            <w:noWrap/>
            <w:hideMark/>
          </w:tcPr>
          <w:p w14:paraId="4F46C50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100</w:t>
            </w:r>
          </w:p>
        </w:tc>
        <w:tc>
          <w:tcPr>
            <w:tcW w:w="3639" w:type="dxa"/>
            <w:noWrap/>
            <w:hideMark/>
          </w:tcPr>
          <w:p w14:paraId="69029E2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Italy</w:t>
            </w:r>
          </w:p>
        </w:tc>
        <w:tc>
          <w:tcPr>
            <w:tcW w:w="1269" w:type="dxa"/>
            <w:noWrap/>
            <w:hideMark/>
          </w:tcPr>
          <w:p w14:paraId="2479FF8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774BE0A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34F79E3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1A7CD17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3B232D41" w14:textId="77777777" w:rsidTr="00D73EAE">
        <w:trPr>
          <w:trHeight w:val="285"/>
        </w:trPr>
        <w:tc>
          <w:tcPr>
            <w:tcW w:w="1031" w:type="dxa"/>
            <w:noWrap/>
            <w:hideMark/>
          </w:tcPr>
          <w:p w14:paraId="014F043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101</w:t>
            </w:r>
          </w:p>
        </w:tc>
        <w:tc>
          <w:tcPr>
            <w:tcW w:w="3639" w:type="dxa"/>
            <w:noWrap/>
            <w:hideMark/>
          </w:tcPr>
          <w:p w14:paraId="4F622E5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Jamaica</w:t>
            </w:r>
          </w:p>
        </w:tc>
        <w:tc>
          <w:tcPr>
            <w:tcW w:w="1269" w:type="dxa"/>
            <w:noWrap/>
            <w:hideMark/>
          </w:tcPr>
          <w:p w14:paraId="0498907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0.521124</w:t>
            </w:r>
          </w:p>
        </w:tc>
        <w:tc>
          <w:tcPr>
            <w:tcW w:w="1269" w:type="dxa"/>
            <w:noWrap/>
            <w:hideMark/>
          </w:tcPr>
          <w:p w14:paraId="6BEA971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0.521531</w:t>
            </w:r>
          </w:p>
        </w:tc>
        <w:tc>
          <w:tcPr>
            <w:tcW w:w="1269" w:type="dxa"/>
            <w:noWrap/>
            <w:hideMark/>
          </w:tcPr>
          <w:p w14:paraId="21B25AB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0.521328</w:t>
            </w:r>
          </w:p>
        </w:tc>
        <w:tc>
          <w:tcPr>
            <w:tcW w:w="1269" w:type="dxa"/>
            <w:noWrap/>
            <w:hideMark/>
          </w:tcPr>
          <w:p w14:paraId="524EFBE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5.213276</w:t>
            </w:r>
          </w:p>
        </w:tc>
      </w:tr>
      <w:tr w:rsidR="00553A64" w:rsidRPr="008F7BB7" w14:paraId="2727364B" w14:textId="77777777" w:rsidTr="00D73EAE">
        <w:trPr>
          <w:trHeight w:val="285"/>
        </w:trPr>
        <w:tc>
          <w:tcPr>
            <w:tcW w:w="1031" w:type="dxa"/>
            <w:noWrap/>
            <w:hideMark/>
          </w:tcPr>
          <w:p w14:paraId="4F8BEA0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102</w:t>
            </w:r>
          </w:p>
        </w:tc>
        <w:tc>
          <w:tcPr>
            <w:tcW w:w="3639" w:type="dxa"/>
            <w:noWrap/>
            <w:hideMark/>
          </w:tcPr>
          <w:p w14:paraId="459D2EE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Japan</w:t>
            </w:r>
          </w:p>
        </w:tc>
        <w:tc>
          <w:tcPr>
            <w:tcW w:w="1269" w:type="dxa"/>
            <w:noWrap/>
            <w:hideMark/>
          </w:tcPr>
          <w:p w14:paraId="3A1E695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0.289138</w:t>
            </w:r>
          </w:p>
        </w:tc>
        <w:tc>
          <w:tcPr>
            <w:tcW w:w="1269" w:type="dxa"/>
            <w:noWrap/>
            <w:hideMark/>
          </w:tcPr>
          <w:p w14:paraId="3BBC9C6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0.289232</w:t>
            </w:r>
          </w:p>
        </w:tc>
        <w:tc>
          <w:tcPr>
            <w:tcW w:w="1269" w:type="dxa"/>
            <w:noWrap/>
            <w:hideMark/>
          </w:tcPr>
          <w:p w14:paraId="4DC9EFA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0.289185</w:t>
            </w:r>
          </w:p>
        </w:tc>
        <w:tc>
          <w:tcPr>
            <w:tcW w:w="1269" w:type="dxa"/>
            <w:noWrap/>
            <w:hideMark/>
          </w:tcPr>
          <w:p w14:paraId="56FC467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2.89185</w:t>
            </w:r>
          </w:p>
        </w:tc>
      </w:tr>
      <w:tr w:rsidR="00553A64" w:rsidRPr="008F7BB7" w14:paraId="479AA2B9" w14:textId="77777777" w:rsidTr="00D73EAE">
        <w:trPr>
          <w:trHeight w:val="285"/>
        </w:trPr>
        <w:tc>
          <w:tcPr>
            <w:tcW w:w="1031" w:type="dxa"/>
            <w:noWrap/>
            <w:hideMark/>
          </w:tcPr>
          <w:p w14:paraId="265A9B8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103</w:t>
            </w:r>
          </w:p>
        </w:tc>
        <w:tc>
          <w:tcPr>
            <w:tcW w:w="3639" w:type="dxa"/>
            <w:noWrap/>
            <w:hideMark/>
          </w:tcPr>
          <w:p w14:paraId="7D0DAAC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Jordan</w:t>
            </w:r>
          </w:p>
        </w:tc>
        <w:tc>
          <w:tcPr>
            <w:tcW w:w="1269" w:type="dxa"/>
            <w:noWrap/>
            <w:hideMark/>
          </w:tcPr>
          <w:p w14:paraId="105CEC6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0.734565</w:t>
            </w:r>
          </w:p>
        </w:tc>
        <w:tc>
          <w:tcPr>
            <w:tcW w:w="1269" w:type="dxa"/>
            <w:noWrap/>
            <w:hideMark/>
          </w:tcPr>
          <w:p w14:paraId="57E71FE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0.734827</w:t>
            </w:r>
          </w:p>
        </w:tc>
        <w:tc>
          <w:tcPr>
            <w:tcW w:w="1269" w:type="dxa"/>
            <w:noWrap/>
            <w:hideMark/>
          </w:tcPr>
          <w:p w14:paraId="58BF1ED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0.734696</w:t>
            </w:r>
          </w:p>
        </w:tc>
        <w:tc>
          <w:tcPr>
            <w:tcW w:w="1269" w:type="dxa"/>
            <w:noWrap/>
            <w:hideMark/>
          </w:tcPr>
          <w:p w14:paraId="370EA34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7.346962</w:t>
            </w:r>
          </w:p>
        </w:tc>
      </w:tr>
      <w:tr w:rsidR="00553A64" w:rsidRPr="008F7BB7" w14:paraId="26BC8C13" w14:textId="77777777" w:rsidTr="00D73EAE">
        <w:trPr>
          <w:trHeight w:val="285"/>
        </w:trPr>
        <w:tc>
          <w:tcPr>
            <w:tcW w:w="1031" w:type="dxa"/>
            <w:noWrap/>
            <w:hideMark/>
          </w:tcPr>
          <w:p w14:paraId="12617B6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104</w:t>
            </w:r>
          </w:p>
        </w:tc>
        <w:tc>
          <w:tcPr>
            <w:tcW w:w="3639" w:type="dxa"/>
            <w:noWrap/>
            <w:hideMark/>
          </w:tcPr>
          <w:p w14:paraId="40C91E3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Kazakhstan</w:t>
            </w:r>
          </w:p>
        </w:tc>
        <w:tc>
          <w:tcPr>
            <w:tcW w:w="1269" w:type="dxa"/>
            <w:noWrap/>
            <w:hideMark/>
          </w:tcPr>
          <w:p w14:paraId="7E98724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0.717486</w:t>
            </w:r>
          </w:p>
        </w:tc>
        <w:tc>
          <w:tcPr>
            <w:tcW w:w="1269" w:type="dxa"/>
            <w:noWrap/>
            <w:hideMark/>
          </w:tcPr>
          <w:p w14:paraId="3965E3C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0.717588</w:t>
            </w:r>
          </w:p>
        </w:tc>
        <w:tc>
          <w:tcPr>
            <w:tcW w:w="1269" w:type="dxa"/>
            <w:noWrap/>
            <w:hideMark/>
          </w:tcPr>
          <w:p w14:paraId="14DFB05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0.717537</w:t>
            </w:r>
          </w:p>
        </w:tc>
        <w:tc>
          <w:tcPr>
            <w:tcW w:w="1269" w:type="dxa"/>
            <w:noWrap/>
            <w:hideMark/>
          </w:tcPr>
          <w:p w14:paraId="647CE72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7.17537</w:t>
            </w:r>
          </w:p>
        </w:tc>
      </w:tr>
      <w:tr w:rsidR="00553A64" w:rsidRPr="008F7BB7" w14:paraId="4B0603F3" w14:textId="77777777" w:rsidTr="00D73EAE">
        <w:trPr>
          <w:trHeight w:val="285"/>
        </w:trPr>
        <w:tc>
          <w:tcPr>
            <w:tcW w:w="1031" w:type="dxa"/>
            <w:noWrap/>
            <w:hideMark/>
          </w:tcPr>
          <w:p w14:paraId="2A5684A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105</w:t>
            </w:r>
          </w:p>
        </w:tc>
        <w:tc>
          <w:tcPr>
            <w:tcW w:w="3639" w:type="dxa"/>
            <w:noWrap/>
            <w:hideMark/>
          </w:tcPr>
          <w:p w14:paraId="542AD22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Kenya</w:t>
            </w:r>
          </w:p>
        </w:tc>
        <w:tc>
          <w:tcPr>
            <w:tcW w:w="1269" w:type="dxa"/>
            <w:noWrap/>
            <w:hideMark/>
          </w:tcPr>
          <w:p w14:paraId="09CD0ED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0.698015</w:t>
            </w:r>
          </w:p>
        </w:tc>
        <w:tc>
          <w:tcPr>
            <w:tcW w:w="1269" w:type="dxa"/>
            <w:noWrap/>
            <w:hideMark/>
          </w:tcPr>
          <w:p w14:paraId="1ABE29F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0.698296</w:t>
            </w:r>
          </w:p>
        </w:tc>
        <w:tc>
          <w:tcPr>
            <w:tcW w:w="1269" w:type="dxa"/>
            <w:noWrap/>
            <w:hideMark/>
          </w:tcPr>
          <w:p w14:paraId="0C5BB70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0.698155</w:t>
            </w:r>
          </w:p>
        </w:tc>
        <w:tc>
          <w:tcPr>
            <w:tcW w:w="1269" w:type="dxa"/>
            <w:noWrap/>
            <w:hideMark/>
          </w:tcPr>
          <w:p w14:paraId="35885A8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6.981554</w:t>
            </w:r>
          </w:p>
        </w:tc>
      </w:tr>
      <w:tr w:rsidR="00553A64" w:rsidRPr="008F7BB7" w14:paraId="63B0C046" w14:textId="77777777" w:rsidTr="00D73EAE">
        <w:trPr>
          <w:trHeight w:val="285"/>
        </w:trPr>
        <w:tc>
          <w:tcPr>
            <w:tcW w:w="1031" w:type="dxa"/>
            <w:noWrap/>
            <w:hideMark/>
          </w:tcPr>
          <w:p w14:paraId="40D2546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106</w:t>
            </w:r>
          </w:p>
        </w:tc>
        <w:tc>
          <w:tcPr>
            <w:tcW w:w="3639" w:type="dxa"/>
            <w:noWrap/>
            <w:hideMark/>
          </w:tcPr>
          <w:p w14:paraId="5FFBAB3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Kuwait</w:t>
            </w:r>
          </w:p>
        </w:tc>
        <w:tc>
          <w:tcPr>
            <w:tcW w:w="1269" w:type="dxa"/>
            <w:noWrap/>
            <w:hideMark/>
          </w:tcPr>
          <w:p w14:paraId="54E4034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0.442183</w:t>
            </w:r>
          </w:p>
        </w:tc>
        <w:tc>
          <w:tcPr>
            <w:tcW w:w="1269" w:type="dxa"/>
            <w:noWrap/>
            <w:hideMark/>
          </w:tcPr>
          <w:p w14:paraId="4A5E40F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0.442396</w:t>
            </w:r>
          </w:p>
        </w:tc>
        <w:tc>
          <w:tcPr>
            <w:tcW w:w="1269" w:type="dxa"/>
            <w:noWrap/>
            <w:hideMark/>
          </w:tcPr>
          <w:p w14:paraId="1CEE0CF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0.44229</w:t>
            </w:r>
          </w:p>
        </w:tc>
        <w:tc>
          <w:tcPr>
            <w:tcW w:w="1269" w:type="dxa"/>
            <w:noWrap/>
            <w:hideMark/>
          </w:tcPr>
          <w:p w14:paraId="7374D23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4.422895</w:t>
            </w:r>
          </w:p>
        </w:tc>
      </w:tr>
      <w:tr w:rsidR="00553A64" w:rsidRPr="008F7BB7" w14:paraId="145025AC" w14:textId="77777777" w:rsidTr="00D73EAE">
        <w:trPr>
          <w:trHeight w:val="285"/>
        </w:trPr>
        <w:tc>
          <w:tcPr>
            <w:tcW w:w="1031" w:type="dxa"/>
            <w:noWrap/>
            <w:hideMark/>
          </w:tcPr>
          <w:p w14:paraId="0ECD1DD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107</w:t>
            </w:r>
          </w:p>
        </w:tc>
        <w:tc>
          <w:tcPr>
            <w:tcW w:w="3639" w:type="dxa"/>
            <w:noWrap/>
            <w:hideMark/>
          </w:tcPr>
          <w:p w14:paraId="6DFF785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Kyrgyzstan</w:t>
            </w:r>
          </w:p>
        </w:tc>
        <w:tc>
          <w:tcPr>
            <w:tcW w:w="1269" w:type="dxa"/>
            <w:noWrap/>
            <w:hideMark/>
          </w:tcPr>
          <w:p w14:paraId="7CB9296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0.662303</w:t>
            </w:r>
          </w:p>
        </w:tc>
        <w:tc>
          <w:tcPr>
            <w:tcW w:w="1269" w:type="dxa"/>
            <w:noWrap/>
            <w:hideMark/>
          </w:tcPr>
          <w:p w14:paraId="667729D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0.662439</w:t>
            </w:r>
          </w:p>
        </w:tc>
        <w:tc>
          <w:tcPr>
            <w:tcW w:w="1269" w:type="dxa"/>
            <w:noWrap/>
            <w:hideMark/>
          </w:tcPr>
          <w:p w14:paraId="048DF97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0.662371</w:t>
            </w:r>
          </w:p>
        </w:tc>
        <w:tc>
          <w:tcPr>
            <w:tcW w:w="1269" w:type="dxa"/>
            <w:noWrap/>
            <w:hideMark/>
          </w:tcPr>
          <w:p w14:paraId="55A7756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6.623713</w:t>
            </w:r>
          </w:p>
        </w:tc>
      </w:tr>
      <w:tr w:rsidR="00553A64" w:rsidRPr="008F7BB7" w14:paraId="0D9FF8C0" w14:textId="77777777" w:rsidTr="00D73EAE">
        <w:trPr>
          <w:trHeight w:val="285"/>
        </w:trPr>
        <w:tc>
          <w:tcPr>
            <w:tcW w:w="1031" w:type="dxa"/>
            <w:noWrap/>
            <w:hideMark/>
          </w:tcPr>
          <w:p w14:paraId="61C1F9D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108</w:t>
            </w:r>
          </w:p>
        </w:tc>
        <w:tc>
          <w:tcPr>
            <w:tcW w:w="3639" w:type="dxa"/>
            <w:noWrap/>
            <w:hideMark/>
          </w:tcPr>
          <w:p w14:paraId="699BB74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Laos</w:t>
            </w:r>
          </w:p>
        </w:tc>
        <w:tc>
          <w:tcPr>
            <w:tcW w:w="1269" w:type="dxa"/>
            <w:noWrap/>
            <w:hideMark/>
          </w:tcPr>
          <w:p w14:paraId="15D3F64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0.298391</w:t>
            </w:r>
          </w:p>
        </w:tc>
        <w:tc>
          <w:tcPr>
            <w:tcW w:w="1269" w:type="dxa"/>
            <w:noWrap/>
            <w:hideMark/>
          </w:tcPr>
          <w:p w14:paraId="7F9B5AC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0.298856</w:t>
            </w:r>
          </w:p>
        </w:tc>
        <w:tc>
          <w:tcPr>
            <w:tcW w:w="1269" w:type="dxa"/>
            <w:noWrap/>
            <w:hideMark/>
          </w:tcPr>
          <w:p w14:paraId="05F585F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0.298624</w:t>
            </w:r>
          </w:p>
        </w:tc>
        <w:tc>
          <w:tcPr>
            <w:tcW w:w="1269" w:type="dxa"/>
            <w:noWrap/>
            <w:hideMark/>
          </w:tcPr>
          <w:p w14:paraId="3721254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2.986237</w:t>
            </w:r>
          </w:p>
        </w:tc>
      </w:tr>
      <w:tr w:rsidR="00553A64" w:rsidRPr="008F7BB7" w14:paraId="2E48FF56" w14:textId="77777777" w:rsidTr="00D73EAE">
        <w:trPr>
          <w:trHeight w:val="285"/>
        </w:trPr>
        <w:tc>
          <w:tcPr>
            <w:tcW w:w="1031" w:type="dxa"/>
            <w:noWrap/>
            <w:hideMark/>
          </w:tcPr>
          <w:p w14:paraId="4D169D1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109</w:t>
            </w:r>
          </w:p>
        </w:tc>
        <w:tc>
          <w:tcPr>
            <w:tcW w:w="3639" w:type="dxa"/>
            <w:noWrap/>
            <w:hideMark/>
          </w:tcPr>
          <w:p w14:paraId="77945B4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Latvia</w:t>
            </w:r>
          </w:p>
        </w:tc>
        <w:tc>
          <w:tcPr>
            <w:tcW w:w="1269" w:type="dxa"/>
            <w:noWrap/>
            <w:hideMark/>
          </w:tcPr>
          <w:p w14:paraId="117FC02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0.774831</w:t>
            </w:r>
          </w:p>
        </w:tc>
        <w:tc>
          <w:tcPr>
            <w:tcW w:w="1269" w:type="dxa"/>
            <w:noWrap/>
            <w:hideMark/>
          </w:tcPr>
          <w:p w14:paraId="6CFAE1D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0.775072</w:t>
            </w:r>
          </w:p>
        </w:tc>
        <w:tc>
          <w:tcPr>
            <w:tcW w:w="1269" w:type="dxa"/>
            <w:noWrap/>
            <w:hideMark/>
          </w:tcPr>
          <w:p w14:paraId="6FB7013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0.774952</w:t>
            </w:r>
          </w:p>
        </w:tc>
        <w:tc>
          <w:tcPr>
            <w:tcW w:w="1269" w:type="dxa"/>
            <w:noWrap/>
            <w:hideMark/>
          </w:tcPr>
          <w:p w14:paraId="5AB6B4F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7.749517</w:t>
            </w:r>
          </w:p>
        </w:tc>
      </w:tr>
      <w:tr w:rsidR="00553A64" w:rsidRPr="008F7BB7" w14:paraId="2853E640" w14:textId="77777777" w:rsidTr="00D73EAE">
        <w:trPr>
          <w:trHeight w:val="285"/>
        </w:trPr>
        <w:tc>
          <w:tcPr>
            <w:tcW w:w="1031" w:type="dxa"/>
            <w:noWrap/>
            <w:hideMark/>
          </w:tcPr>
          <w:p w14:paraId="4178420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110</w:t>
            </w:r>
          </w:p>
        </w:tc>
        <w:tc>
          <w:tcPr>
            <w:tcW w:w="3639" w:type="dxa"/>
            <w:noWrap/>
            <w:hideMark/>
          </w:tcPr>
          <w:p w14:paraId="3D8A2B2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Lebanon</w:t>
            </w:r>
          </w:p>
        </w:tc>
        <w:tc>
          <w:tcPr>
            <w:tcW w:w="1269" w:type="dxa"/>
            <w:noWrap/>
            <w:hideMark/>
          </w:tcPr>
          <w:p w14:paraId="78A6A03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0.639236</w:t>
            </w:r>
          </w:p>
        </w:tc>
        <w:tc>
          <w:tcPr>
            <w:tcW w:w="1269" w:type="dxa"/>
            <w:noWrap/>
            <w:hideMark/>
          </w:tcPr>
          <w:p w14:paraId="2B5CE2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0.639557</w:t>
            </w:r>
          </w:p>
        </w:tc>
        <w:tc>
          <w:tcPr>
            <w:tcW w:w="1269" w:type="dxa"/>
            <w:noWrap/>
            <w:hideMark/>
          </w:tcPr>
          <w:p w14:paraId="2571D7F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0.639397</w:t>
            </w:r>
          </w:p>
        </w:tc>
        <w:tc>
          <w:tcPr>
            <w:tcW w:w="1269" w:type="dxa"/>
            <w:noWrap/>
            <w:hideMark/>
          </w:tcPr>
          <w:p w14:paraId="1B7666D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6.393965</w:t>
            </w:r>
          </w:p>
        </w:tc>
      </w:tr>
      <w:tr w:rsidR="00553A64" w:rsidRPr="008F7BB7" w14:paraId="1B24FBE0" w14:textId="77777777" w:rsidTr="00D73EAE">
        <w:trPr>
          <w:trHeight w:val="285"/>
        </w:trPr>
        <w:tc>
          <w:tcPr>
            <w:tcW w:w="1031" w:type="dxa"/>
            <w:noWrap/>
            <w:hideMark/>
          </w:tcPr>
          <w:p w14:paraId="35B4FC2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111</w:t>
            </w:r>
          </w:p>
        </w:tc>
        <w:tc>
          <w:tcPr>
            <w:tcW w:w="3639" w:type="dxa"/>
            <w:noWrap/>
            <w:hideMark/>
          </w:tcPr>
          <w:p w14:paraId="7B3ACC1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Lesotho</w:t>
            </w:r>
          </w:p>
        </w:tc>
        <w:tc>
          <w:tcPr>
            <w:tcW w:w="1269" w:type="dxa"/>
            <w:noWrap/>
            <w:hideMark/>
          </w:tcPr>
          <w:p w14:paraId="19B3AF3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0.114481</w:t>
            </w:r>
          </w:p>
        </w:tc>
        <w:tc>
          <w:tcPr>
            <w:tcW w:w="1269" w:type="dxa"/>
            <w:noWrap/>
            <w:hideMark/>
          </w:tcPr>
          <w:p w14:paraId="1D54F74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0.1162</w:t>
            </w:r>
          </w:p>
        </w:tc>
        <w:tc>
          <w:tcPr>
            <w:tcW w:w="1269" w:type="dxa"/>
            <w:noWrap/>
            <w:hideMark/>
          </w:tcPr>
          <w:p w14:paraId="5F9FC1D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0.11534</w:t>
            </w:r>
          </w:p>
        </w:tc>
        <w:tc>
          <w:tcPr>
            <w:tcW w:w="1269" w:type="dxa"/>
            <w:noWrap/>
            <w:hideMark/>
          </w:tcPr>
          <w:p w14:paraId="0EDBA3B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1.153402</w:t>
            </w:r>
          </w:p>
        </w:tc>
      </w:tr>
      <w:tr w:rsidR="00553A64" w:rsidRPr="008F7BB7" w14:paraId="694854FD" w14:textId="77777777" w:rsidTr="00D73EAE">
        <w:trPr>
          <w:trHeight w:val="285"/>
        </w:trPr>
        <w:tc>
          <w:tcPr>
            <w:tcW w:w="1031" w:type="dxa"/>
            <w:noWrap/>
            <w:hideMark/>
          </w:tcPr>
          <w:p w14:paraId="74DF8A0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112</w:t>
            </w:r>
          </w:p>
        </w:tc>
        <w:tc>
          <w:tcPr>
            <w:tcW w:w="3639" w:type="dxa"/>
            <w:noWrap/>
            <w:hideMark/>
          </w:tcPr>
          <w:p w14:paraId="3EBF1D9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Liberia</w:t>
            </w:r>
          </w:p>
        </w:tc>
        <w:tc>
          <w:tcPr>
            <w:tcW w:w="1269" w:type="dxa"/>
            <w:noWrap/>
            <w:hideMark/>
          </w:tcPr>
          <w:p w14:paraId="44DEE4D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0.389136</w:t>
            </w:r>
          </w:p>
        </w:tc>
        <w:tc>
          <w:tcPr>
            <w:tcW w:w="1269" w:type="dxa"/>
            <w:noWrap/>
            <w:hideMark/>
          </w:tcPr>
          <w:p w14:paraId="35FD4A9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0.389665</w:t>
            </w:r>
          </w:p>
        </w:tc>
        <w:tc>
          <w:tcPr>
            <w:tcW w:w="1269" w:type="dxa"/>
            <w:noWrap/>
            <w:hideMark/>
          </w:tcPr>
          <w:p w14:paraId="512472A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0.389401</w:t>
            </w:r>
          </w:p>
        </w:tc>
        <w:tc>
          <w:tcPr>
            <w:tcW w:w="1269" w:type="dxa"/>
            <w:noWrap/>
            <w:hideMark/>
          </w:tcPr>
          <w:p w14:paraId="7E504A8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3.894008</w:t>
            </w:r>
          </w:p>
        </w:tc>
      </w:tr>
      <w:tr w:rsidR="00553A64" w:rsidRPr="008F7BB7" w14:paraId="15045385" w14:textId="77777777" w:rsidTr="00D73EAE">
        <w:trPr>
          <w:trHeight w:val="285"/>
        </w:trPr>
        <w:tc>
          <w:tcPr>
            <w:tcW w:w="1031" w:type="dxa"/>
            <w:noWrap/>
            <w:hideMark/>
          </w:tcPr>
          <w:p w14:paraId="16F16B6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113</w:t>
            </w:r>
          </w:p>
        </w:tc>
        <w:tc>
          <w:tcPr>
            <w:tcW w:w="3639" w:type="dxa"/>
            <w:noWrap/>
            <w:hideMark/>
          </w:tcPr>
          <w:p w14:paraId="46B2A4D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Libya</w:t>
            </w:r>
          </w:p>
        </w:tc>
        <w:tc>
          <w:tcPr>
            <w:tcW w:w="1269" w:type="dxa"/>
            <w:noWrap/>
            <w:hideMark/>
          </w:tcPr>
          <w:p w14:paraId="4E6B869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0.511694</w:t>
            </w:r>
          </w:p>
        </w:tc>
        <w:tc>
          <w:tcPr>
            <w:tcW w:w="1269" w:type="dxa"/>
            <w:noWrap/>
            <w:hideMark/>
          </w:tcPr>
          <w:p w14:paraId="0E16C2D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0.51211</w:t>
            </w:r>
          </w:p>
        </w:tc>
        <w:tc>
          <w:tcPr>
            <w:tcW w:w="1269" w:type="dxa"/>
            <w:noWrap/>
            <w:hideMark/>
          </w:tcPr>
          <w:p w14:paraId="1A3E961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0.511902</w:t>
            </w:r>
          </w:p>
        </w:tc>
        <w:tc>
          <w:tcPr>
            <w:tcW w:w="1269" w:type="dxa"/>
            <w:noWrap/>
            <w:hideMark/>
          </w:tcPr>
          <w:p w14:paraId="6E10C93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5.11902</w:t>
            </w:r>
          </w:p>
        </w:tc>
      </w:tr>
      <w:tr w:rsidR="00553A64" w:rsidRPr="008F7BB7" w14:paraId="6C3F82DA" w14:textId="77777777" w:rsidTr="00D73EAE">
        <w:trPr>
          <w:trHeight w:val="285"/>
        </w:trPr>
        <w:tc>
          <w:tcPr>
            <w:tcW w:w="1031" w:type="dxa"/>
            <w:noWrap/>
            <w:hideMark/>
          </w:tcPr>
          <w:p w14:paraId="6204D7A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114</w:t>
            </w:r>
          </w:p>
        </w:tc>
        <w:tc>
          <w:tcPr>
            <w:tcW w:w="3639" w:type="dxa"/>
            <w:noWrap/>
            <w:hideMark/>
          </w:tcPr>
          <w:p w14:paraId="6ED10BC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Liechtenstein</w:t>
            </w:r>
          </w:p>
        </w:tc>
        <w:tc>
          <w:tcPr>
            <w:tcW w:w="1269" w:type="dxa"/>
            <w:noWrap/>
            <w:hideMark/>
          </w:tcPr>
          <w:p w14:paraId="64BEF99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0.54426</w:t>
            </w:r>
          </w:p>
        </w:tc>
        <w:tc>
          <w:tcPr>
            <w:tcW w:w="1269" w:type="dxa"/>
            <w:noWrap/>
            <w:hideMark/>
          </w:tcPr>
          <w:p w14:paraId="0D7AC7C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0.54465</w:t>
            </w:r>
          </w:p>
        </w:tc>
        <w:tc>
          <w:tcPr>
            <w:tcW w:w="1269" w:type="dxa"/>
            <w:noWrap/>
            <w:hideMark/>
          </w:tcPr>
          <w:p w14:paraId="3A4F5C5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0.544455</w:t>
            </w:r>
          </w:p>
        </w:tc>
        <w:tc>
          <w:tcPr>
            <w:tcW w:w="1269" w:type="dxa"/>
            <w:noWrap/>
            <w:hideMark/>
          </w:tcPr>
          <w:p w14:paraId="1197164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5.444549</w:t>
            </w:r>
          </w:p>
        </w:tc>
      </w:tr>
      <w:tr w:rsidR="00553A64" w:rsidRPr="008F7BB7" w14:paraId="18B98977" w14:textId="77777777" w:rsidTr="00D73EAE">
        <w:trPr>
          <w:trHeight w:val="285"/>
        </w:trPr>
        <w:tc>
          <w:tcPr>
            <w:tcW w:w="1031" w:type="dxa"/>
            <w:noWrap/>
            <w:hideMark/>
          </w:tcPr>
          <w:p w14:paraId="5B8BE13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115</w:t>
            </w:r>
          </w:p>
        </w:tc>
        <w:tc>
          <w:tcPr>
            <w:tcW w:w="3639" w:type="dxa"/>
            <w:noWrap/>
            <w:hideMark/>
          </w:tcPr>
          <w:p w14:paraId="204B530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Lithuania</w:t>
            </w:r>
          </w:p>
        </w:tc>
        <w:tc>
          <w:tcPr>
            <w:tcW w:w="1269" w:type="dxa"/>
            <w:noWrap/>
            <w:hideMark/>
          </w:tcPr>
          <w:p w14:paraId="04BDADF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0.401264</w:t>
            </w:r>
          </w:p>
        </w:tc>
        <w:tc>
          <w:tcPr>
            <w:tcW w:w="1269" w:type="dxa"/>
            <w:noWrap/>
            <w:hideMark/>
          </w:tcPr>
          <w:p w14:paraId="7BC7452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0.401812</w:t>
            </w:r>
          </w:p>
        </w:tc>
        <w:tc>
          <w:tcPr>
            <w:tcW w:w="1269" w:type="dxa"/>
            <w:noWrap/>
            <w:hideMark/>
          </w:tcPr>
          <w:p w14:paraId="26B3D48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0.401538</w:t>
            </w:r>
          </w:p>
        </w:tc>
        <w:tc>
          <w:tcPr>
            <w:tcW w:w="1269" w:type="dxa"/>
            <w:noWrap/>
            <w:hideMark/>
          </w:tcPr>
          <w:p w14:paraId="5BEC710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4.015379</w:t>
            </w:r>
          </w:p>
        </w:tc>
      </w:tr>
      <w:tr w:rsidR="00553A64" w:rsidRPr="008F7BB7" w14:paraId="22DD5F6C" w14:textId="77777777" w:rsidTr="00D73EAE">
        <w:trPr>
          <w:trHeight w:val="285"/>
        </w:trPr>
        <w:tc>
          <w:tcPr>
            <w:tcW w:w="1031" w:type="dxa"/>
            <w:noWrap/>
            <w:hideMark/>
          </w:tcPr>
          <w:p w14:paraId="20DB653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116</w:t>
            </w:r>
          </w:p>
        </w:tc>
        <w:tc>
          <w:tcPr>
            <w:tcW w:w="3639" w:type="dxa"/>
            <w:noWrap/>
            <w:hideMark/>
          </w:tcPr>
          <w:p w14:paraId="1BC781D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Luxembourg</w:t>
            </w:r>
          </w:p>
        </w:tc>
        <w:tc>
          <w:tcPr>
            <w:tcW w:w="1269" w:type="dxa"/>
            <w:noWrap/>
            <w:hideMark/>
          </w:tcPr>
          <w:p w14:paraId="4FCC12A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62F487C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5A0ABC5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68E7E23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7E99518E" w14:textId="77777777" w:rsidTr="00D73EAE">
        <w:trPr>
          <w:trHeight w:val="285"/>
        </w:trPr>
        <w:tc>
          <w:tcPr>
            <w:tcW w:w="1031" w:type="dxa"/>
            <w:noWrap/>
            <w:hideMark/>
          </w:tcPr>
          <w:p w14:paraId="21A2821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117</w:t>
            </w:r>
          </w:p>
        </w:tc>
        <w:tc>
          <w:tcPr>
            <w:tcW w:w="3639" w:type="dxa"/>
            <w:noWrap/>
            <w:hideMark/>
          </w:tcPr>
          <w:p w14:paraId="726637C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Macedonia</w:t>
            </w:r>
          </w:p>
        </w:tc>
        <w:tc>
          <w:tcPr>
            <w:tcW w:w="1269" w:type="dxa"/>
            <w:noWrap/>
            <w:hideMark/>
          </w:tcPr>
          <w:p w14:paraId="56768B5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0.557347</w:t>
            </w:r>
          </w:p>
        </w:tc>
        <w:tc>
          <w:tcPr>
            <w:tcW w:w="1269" w:type="dxa"/>
            <w:noWrap/>
            <w:hideMark/>
          </w:tcPr>
          <w:p w14:paraId="1CCC250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0.557719</w:t>
            </w:r>
          </w:p>
        </w:tc>
        <w:tc>
          <w:tcPr>
            <w:tcW w:w="1269" w:type="dxa"/>
            <w:noWrap/>
            <w:hideMark/>
          </w:tcPr>
          <w:p w14:paraId="5EB46B2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0.557533</w:t>
            </w:r>
          </w:p>
        </w:tc>
        <w:tc>
          <w:tcPr>
            <w:tcW w:w="1269" w:type="dxa"/>
            <w:noWrap/>
            <w:hideMark/>
          </w:tcPr>
          <w:p w14:paraId="4A7ED40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5.575331</w:t>
            </w:r>
          </w:p>
        </w:tc>
      </w:tr>
      <w:tr w:rsidR="00553A64" w:rsidRPr="008F7BB7" w14:paraId="57870B8A" w14:textId="77777777" w:rsidTr="00D73EAE">
        <w:trPr>
          <w:trHeight w:val="285"/>
        </w:trPr>
        <w:tc>
          <w:tcPr>
            <w:tcW w:w="1031" w:type="dxa"/>
            <w:noWrap/>
            <w:hideMark/>
          </w:tcPr>
          <w:p w14:paraId="5ADAB13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118</w:t>
            </w:r>
          </w:p>
        </w:tc>
        <w:tc>
          <w:tcPr>
            <w:tcW w:w="3639" w:type="dxa"/>
            <w:noWrap/>
            <w:hideMark/>
          </w:tcPr>
          <w:p w14:paraId="12CC815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Madagascar</w:t>
            </w:r>
          </w:p>
        </w:tc>
        <w:tc>
          <w:tcPr>
            <w:tcW w:w="1269" w:type="dxa"/>
            <w:noWrap/>
            <w:hideMark/>
          </w:tcPr>
          <w:p w14:paraId="4A8AA69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0.484963</w:t>
            </w:r>
          </w:p>
        </w:tc>
        <w:tc>
          <w:tcPr>
            <w:tcW w:w="1269" w:type="dxa"/>
            <w:noWrap/>
            <w:hideMark/>
          </w:tcPr>
          <w:p w14:paraId="4425F3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0.48522</w:t>
            </w:r>
          </w:p>
        </w:tc>
        <w:tc>
          <w:tcPr>
            <w:tcW w:w="1269" w:type="dxa"/>
            <w:noWrap/>
            <w:hideMark/>
          </w:tcPr>
          <w:p w14:paraId="7F031C1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0.485092</w:t>
            </w:r>
          </w:p>
        </w:tc>
        <w:tc>
          <w:tcPr>
            <w:tcW w:w="1269" w:type="dxa"/>
            <w:noWrap/>
            <w:hideMark/>
          </w:tcPr>
          <w:p w14:paraId="3559F7E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4.850915</w:t>
            </w:r>
          </w:p>
        </w:tc>
      </w:tr>
      <w:tr w:rsidR="00553A64" w:rsidRPr="008F7BB7" w14:paraId="4C25A7A9" w14:textId="77777777" w:rsidTr="00D73EAE">
        <w:trPr>
          <w:trHeight w:val="285"/>
        </w:trPr>
        <w:tc>
          <w:tcPr>
            <w:tcW w:w="1031" w:type="dxa"/>
            <w:noWrap/>
            <w:hideMark/>
          </w:tcPr>
          <w:p w14:paraId="72D28BB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119</w:t>
            </w:r>
          </w:p>
        </w:tc>
        <w:tc>
          <w:tcPr>
            <w:tcW w:w="3639" w:type="dxa"/>
            <w:noWrap/>
            <w:hideMark/>
          </w:tcPr>
          <w:p w14:paraId="1245E7F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Malawi</w:t>
            </w:r>
          </w:p>
        </w:tc>
        <w:tc>
          <w:tcPr>
            <w:tcW w:w="1269" w:type="dxa"/>
            <w:noWrap/>
            <w:hideMark/>
          </w:tcPr>
          <w:p w14:paraId="1EE16A9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0.296189</w:t>
            </w:r>
          </w:p>
        </w:tc>
        <w:tc>
          <w:tcPr>
            <w:tcW w:w="1269" w:type="dxa"/>
            <w:noWrap/>
            <w:hideMark/>
          </w:tcPr>
          <w:p w14:paraId="48C2031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0.296573</w:t>
            </w:r>
          </w:p>
        </w:tc>
        <w:tc>
          <w:tcPr>
            <w:tcW w:w="1269" w:type="dxa"/>
            <w:noWrap/>
            <w:hideMark/>
          </w:tcPr>
          <w:p w14:paraId="55FE191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0.296381</w:t>
            </w:r>
          </w:p>
        </w:tc>
        <w:tc>
          <w:tcPr>
            <w:tcW w:w="1269" w:type="dxa"/>
            <w:noWrap/>
            <w:hideMark/>
          </w:tcPr>
          <w:p w14:paraId="10168CD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2.963811</w:t>
            </w:r>
          </w:p>
        </w:tc>
      </w:tr>
      <w:tr w:rsidR="00553A64" w:rsidRPr="008F7BB7" w14:paraId="010AC664" w14:textId="77777777" w:rsidTr="00D73EAE">
        <w:trPr>
          <w:trHeight w:val="285"/>
        </w:trPr>
        <w:tc>
          <w:tcPr>
            <w:tcW w:w="1031" w:type="dxa"/>
            <w:noWrap/>
            <w:hideMark/>
          </w:tcPr>
          <w:p w14:paraId="5B9DE7E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120</w:t>
            </w:r>
          </w:p>
        </w:tc>
        <w:tc>
          <w:tcPr>
            <w:tcW w:w="3639" w:type="dxa"/>
            <w:noWrap/>
            <w:hideMark/>
          </w:tcPr>
          <w:p w14:paraId="53D60C7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Malaysia</w:t>
            </w:r>
          </w:p>
        </w:tc>
        <w:tc>
          <w:tcPr>
            <w:tcW w:w="1269" w:type="dxa"/>
            <w:noWrap/>
            <w:hideMark/>
          </w:tcPr>
          <w:p w14:paraId="55A8132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0.209485</w:t>
            </w:r>
          </w:p>
        </w:tc>
        <w:tc>
          <w:tcPr>
            <w:tcW w:w="1269" w:type="dxa"/>
            <w:noWrap/>
            <w:hideMark/>
          </w:tcPr>
          <w:p w14:paraId="2BF2CF2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0.209708</w:t>
            </w:r>
          </w:p>
        </w:tc>
        <w:tc>
          <w:tcPr>
            <w:tcW w:w="1269" w:type="dxa"/>
            <w:noWrap/>
            <w:hideMark/>
          </w:tcPr>
          <w:p w14:paraId="1D01CFC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0.209597</w:t>
            </w:r>
          </w:p>
        </w:tc>
        <w:tc>
          <w:tcPr>
            <w:tcW w:w="1269" w:type="dxa"/>
            <w:noWrap/>
            <w:hideMark/>
          </w:tcPr>
          <w:p w14:paraId="698DD3F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2.095967</w:t>
            </w:r>
          </w:p>
        </w:tc>
      </w:tr>
      <w:tr w:rsidR="00553A64" w:rsidRPr="008F7BB7" w14:paraId="20ED3A4F" w14:textId="77777777" w:rsidTr="00D73EAE">
        <w:trPr>
          <w:trHeight w:val="285"/>
        </w:trPr>
        <w:tc>
          <w:tcPr>
            <w:tcW w:w="1031" w:type="dxa"/>
            <w:noWrap/>
            <w:hideMark/>
          </w:tcPr>
          <w:p w14:paraId="15699B4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121</w:t>
            </w:r>
          </w:p>
        </w:tc>
        <w:tc>
          <w:tcPr>
            <w:tcW w:w="3639" w:type="dxa"/>
            <w:noWrap/>
            <w:hideMark/>
          </w:tcPr>
          <w:p w14:paraId="0F75FDE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Maldives</w:t>
            </w:r>
          </w:p>
        </w:tc>
        <w:tc>
          <w:tcPr>
            <w:tcW w:w="1269" w:type="dxa"/>
            <w:noWrap/>
            <w:hideMark/>
          </w:tcPr>
          <w:p w14:paraId="3C9A84D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0.2797</w:t>
            </w:r>
          </w:p>
        </w:tc>
        <w:tc>
          <w:tcPr>
            <w:tcW w:w="1269" w:type="dxa"/>
            <w:noWrap/>
            <w:hideMark/>
          </w:tcPr>
          <w:p w14:paraId="0EE6D5E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0.280193</w:t>
            </w:r>
          </w:p>
        </w:tc>
        <w:tc>
          <w:tcPr>
            <w:tcW w:w="1269" w:type="dxa"/>
            <w:noWrap/>
            <w:hideMark/>
          </w:tcPr>
          <w:p w14:paraId="48A7E98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0.279947</w:t>
            </w:r>
          </w:p>
        </w:tc>
        <w:tc>
          <w:tcPr>
            <w:tcW w:w="1269" w:type="dxa"/>
            <w:noWrap/>
            <w:hideMark/>
          </w:tcPr>
          <w:p w14:paraId="6CB6191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2.799468</w:t>
            </w:r>
          </w:p>
        </w:tc>
      </w:tr>
      <w:tr w:rsidR="00553A64" w:rsidRPr="008F7BB7" w14:paraId="3CA0016B" w14:textId="77777777" w:rsidTr="00D73EAE">
        <w:trPr>
          <w:trHeight w:val="285"/>
        </w:trPr>
        <w:tc>
          <w:tcPr>
            <w:tcW w:w="1031" w:type="dxa"/>
            <w:noWrap/>
            <w:hideMark/>
          </w:tcPr>
          <w:p w14:paraId="47E2AFF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122</w:t>
            </w:r>
          </w:p>
        </w:tc>
        <w:tc>
          <w:tcPr>
            <w:tcW w:w="3639" w:type="dxa"/>
            <w:noWrap/>
            <w:hideMark/>
          </w:tcPr>
          <w:p w14:paraId="5E8519E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Mali</w:t>
            </w:r>
          </w:p>
        </w:tc>
        <w:tc>
          <w:tcPr>
            <w:tcW w:w="1269" w:type="dxa"/>
            <w:noWrap/>
            <w:hideMark/>
          </w:tcPr>
          <w:p w14:paraId="333E985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0.629204</w:t>
            </w:r>
          </w:p>
        </w:tc>
        <w:tc>
          <w:tcPr>
            <w:tcW w:w="1269" w:type="dxa"/>
            <w:noWrap/>
            <w:hideMark/>
          </w:tcPr>
          <w:p w14:paraId="0367260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0.629433</w:t>
            </w:r>
          </w:p>
        </w:tc>
        <w:tc>
          <w:tcPr>
            <w:tcW w:w="1269" w:type="dxa"/>
            <w:noWrap/>
            <w:hideMark/>
          </w:tcPr>
          <w:p w14:paraId="272A03D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0.629318</w:t>
            </w:r>
          </w:p>
        </w:tc>
        <w:tc>
          <w:tcPr>
            <w:tcW w:w="1269" w:type="dxa"/>
            <w:noWrap/>
            <w:hideMark/>
          </w:tcPr>
          <w:p w14:paraId="11E295F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6.293184</w:t>
            </w:r>
          </w:p>
        </w:tc>
      </w:tr>
      <w:tr w:rsidR="00553A64" w:rsidRPr="008F7BB7" w14:paraId="01F2C877" w14:textId="77777777" w:rsidTr="00D73EAE">
        <w:trPr>
          <w:trHeight w:val="285"/>
        </w:trPr>
        <w:tc>
          <w:tcPr>
            <w:tcW w:w="1031" w:type="dxa"/>
            <w:noWrap/>
            <w:hideMark/>
          </w:tcPr>
          <w:p w14:paraId="616333C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lastRenderedPageBreak/>
              <w:t>123</w:t>
            </w:r>
          </w:p>
        </w:tc>
        <w:tc>
          <w:tcPr>
            <w:tcW w:w="3639" w:type="dxa"/>
            <w:noWrap/>
            <w:hideMark/>
          </w:tcPr>
          <w:p w14:paraId="35C6EF5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Malta</w:t>
            </w:r>
          </w:p>
        </w:tc>
        <w:tc>
          <w:tcPr>
            <w:tcW w:w="1269" w:type="dxa"/>
            <w:noWrap/>
            <w:hideMark/>
          </w:tcPr>
          <w:p w14:paraId="2BD92C2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0.548145</w:t>
            </w:r>
          </w:p>
        </w:tc>
        <w:tc>
          <w:tcPr>
            <w:tcW w:w="1269" w:type="dxa"/>
            <w:noWrap/>
            <w:hideMark/>
          </w:tcPr>
          <w:p w14:paraId="457FD9E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0.548369</w:t>
            </w:r>
          </w:p>
        </w:tc>
        <w:tc>
          <w:tcPr>
            <w:tcW w:w="1269" w:type="dxa"/>
            <w:noWrap/>
            <w:hideMark/>
          </w:tcPr>
          <w:p w14:paraId="54D7C89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0.548257</w:t>
            </w:r>
          </w:p>
        </w:tc>
        <w:tc>
          <w:tcPr>
            <w:tcW w:w="1269" w:type="dxa"/>
            <w:noWrap/>
            <w:hideMark/>
          </w:tcPr>
          <w:p w14:paraId="75380A5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5.482572</w:t>
            </w:r>
          </w:p>
        </w:tc>
      </w:tr>
      <w:tr w:rsidR="00553A64" w:rsidRPr="008F7BB7" w14:paraId="73F313D8" w14:textId="77777777" w:rsidTr="00D73EAE">
        <w:trPr>
          <w:trHeight w:val="285"/>
        </w:trPr>
        <w:tc>
          <w:tcPr>
            <w:tcW w:w="1031" w:type="dxa"/>
            <w:noWrap/>
            <w:hideMark/>
          </w:tcPr>
          <w:p w14:paraId="5A012AB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124</w:t>
            </w:r>
          </w:p>
        </w:tc>
        <w:tc>
          <w:tcPr>
            <w:tcW w:w="3639" w:type="dxa"/>
            <w:noWrap/>
            <w:hideMark/>
          </w:tcPr>
          <w:p w14:paraId="79D06BC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Marshall Islands</w:t>
            </w:r>
          </w:p>
        </w:tc>
        <w:tc>
          <w:tcPr>
            <w:tcW w:w="1269" w:type="dxa"/>
            <w:noWrap/>
            <w:hideMark/>
          </w:tcPr>
          <w:p w14:paraId="4BC36BB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0.049898</w:t>
            </w:r>
          </w:p>
        </w:tc>
        <w:tc>
          <w:tcPr>
            <w:tcW w:w="1269" w:type="dxa"/>
            <w:noWrap/>
            <w:hideMark/>
          </w:tcPr>
          <w:p w14:paraId="2308FF3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0.056006</w:t>
            </w:r>
          </w:p>
        </w:tc>
        <w:tc>
          <w:tcPr>
            <w:tcW w:w="1269" w:type="dxa"/>
            <w:noWrap/>
            <w:hideMark/>
          </w:tcPr>
          <w:p w14:paraId="2B33946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0.052952</w:t>
            </w:r>
          </w:p>
        </w:tc>
        <w:tc>
          <w:tcPr>
            <w:tcW w:w="1269" w:type="dxa"/>
            <w:noWrap/>
            <w:hideMark/>
          </w:tcPr>
          <w:p w14:paraId="74D03E4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0.52952</w:t>
            </w:r>
          </w:p>
        </w:tc>
      </w:tr>
      <w:tr w:rsidR="00553A64" w:rsidRPr="008F7BB7" w14:paraId="50C4C04F" w14:textId="77777777" w:rsidTr="00D73EAE">
        <w:trPr>
          <w:trHeight w:val="285"/>
        </w:trPr>
        <w:tc>
          <w:tcPr>
            <w:tcW w:w="1031" w:type="dxa"/>
            <w:noWrap/>
            <w:hideMark/>
          </w:tcPr>
          <w:p w14:paraId="4F4D39A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125</w:t>
            </w:r>
          </w:p>
        </w:tc>
        <w:tc>
          <w:tcPr>
            <w:tcW w:w="3639" w:type="dxa"/>
            <w:noWrap/>
            <w:hideMark/>
          </w:tcPr>
          <w:p w14:paraId="60AABDE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Martinique</w:t>
            </w:r>
          </w:p>
        </w:tc>
        <w:tc>
          <w:tcPr>
            <w:tcW w:w="1269" w:type="dxa"/>
            <w:noWrap/>
            <w:hideMark/>
          </w:tcPr>
          <w:p w14:paraId="1144EE4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0.509455</w:t>
            </w:r>
          </w:p>
        </w:tc>
        <w:tc>
          <w:tcPr>
            <w:tcW w:w="1269" w:type="dxa"/>
            <w:noWrap/>
            <w:hideMark/>
          </w:tcPr>
          <w:p w14:paraId="1C76416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0.509751</w:t>
            </w:r>
          </w:p>
        </w:tc>
        <w:tc>
          <w:tcPr>
            <w:tcW w:w="1269" w:type="dxa"/>
            <w:noWrap/>
            <w:hideMark/>
          </w:tcPr>
          <w:p w14:paraId="7FB8194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0.509603</w:t>
            </w:r>
          </w:p>
        </w:tc>
        <w:tc>
          <w:tcPr>
            <w:tcW w:w="1269" w:type="dxa"/>
            <w:noWrap/>
            <w:hideMark/>
          </w:tcPr>
          <w:p w14:paraId="54AECB9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5.096032</w:t>
            </w:r>
          </w:p>
        </w:tc>
      </w:tr>
      <w:tr w:rsidR="00553A64" w:rsidRPr="008F7BB7" w14:paraId="32B98F95" w14:textId="77777777" w:rsidTr="00D73EAE">
        <w:trPr>
          <w:trHeight w:val="285"/>
        </w:trPr>
        <w:tc>
          <w:tcPr>
            <w:tcW w:w="1031" w:type="dxa"/>
            <w:noWrap/>
            <w:hideMark/>
          </w:tcPr>
          <w:p w14:paraId="271284D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126</w:t>
            </w:r>
          </w:p>
        </w:tc>
        <w:tc>
          <w:tcPr>
            <w:tcW w:w="3639" w:type="dxa"/>
            <w:noWrap/>
            <w:hideMark/>
          </w:tcPr>
          <w:p w14:paraId="0C7F2CC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Mauritania</w:t>
            </w:r>
          </w:p>
        </w:tc>
        <w:tc>
          <w:tcPr>
            <w:tcW w:w="1269" w:type="dxa"/>
            <w:noWrap/>
            <w:hideMark/>
          </w:tcPr>
          <w:p w14:paraId="05E4E39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0.221333</w:t>
            </w:r>
          </w:p>
        </w:tc>
        <w:tc>
          <w:tcPr>
            <w:tcW w:w="1269" w:type="dxa"/>
            <w:noWrap/>
            <w:hideMark/>
          </w:tcPr>
          <w:p w14:paraId="38FC253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0.222128</w:t>
            </w:r>
          </w:p>
        </w:tc>
        <w:tc>
          <w:tcPr>
            <w:tcW w:w="1269" w:type="dxa"/>
            <w:noWrap/>
            <w:hideMark/>
          </w:tcPr>
          <w:p w14:paraId="3C2DB25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0.22173</w:t>
            </w:r>
          </w:p>
        </w:tc>
        <w:tc>
          <w:tcPr>
            <w:tcW w:w="1269" w:type="dxa"/>
            <w:noWrap/>
            <w:hideMark/>
          </w:tcPr>
          <w:p w14:paraId="4020506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2.217303</w:t>
            </w:r>
          </w:p>
        </w:tc>
      </w:tr>
      <w:tr w:rsidR="00553A64" w:rsidRPr="008F7BB7" w14:paraId="7C149711" w14:textId="77777777" w:rsidTr="00D73EAE">
        <w:trPr>
          <w:trHeight w:val="285"/>
        </w:trPr>
        <w:tc>
          <w:tcPr>
            <w:tcW w:w="1031" w:type="dxa"/>
            <w:noWrap/>
            <w:hideMark/>
          </w:tcPr>
          <w:p w14:paraId="13C60CE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127</w:t>
            </w:r>
          </w:p>
        </w:tc>
        <w:tc>
          <w:tcPr>
            <w:tcW w:w="3639" w:type="dxa"/>
            <w:noWrap/>
            <w:hideMark/>
          </w:tcPr>
          <w:p w14:paraId="2FE93E6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Mauritius</w:t>
            </w:r>
          </w:p>
        </w:tc>
        <w:tc>
          <w:tcPr>
            <w:tcW w:w="1269" w:type="dxa"/>
            <w:noWrap/>
            <w:hideMark/>
          </w:tcPr>
          <w:p w14:paraId="220CACE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0.658285</w:t>
            </w:r>
          </w:p>
        </w:tc>
        <w:tc>
          <w:tcPr>
            <w:tcW w:w="1269" w:type="dxa"/>
            <w:noWrap/>
            <w:hideMark/>
          </w:tcPr>
          <w:p w14:paraId="5B51AA1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0.658466</w:t>
            </w:r>
          </w:p>
        </w:tc>
        <w:tc>
          <w:tcPr>
            <w:tcW w:w="1269" w:type="dxa"/>
            <w:noWrap/>
            <w:hideMark/>
          </w:tcPr>
          <w:p w14:paraId="66F78A4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0.658376</w:t>
            </w:r>
          </w:p>
        </w:tc>
        <w:tc>
          <w:tcPr>
            <w:tcW w:w="1269" w:type="dxa"/>
            <w:noWrap/>
            <w:hideMark/>
          </w:tcPr>
          <w:p w14:paraId="41808FA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6.583756</w:t>
            </w:r>
          </w:p>
        </w:tc>
      </w:tr>
      <w:tr w:rsidR="00553A64" w:rsidRPr="008F7BB7" w14:paraId="7EA6A65E" w14:textId="77777777" w:rsidTr="00D73EAE">
        <w:trPr>
          <w:trHeight w:val="285"/>
        </w:trPr>
        <w:tc>
          <w:tcPr>
            <w:tcW w:w="1031" w:type="dxa"/>
            <w:noWrap/>
            <w:hideMark/>
          </w:tcPr>
          <w:p w14:paraId="3CF4625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128</w:t>
            </w:r>
          </w:p>
        </w:tc>
        <w:tc>
          <w:tcPr>
            <w:tcW w:w="3639" w:type="dxa"/>
            <w:noWrap/>
            <w:hideMark/>
          </w:tcPr>
          <w:p w14:paraId="066E2E9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Mayotte</w:t>
            </w:r>
          </w:p>
        </w:tc>
        <w:tc>
          <w:tcPr>
            <w:tcW w:w="1269" w:type="dxa"/>
            <w:noWrap/>
            <w:hideMark/>
          </w:tcPr>
          <w:p w14:paraId="4BFD9E5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0.727261</w:t>
            </w:r>
          </w:p>
        </w:tc>
        <w:tc>
          <w:tcPr>
            <w:tcW w:w="1269" w:type="dxa"/>
            <w:noWrap/>
            <w:hideMark/>
          </w:tcPr>
          <w:p w14:paraId="5BB10AE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0.727531</w:t>
            </w:r>
          </w:p>
        </w:tc>
        <w:tc>
          <w:tcPr>
            <w:tcW w:w="1269" w:type="dxa"/>
            <w:noWrap/>
            <w:hideMark/>
          </w:tcPr>
          <w:p w14:paraId="31FC5E2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0.727396</w:t>
            </w:r>
          </w:p>
        </w:tc>
        <w:tc>
          <w:tcPr>
            <w:tcW w:w="1269" w:type="dxa"/>
            <w:noWrap/>
            <w:hideMark/>
          </w:tcPr>
          <w:p w14:paraId="39B5631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7.273961</w:t>
            </w:r>
          </w:p>
        </w:tc>
      </w:tr>
      <w:tr w:rsidR="00553A64" w:rsidRPr="008F7BB7" w14:paraId="0FA2995D" w14:textId="77777777" w:rsidTr="00D73EAE">
        <w:trPr>
          <w:trHeight w:val="285"/>
        </w:trPr>
        <w:tc>
          <w:tcPr>
            <w:tcW w:w="1031" w:type="dxa"/>
            <w:noWrap/>
            <w:hideMark/>
          </w:tcPr>
          <w:p w14:paraId="5A49558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129</w:t>
            </w:r>
          </w:p>
        </w:tc>
        <w:tc>
          <w:tcPr>
            <w:tcW w:w="3639" w:type="dxa"/>
            <w:noWrap/>
            <w:hideMark/>
          </w:tcPr>
          <w:p w14:paraId="4A627C0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Mexico</w:t>
            </w:r>
          </w:p>
        </w:tc>
        <w:tc>
          <w:tcPr>
            <w:tcW w:w="1269" w:type="dxa"/>
            <w:noWrap/>
            <w:hideMark/>
          </w:tcPr>
          <w:p w14:paraId="3F3DC30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3F70E31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68C52F5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6FB50C3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41F094D8" w14:textId="77777777" w:rsidTr="00D73EAE">
        <w:trPr>
          <w:trHeight w:val="285"/>
        </w:trPr>
        <w:tc>
          <w:tcPr>
            <w:tcW w:w="1031" w:type="dxa"/>
            <w:noWrap/>
            <w:hideMark/>
          </w:tcPr>
          <w:p w14:paraId="6BE2302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130</w:t>
            </w:r>
          </w:p>
        </w:tc>
        <w:tc>
          <w:tcPr>
            <w:tcW w:w="3639" w:type="dxa"/>
            <w:noWrap/>
            <w:hideMark/>
          </w:tcPr>
          <w:p w14:paraId="5F5EC1F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Micronesia</w:t>
            </w:r>
          </w:p>
        </w:tc>
        <w:tc>
          <w:tcPr>
            <w:tcW w:w="1269" w:type="dxa"/>
            <w:noWrap/>
            <w:hideMark/>
          </w:tcPr>
          <w:p w14:paraId="5144847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4.10E-11</w:t>
            </w:r>
          </w:p>
        </w:tc>
        <w:tc>
          <w:tcPr>
            <w:tcW w:w="1269" w:type="dxa"/>
            <w:noWrap/>
            <w:hideMark/>
          </w:tcPr>
          <w:p w14:paraId="4C9996C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4.60E-11</w:t>
            </w:r>
          </w:p>
        </w:tc>
        <w:tc>
          <w:tcPr>
            <w:tcW w:w="1269" w:type="dxa"/>
            <w:noWrap/>
            <w:hideMark/>
          </w:tcPr>
          <w:p w14:paraId="3B392A5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4.35E-11</w:t>
            </w:r>
          </w:p>
        </w:tc>
        <w:tc>
          <w:tcPr>
            <w:tcW w:w="1269" w:type="dxa"/>
            <w:noWrap/>
            <w:hideMark/>
          </w:tcPr>
          <w:p w14:paraId="1B19A58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4.35E-10</w:t>
            </w:r>
          </w:p>
        </w:tc>
      </w:tr>
      <w:tr w:rsidR="00553A64" w:rsidRPr="008F7BB7" w14:paraId="26B734A9" w14:textId="77777777" w:rsidTr="00D73EAE">
        <w:trPr>
          <w:trHeight w:val="285"/>
        </w:trPr>
        <w:tc>
          <w:tcPr>
            <w:tcW w:w="1031" w:type="dxa"/>
            <w:noWrap/>
            <w:hideMark/>
          </w:tcPr>
          <w:p w14:paraId="458B0A0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131</w:t>
            </w:r>
          </w:p>
        </w:tc>
        <w:tc>
          <w:tcPr>
            <w:tcW w:w="3639" w:type="dxa"/>
            <w:noWrap/>
            <w:hideMark/>
          </w:tcPr>
          <w:p w14:paraId="020C3CB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Moldova</w:t>
            </w:r>
          </w:p>
        </w:tc>
        <w:tc>
          <w:tcPr>
            <w:tcW w:w="1269" w:type="dxa"/>
            <w:noWrap/>
            <w:hideMark/>
          </w:tcPr>
          <w:p w14:paraId="2A81ABE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0.836353</w:t>
            </w:r>
          </w:p>
        </w:tc>
        <w:tc>
          <w:tcPr>
            <w:tcW w:w="1269" w:type="dxa"/>
            <w:noWrap/>
            <w:hideMark/>
          </w:tcPr>
          <w:p w14:paraId="4BAC364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0.836569</w:t>
            </w:r>
          </w:p>
        </w:tc>
        <w:tc>
          <w:tcPr>
            <w:tcW w:w="1269" w:type="dxa"/>
            <w:noWrap/>
            <w:hideMark/>
          </w:tcPr>
          <w:p w14:paraId="28AA1FB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0.836461</w:t>
            </w:r>
          </w:p>
        </w:tc>
        <w:tc>
          <w:tcPr>
            <w:tcW w:w="1269" w:type="dxa"/>
            <w:noWrap/>
            <w:hideMark/>
          </w:tcPr>
          <w:p w14:paraId="218FDA5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8.36461</w:t>
            </w:r>
          </w:p>
        </w:tc>
      </w:tr>
      <w:tr w:rsidR="00553A64" w:rsidRPr="008F7BB7" w14:paraId="30F5AC86" w14:textId="77777777" w:rsidTr="00D73EAE">
        <w:trPr>
          <w:trHeight w:val="285"/>
        </w:trPr>
        <w:tc>
          <w:tcPr>
            <w:tcW w:w="1031" w:type="dxa"/>
            <w:noWrap/>
            <w:hideMark/>
          </w:tcPr>
          <w:p w14:paraId="5D6C0C1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132</w:t>
            </w:r>
          </w:p>
        </w:tc>
        <w:tc>
          <w:tcPr>
            <w:tcW w:w="3639" w:type="dxa"/>
            <w:noWrap/>
            <w:hideMark/>
          </w:tcPr>
          <w:p w14:paraId="1517A56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Monaco</w:t>
            </w:r>
          </w:p>
        </w:tc>
        <w:tc>
          <w:tcPr>
            <w:tcW w:w="1269" w:type="dxa"/>
            <w:noWrap/>
            <w:hideMark/>
          </w:tcPr>
          <w:p w14:paraId="4730D68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0.384405</w:t>
            </w:r>
          </w:p>
        </w:tc>
        <w:tc>
          <w:tcPr>
            <w:tcW w:w="1269" w:type="dxa"/>
            <w:noWrap/>
            <w:hideMark/>
          </w:tcPr>
          <w:p w14:paraId="37A2D3C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0.384951</w:t>
            </w:r>
          </w:p>
        </w:tc>
        <w:tc>
          <w:tcPr>
            <w:tcW w:w="1269" w:type="dxa"/>
            <w:noWrap/>
            <w:hideMark/>
          </w:tcPr>
          <w:p w14:paraId="7CA3783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0.384678</w:t>
            </w:r>
          </w:p>
        </w:tc>
        <w:tc>
          <w:tcPr>
            <w:tcW w:w="1269" w:type="dxa"/>
            <w:noWrap/>
            <w:hideMark/>
          </w:tcPr>
          <w:p w14:paraId="2647F10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3.846776</w:t>
            </w:r>
          </w:p>
        </w:tc>
      </w:tr>
      <w:tr w:rsidR="00553A64" w:rsidRPr="008F7BB7" w14:paraId="28D8C8F0" w14:textId="77777777" w:rsidTr="00D73EAE">
        <w:trPr>
          <w:trHeight w:val="285"/>
        </w:trPr>
        <w:tc>
          <w:tcPr>
            <w:tcW w:w="1031" w:type="dxa"/>
            <w:noWrap/>
            <w:hideMark/>
          </w:tcPr>
          <w:p w14:paraId="5BE85F8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133</w:t>
            </w:r>
          </w:p>
        </w:tc>
        <w:tc>
          <w:tcPr>
            <w:tcW w:w="3639" w:type="dxa"/>
            <w:noWrap/>
            <w:hideMark/>
          </w:tcPr>
          <w:p w14:paraId="7CA4B4F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Mongolia</w:t>
            </w:r>
          </w:p>
        </w:tc>
        <w:tc>
          <w:tcPr>
            <w:tcW w:w="1269" w:type="dxa"/>
            <w:noWrap/>
            <w:hideMark/>
          </w:tcPr>
          <w:p w14:paraId="55C0925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0.344302</w:t>
            </w:r>
          </w:p>
        </w:tc>
        <w:tc>
          <w:tcPr>
            <w:tcW w:w="1269" w:type="dxa"/>
            <w:noWrap/>
            <w:hideMark/>
          </w:tcPr>
          <w:p w14:paraId="57BC2A8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0.344896</w:t>
            </w:r>
          </w:p>
        </w:tc>
        <w:tc>
          <w:tcPr>
            <w:tcW w:w="1269" w:type="dxa"/>
            <w:noWrap/>
            <w:hideMark/>
          </w:tcPr>
          <w:p w14:paraId="68B8DCC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0.344599</w:t>
            </w:r>
          </w:p>
        </w:tc>
        <w:tc>
          <w:tcPr>
            <w:tcW w:w="1269" w:type="dxa"/>
            <w:noWrap/>
            <w:hideMark/>
          </w:tcPr>
          <w:p w14:paraId="16FAA6A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3.44599</w:t>
            </w:r>
          </w:p>
        </w:tc>
      </w:tr>
      <w:tr w:rsidR="00553A64" w:rsidRPr="008F7BB7" w14:paraId="4BF282C5" w14:textId="77777777" w:rsidTr="00D73EAE">
        <w:trPr>
          <w:trHeight w:val="285"/>
        </w:trPr>
        <w:tc>
          <w:tcPr>
            <w:tcW w:w="1031" w:type="dxa"/>
            <w:noWrap/>
            <w:hideMark/>
          </w:tcPr>
          <w:p w14:paraId="1FA1585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134</w:t>
            </w:r>
          </w:p>
        </w:tc>
        <w:tc>
          <w:tcPr>
            <w:tcW w:w="3639" w:type="dxa"/>
            <w:noWrap/>
            <w:hideMark/>
          </w:tcPr>
          <w:p w14:paraId="0BC78B9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Montenegro</w:t>
            </w:r>
          </w:p>
        </w:tc>
        <w:tc>
          <w:tcPr>
            <w:tcW w:w="1269" w:type="dxa"/>
            <w:noWrap/>
            <w:hideMark/>
          </w:tcPr>
          <w:p w14:paraId="0143660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0.693475</w:t>
            </w:r>
          </w:p>
        </w:tc>
        <w:tc>
          <w:tcPr>
            <w:tcW w:w="1269" w:type="dxa"/>
            <w:noWrap/>
            <w:hideMark/>
          </w:tcPr>
          <w:p w14:paraId="11AE785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0.693681</w:t>
            </w:r>
          </w:p>
        </w:tc>
        <w:tc>
          <w:tcPr>
            <w:tcW w:w="1269" w:type="dxa"/>
            <w:noWrap/>
            <w:hideMark/>
          </w:tcPr>
          <w:p w14:paraId="6D4B218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0.693578</w:t>
            </w:r>
          </w:p>
        </w:tc>
        <w:tc>
          <w:tcPr>
            <w:tcW w:w="1269" w:type="dxa"/>
            <w:noWrap/>
            <w:hideMark/>
          </w:tcPr>
          <w:p w14:paraId="76523CC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6.935781</w:t>
            </w:r>
          </w:p>
        </w:tc>
      </w:tr>
      <w:tr w:rsidR="00553A64" w:rsidRPr="008F7BB7" w14:paraId="0BF981A3" w14:textId="77777777" w:rsidTr="00D73EAE">
        <w:trPr>
          <w:trHeight w:val="285"/>
        </w:trPr>
        <w:tc>
          <w:tcPr>
            <w:tcW w:w="1031" w:type="dxa"/>
            <w:noWrap/>
            <w:hideMark/>
          </w:tcPr>
          <w:p w14:paraId="318FAFB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135</w:t>
            </w:r>
          </w:p>
        </w:tc>
        <w:tc>
          <w:tcPr>
            <w:tcW w:w="3639" w:type="dxa"/>
            <w:noWrap/>
            <w:hideMark/>
          </w:tcPr>
          <w:p w14:paraId="705595E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Montserrat</w:t>
            </w:r>
          </w:p>
        </w:tc>
        <w:tc>
          <w:tcPr>
            <w:tcW w:w="1269" w:type="dxa"/>
            <w:noWrap/>
            <w:hideMark/>
          </w:tcPr>
          <w:p w14:paraId="1E650AF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0.272757</w:t>
            </w:r>
          </w:p>
        </w:tc>
        <w:tc>
          <w:tcPr>
            <w:tcW w:w="1269" w:type="dxa"/>
            <w:noWrap/>
            <w:hideMark/>
          </w:tcPr>
          <w:p w14:paraId="2561D72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0.273459</w:t>
            </w:r>
          </w:p>
        </w:tc>
        <w:tc>
          <w:tcPr>
            <w:tcW w:w="1269" w:type="dxa"/>
            <w:noWrap/>
            <w:hideMark/>
          </w:tcPr>
          <w:p w14:paraId="3586F87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0.273108</w:t>
            </w:r>
          </w:p>
        </w:tc>
        <w:tc>
          <w:tcPr>
            <w:tcW w:w="1269" w:type="dxa"/>
            <w:noWrap/>
            <w:hideMark/>
          </w:tcPr>
          <w:p w14:paraId="15F5A64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2.73108</w:t>
            </w:r>
          </w:p>
        </w:tc>
      </w:tr>
      <w:tr w:rsidR="00553A64" w:rsidRPr="008F7BB7" w14:paraId="202D4CA8" w14:textId="77777777" w:rsidTr="00D73EAE">
        <w:trPr>
          <w:trHeight w:val="285"/>
        </w:trPr>
        <w:tc>
          <w:tcPr>
            <w:tcW w:w="1031" w:type="dxa"/>
            <w:noWrap/>
            <w:hideMark/>
          </w:tcPr>
          <w:p w14:paraId="7DEEFD6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136</w:t>
            </w:r>
          </w:p>
        </w:tc>
        <w:tc>
          <w:tcPr>
            <w:tcW w:w="3639" w:type="dxa"/>
            <w:noWrap/>
            <w:hideMark/>
          </w:tcPr>
          <w:p w14:paraId="547BC17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Morocco</w:t>
            </w:r>
          </w:p>
        </w:tc>
        <w:tc>
          <w:tcPr>
            <w:tcW w:w="1269" w:type="dxa"/>
            <w:noWrap/>
            <w:hideMark/>
          </w:tcPr>
          <w:p w14:paraId="2ABAC26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0.769318</w:t>
            </w:r>
          </w:p>
        </w:tc>
        <w:tc>
          <w:tcPr>
            <w:tcW w:w="1269" w:type="dxa"/>
            <w:noWrap/>
            <w:hideMark/>
          </w:tcPr>
          <w:p w14:paraId="59C1F6F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0.76956</w:t>
            </w:r>
          </w:p>
        </w:tc>
        <w:tc>
          <w:tcPr>
            <w:tcW w:w="1269" w:type="dxa"/>
            <w:noWrap/>
            <w:hideMark/>
          </w:tcPr>
          <w:p w14:paraId="012D198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0.769439</w:t>
            </w:r>
          </w:p>
        </w:tc>
        <w:tc>
          <w:tcPr>
            <w:tcW w:w="1269" w:type="dxa"/>
            <w:noWrap/>
            <w:hideMark/>
          </w:tcPr>
          <w:p w14:paraId="3A3862A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7.694391</w:t>
            </w:r>
          </w:p>
        </w:tc>
      </w:tr>
      <w:tr w:rsidR="00553A64" w:rsidRPr="008F7BB7" w14:paraId="3AB31AF7" w14:textId="77777777" w:rsidTr="00D73EAE">
        <w:trPr>
          <w:trHeight w:val="285"/>
        </w:trPr>
        <w:tc>
          <w:tcPr>
            <w:tcW w:w="1031" w:type="dxa"/>
            <w:noWrap/>
            <w:hideMark/>
          </w:tcPr>
          <w:p w14:paraId="04E2798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137</w:t>
            </w:r>
          </w:p>
        </w:tc>
        <w:tc>
          <w:tcPr>
            <w:tcW w:w="3639" w:type="dxa"/>
            <w:noWrap/>
            <w:hideMark/>
          </w:tcPr>
          <w:p w14:paraId="7F5C5E1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Mozambique</w:t>
            </w:r>
          </w:p>
        </w:tc>
        <w:tc>
          <w:tcPr>
            <w:tcW w:w="1269" w:type="dxa"/>
            <w:noWrap/>
            <w:hideMark/>
          </w:tcPr>
          <w:p w14:paraId="1591BD5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0.425095</w:t>
            </w:r>
          </w:p>
        </w:tc>
        <w:tc>
          <w:tcPr>
            <w:tcW w:w="1269" w:type="dxa"/>
            <w:noWrap/>
            <w:hideMark/>
          </w:tcPr>
          <w:p w14:paraId="1318B21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0.425588</w:t>
            </w:r>
          </w:p>
        </w:tc>
        <w:tc>
          <w:tcPr>
            <w:tcW w:w="1269" w:type="dxa"/>
            <w:noWrap/>
            <w:hideMark/>
          </w:tcPr>
          <w:p w14:paraId="35757BF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0.425341</w:t>
            </w:r>
          </w:p>
        </w:tc>
        <w:tc>
          <w:tcPr>
            <w:tcW w:w="1269" w:type="dxa"/>
            <w:noWrap/>
            <w:hideMark/>
          </w:tcPr>
          <w:p w14:paraId="7720A6F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4.253414</w:t>
            </w:r>
          </w:p>
        </w:tc>
      </w:tr>
      <w:tr w:rsidR="00553A64" w:rsidRPr="008F7BB7" w14:paraId="13CC7802" w14:textId="77777777" w:rsidTr="00D73EAE">
        <w:trPr>
          <w:trHeight w:val="285"/>
        </w:trPr>
        <w:tc>
          <w:tcPr>
            <w:tcW w:w="1031" w:type="dxa"/>
            <w:noWrap/>
            <w:hideMark/>
          </w:tcPr>
          <w:p w14:paraId="041E54A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138</w:t>
            </w:r>
          </w:p>
        </w:tc>
        <w:tc>
          <w:tcPr>
            <w:tcW w:w="3639" w:type="dxa"/>
            <w:noWrap/>
            <w:hideMark/>
          </w:tcPr>
          <w:p w14:paraId="1AA2DCE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Myanmar</w:t>
            </w:r>
          </w:p>
        </w:tc>
        <w:tc>
          <w:tcPr>
            <w:tcW w:w="1269" w:type="dxa"/>
            <w:noWrap/>
            <w:hideMark/>
          </w:tcPr>
          <w:p w14:paraId="7501F11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0.466404</w:t>
            </w:r>
          </w:p>
        </w:tc>
        <w:tc>
          <w:tcPr>
            <w:tcW w:w="1269" w:type="dxa"/>
            <w:noWrap/>
            <w:hideMark/>
          </w:tcPr>
          <w:p w14:paraId="668A273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0.466723</w:t>
            </w:r>
          </w:p>
        </w:tc>
        <w:tc>
          <w:tcPr>
            <w:tcW w:w="1269" w:type="dxa"/>
            <w:noWrap/>
            <w:hideMark/>
          </w:tcPr>
          <w:p w14:paraId="5D1037F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0.466563</w:t>
            </w:r>
          </w:p>
        </w:tc>
        <w:tc>
          <w:tcPr>
            <w:tcW w:w="1269" w:type="dxa"/>
            <w:noWrap/>
            <w:hideMark/>
          </w:tcPr>
          <w:p w14:paraId="52409CC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4.665634</w:t>
            </w:r>
          </w:p>
        </w:tc>
      </w:tr>
      <w:tr w:rsidR="00553A64" w:rsidRPr="008F7BB7" w14:paraId="3E1218C2" w14:textId="77777777" w:rsidTr="00D73EAE">
        <w:trPr>
          <w:trHeight w:val="285"/>
        </w:trPr>
        <w:tc>
          <w:tcPr>
            <w:tcW w:w="1031" w:type="dxa"/>
            <w:noWrap/>
            <w:hideMark/>
          </w:tcPr>
          <w:p w14:paraId="2624B12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139</w:t>
            </w:r>
          </w:p>
        </w:tc>
        <w:tc>
          <w:tcPr>
            <w:tcW w:w="3639" w:type="dxa"/>
            <w:noWrap/>
            <w:hideMark/>
          </w:tcPr>
          <w:p w14:paraId="68AD097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Namibia</w:t>
            </w:r>
          </w:p>
        </w:tc>
        <w:tc>
          <w:tcPr>
            <w:tcW w:w="1269" w:type="dxa"/>
            <w:noWrap/>
            <w:hideMark/>
          </w:tcPr>
          <w:p w14:paraId="51522F4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0.259132</w:t>
            </w:r>
          </w:p>
        </w:tc>
        <w:tc>
          <w:tcPr>
            <w:tcW w:w="1269" w:type="dxa"/>
            <w:noWrap/>
            <w:hideMark/>
          </w:tcPr>
          <w:p w14:paraId="58ED282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0.259643</w:t>
            </w:r>
          </w:p>
        </w:tc>
        <w:tc>
          <w:tcPr>
            <w:tcW w:w="1269" w:type="dxa"/>
            <w:noWrap/>
            <w:hideMark/>
          </w:tcPr>
          <w:p w14:paraId="1D29A30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0.259388</w:t>
            </w:r>
          </w:p>
        </w:tc>
        <w:tc>
          <w:tcPr>
            <w:tcW w:w="1269" w:type="dxa"/>
            <w:noWrap/>
            <w:hideMark/>
          </w:tcPr>
          <w:p w14:paraId="616014F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2.593876</w:t>
            </w:r>
          </w:p>
        </w:tc>
      </w:tr>
      <w:tr w:rsidR="00553A64" w:rsidRPr="008F7BB7" w14:paraId="0D42397C" w14:textId="77777777" w:rsidTr="00D73EAE">
        <w:trPr>
          <w:trHeight w:val="285"/>
        </w:trPr>
        <w:tc>
          <w:tcPr>
            <w:tcW w:w="1031" w:type="dxa"/>
            <w:noWrap/>
            <w:hideMark/>
          </w:tcPr>
          <w:p w14:paraId="574CA51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140</w:t>
            </w:r>
          </w:p>
        </w:tc>
        <w:tc>
          <w:tcPr>
            <w:tcW w:w="3639" w:type="dxa"/>
            <w:noWrap/>
            <w:hideMark/>
          </w:tcPr>
          <w:p w14:paraId="326547C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Nepal</w:t>
            </w:r>
          </w:p>
        </w:tc>
        <w:tc>
          <w:tcPr>
            <w:tcW w:w="1269" w:type="dxa"/>
            <w:noWrap/>
            <w:hideMark/>
          </w:tcPr>
          <w:p w14:paraId="7280806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46C9DB3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48EB75A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0C0DECC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621E21C0" w14:textId="77777777" w:rsidTr="00D73EAE">
        <w:trPr>
          <w:trHeight w:val="285"/>
        </w:trPr>
        <w:tc>
          <w:tcPr>
            <w:tcW w:w="1031" w:type="dxa"/>
            <w:noWrap/>
            <w:hideMark/>
          </w:tcPr>
          <w:p w14:paraId="40A408B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141</w:t>
            </w:r>
          </w:p>
        </w:tc>
        <w:tc>
          <w:tcPr>
            <w:tcW w:w="3639" w:type="dxa"/>
            <w:noWrap/>
            <w:hideMark/>
          </w:tcPr>
          <w:p w14:paraId="6FEE1C1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Netherlands</w:t>
            </w:r>
          </w:p>
        </w:tc>
        <w:tc>
          <w:tcPr>
            <w:tcW w:w="1269" w:type="dxa"/>
            <w:noWrap/>
            <w:hideMark/>
          </w:tcPr>
          <w:p w14:paraId="1CB82AC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604E8D9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409A4CD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7A81D6E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62A819D9" w14:textId="77777777" w:rsidTr="00D73EAE">
        <w:trPr>
          <w:trHeight w:val="285"/>
        </w:trPr>
        <w:tc>
          <w:tcPr>
            <w:tcW w:w="1031" w:type="dxa"/>
            <w:noWrap/>
            <w:hideMark/>
          </w:tcPr>
          <w:p w14:paraId="3901A7A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142</w:t>
            </w:r>
          </w:p>
        </w:tc>
        <w:tc>
          <w:tcPr>
            <w:tcW w:w="3639" w:type="dxa"/>
            <w:noWrap/>
            <w:hideMark/>
          </w:tcPr>
          <w:p w14:paraId="0F8A8B6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New Caledonia</w:t>
            </w:r>
          </w:p>
        </w:tc>
        <w:tc>
          <w:tcPr>
            <w:tcW w:w="1269" w:type="dxa"/>
            <w:noWrap/>
            <w:hideMark/>
          </w:tcPr>
          <w:p w14:paraId="5112324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0.298897</w:t>
            </w:r>
          </w:p>
        </w:tc>
        <w:tc>
          <w:tcPr>
            <w:tcW w:w="1269" w:type="dxa"/>
            <w:noWrap/>
            <w:hideMark/>
          </w:tcPr>
          <w:p w14:paraId="421EA08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0.299379</w:t>
            </w:r>
          </w:p>
        </w:tc>
        <w:tc>
          <w:tcPr>
            <w:tcW w:w="1269" w:type="dxa"/>
            <w:noWrap/>
            <w:hideMark/>
          </w:tcPr>
          <w:p w14:paraId="2C02699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0.299138</w:t>
            </w:r>
          </w:p>
        </w:tc>
        <w:tc>
          <w:tcPr>
            <w:tcW w:w="1269" w:type="dxa"/>
            <w:noWrap/>
            <w:hideMark/>
          </w:tcPr>
          <w:p w14:paraId="73997EF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2.99138</w:t>
            </w:r>
          </w:p>
        </w:tc>
      </w:tr>
      <w:tr w:rsidR="00553A64" w:rsidRPr="008F7BB7" w14:paraId="295B97F8" w14:textId="77777777" w:rsidTr="00D73EAE">
        <w:trPr>
          <w:trHeight w:val="285"/>
        </w:trPr>
        <w:tc>
          <w:tcPr>
            <w:tcW w:w="1031" w:type="dxa"/>
            <w:noWrap/>
            <w:hideMark/>
          </w:tcPr>
          <w:p w14:paraId="65F4977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143</w:t>
            </w:r>
          </w:p>
        </w:tc>
        <w:tc>
          <w:tcPr>
            <w:tcW w:w="3639" w:type="dxa"/>
            <w:noWrap/>
            <w:hideMark/>
          </w:tcPr>
          <w:p w14:paraId="7364615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New Zealand</w:t>
            </w:r>
          </w:p>
        </w:tc>
        <w:tc>
          <w:tcPr>
            <w:tcW w:w="1269" w:type="dxa"/>
            <w:noWrap/>
            <w:hideMark/>
          </w:tcPr>
          <w:p w14:paraId="6CF712A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0.58401</w:t>
            </w:r>
          </w:p>
        </w:tc>
        <w:tc>
          <w:tcPr>
            <w:tcW w:w="1269" w:type="dxa"/>
            <w:noWrap/>
            <w:hideMark/>
          </w:tcPr>
          <w:p w14:paraId="5D939EF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0.584361</w:t>
            </w:r>
          </w:p>
        </w:tc>
        <w:tc>
          <w:tcPr>
            <w:tcW w:w="1269" w:type="dxa"/>
            <w:noWrap/>
            <w:hideMark/>
          </w:tcPr>
          <w:p w14:paraId="0345F47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0.584186</w:t>
            </w:r>
          </w:p>
        </w:tc>
        <w:tc>
          <w:tcPr>
            <w:tcW w:w="1269" w:type="dxa"/>
            <w:noWrap/>
            <w:hideMark/>
          </w:tcPr>
          <w:p w14:paraId="2DBF924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5.841858</w:t>
            </w:r>
          </w:p>
        </w:tc>
      </w:tr>
      <w:tr w:rsidR="00553A64" w:rsidRPr="008F7BB7" w14:paraId="4588FC5A" w14:textId="77777777" w:rsidTr="00D73EAE">
        <w:trPr>
          <w:trHeight w:val="285"/>
        </w:trPr>
        <w:tc>
          <w:tcPr>
            <w:tcW w:w="1031" w:type="dxa"/>
            <w:noWrap/>
            <w:hideMark/>
          </w:tcPr>
          <w:p w14:paraId="39E1DE5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144</w:t>
            </w:r>
          </w:p>
        </w:tc>
        <w:tc>
          <w:tcPr>
            <w:tcW w:w="3639" w:type="dxa"/>
            <w:noWrap/>
            <w:hideMark/>
          </w:tcPr>
          <w:p w14:paraId="291B498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Nicaragua</w:t>
            </w:r>
          </w:p>
        </w:tc>
        <w:tc>
          <w:tcPr>
            <w:tcW w:w="1269" w:type="dxa"/>
            <w:noWrap/>
            <w:hideMark/>
          </w:tcPr>
          <w:p w14:paraId="16E0BA6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0.256055</w:t>
            </w:r>
          </w:p>
        </w:tc>
        <w:tc>
          <w:tcPr>
            <w:tcW w:w="1269" w:type="dxa"/>
            <w:noWrap/>
            <w:hideMark/>
          </w:tcPr>
          <w:p w14:paraId="465BCCA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0.256783</w:t>
            </w:r>
          </w:p>
        </w:tc>
        <w:tc>
          <w:tcPr>
            <w:tcW w:w="1269" w:type="dxa"/>
            <w:noWrap/>
            <w:hideMark/>
          </w:tcPr>
          <w:p w14:paraId="4AC6BDD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0.256419</w:t>
            </w:r>
          </w:p>
        </w:tc>
        <w:tc>
          <w:tcPr>
            <w:tcW w:w="1269" w:type="dxa"/>
            <w:noWrap/>
            <w:hideMark/>
          </w:tcPr>
          <w:p w14:paraId="456EC50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2.564195</w:t>
            </w:r>
          </w:p>
        </w:tc>
      </w:tr>
      <w:tr w:rsidR="00553A64" w:rsidRPr="008F7BB7" w14:paraId="58CC5C78" w14:textId="77777777" w:rsidTr="00D73EAE">
        <w:trPr>
          <w:trHeight w:val="285"/>
        </w:trPr>
        <w:tc>
          <w:tcPr>
            <w:tcW w:w="1031" w:type="dxa"/>
            <w:noWrap/>
            <w:hideMark/>
          </w:tcPr>
          <w:p w14:paraId="3345D0A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145</w:t>
            </w:r>
          </w:p>
        </w:tc>
        <w:tc>
          <w:tcPr>
            <w:tcW w:w="3639" w:type="dxa"/>
            <w:noWrap/>
            <w:hideMark/>
          </w:tcPr>
          <w:p w14:paraId="1861725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Niger</w:t>
            </w:r>
          </w:p>
        </w:tc>
        <w:tc>
          <w:tcPr>
            <w:tcW w:w="1269" w:type="dxa"/>
            <w:noWrap/>
            <w:hideMark/>
          </w:tcPr>
          <w:p w14:paraId="6D6CB39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0.926583</w:t>
            </w:r>
          </w:p>
        </w:tc>
        <w:tc>
          <w:tcPr>
            <w:tcW w:w="1269" w:type="dxa"/>
            <w:noWrap/>
            <w:hideMark/>
          </w:tcPr>
          <w:p w14:paraId="7E31CFD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0.926765</w:t>
            </w:r>
          </w:p>
        </w:tc>
        <w:tc>
          <w:tcPr>
            <w:tcW w:w="1269" w:type="dxa"/>
            <w:noWrap/>
            <w:hideMark/>
          </w:tcPr>
          <w:p w14:paraId="57FE4E6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0.926674</w:t>
            </w:r>
          </w:p>
        </w:tc>
        <w:tc>
          <w:tcPr>
            <w:tcW w:w="1269" w:type="dxa"/>
            <w:noWrap/>
            <w:hideMark/>
          </w:tcPr>
          <w:p w14:paraId="5213B32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9.266741</w:t>
            </w:r>
          </w:p>
        </w:tc>
      </w:tr>
      <w:tr w:rsidR="00553A64" w:rsidRPr="008F7BB7" w14:paraId="0633C08B" w14:textId="77777777" w:rsidTr="00D73EAE">
        <w:trPr>
          <w:trHeight w:val="285"/>
        </w:trPr>
        <w:tc>
          <w:tcPr>
            <w:tcW w:w="1031" w:type="dxa"/>
            <w:noWrap/>
            <w:hideMark/>
          </w:tcPr>
          <w:p w14:paraId="3304531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146</w:t>
            </w:r>
          </w:p>
        </w:tc>
        <w:tc>
          <w:tcPr>
            <w:tcW w:w="3639" w:type="dxa"/>
            <w:noWrap/>
            <w:hideMark/>
          </w:tcPr>
          <w:p w14:paraId="47F5727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Nigeria</w:t>
            </w:r>
          </w:p>
        </w:tc>
        <w:tc>
          <w:tcPr>
            <w:tcW w:w="1269" w:type="dxa"/>
            <w:noWrap/>
            <w:hideMark/>
          </w:tcPr>
          <w:p w14:paraId="2E357E3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0.401892</w:t>
            </w:r>
          </w:p>
        </w:tc>
        <w:tc>
          <w:tcPr>
            <w:tcW w:w="1269" w:type="dxa"/>
            <w:noWrap/>
            <w:hideMark/>
          </w:tcPr>
          <w:p w14:paraId="55382A9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0.402407</w:t>
            </w:r>
          </w:p>
        </w:tc>
        <w:tc>
          <w:tcPr>
            <w:tcW w:w="1269" w:type="dxa"/>
            <w:noWrap/>
            <w:hideMark/>
          </w:tcPr>
          <w:p w14:paraId="66C7EE6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0.40215</w:t>
            </w:r>
          </w:p>
        </w:tc>
        <w:tc>
          <w:tcPr>
            <w:tcW w:w="1269" w:type="dxa"/>
            <w:noWrap/>
            <w:hideMark/>
          </w:tcPr>
          <w:p w14:paraId="1F11BAB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4.021495</w:t>
            </w:r>
          </w:p>
        </w:tc>
      </w:tr>
      <w:tr w:rsidR="00553A64" w:rsidRPr="008F7BB7" w14:paraId="1F62FB44" w14:textId="77777777" w:rsidTr="00D73EAE">
        <w:trPr>
          <w:trHeight w:val="285"/>
        </w:trPr>
        <w:tc>
          <w:tcPr>
            <w:tcW w:w="1031" w:type="dxa"/>
            <w:noWrap/>
            <w:hideMark/>
          </w:tcPr>
          <w:p w14:paraId="0A6E365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147</w:t>
            </w:r>
          </w:p>
        </w:tc>
        <w:tc>
          <w:tcPr>
            <w:tcW w:w="3639" w:type="dxa"/>
            <w:noWrap/>
            <w:hideMark/>
          </w:tcPr>
          <w:p w14:paraId="41286B8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Norway</w:t>
            </w:r>
          </w:p>
        </w:tc>
        <w:tc>
          <w:tcPr>
            <w:tcW w:w="1269" w:type="dxa"/>
            <w:noWrap/>
            <w:hideMark/>
          </w:tcPr>
          <w:p w14:paraId="46B1B01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29BC8BD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414C8C4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30AE078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20EC00E4" w14:textId="77777777" w:rsidTr="00D73EAE">
        <w:trPr>
          <w:trHeight w:val="285"/>
        </w:trPr>
        <w:tc>
          <w:tcPr>
            <w:tcW w:w="1031" w:type="dxa"/>
            <w:noWrap/>
            <w:hideMark/>
          </w:tcPr>
          <w:p w14:paraId="334E2EE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148</w:t>
            </w:r>
          </w:p>
        </w:tc>
        <w:tc>
          <w:tcPr>
            <w:tcW w:w="3639" w:type="dxa"/>
            <w:noWrap/>
            <w:hideMark/>
          </w:tcPr>
          <w:p w14:paraId="596A2D8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Oman</w:t>
            </w:r>
          </w:p>
        </w:tc>
        <w:tc>
          <w:tcPr>
            <w:tcW w:w="1269" w:type="dxa"/>
            <w:noWrap/>
            <w:hideMark/>
          </w:tcPr>
          <w:p w14:paraId="59619D8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0.371783</w:t>
            </w:r>
          </w:p>
        </w:tc>
        <w:tc>
          <w:tcPr>
            <w:tcW w:w="1269" w:type="dxa"/>
            <w:noWrap/>
            <w:hideMark/>
          </w:tcPr>
          <w:p w14:paraId="10E5768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0.372173</w:t>
            </w:r>
          </w:p>
        </w:tc>
        <w:tc>
          <w:tcPr>
            <w:tcW w:w="1269" w:type="dxa"/>
            <w:noWrap/>
            <w:hideMark/>
          </w:tcPr>
          <w:p w14:paraId="4E00BFC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0.371978</w:t>
            </w:r>
          </w:p>
        </w:tc>
        <w:tc>
          <w:tcPr>
            <w:tcW w:w="1269" w:type="dxa"/>
            <w:noWrap/>
            <w:hideMark/>
          </w:tcPr>
          <w:p w14:paraId="0DCA31F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3.719781</w:t>
            </w:r>
          </w:p>
        </w:tc>
      </w:tr>
      <w:tr w:rsidR="00553A64" w:rsidRPr="008F7BB7" w14:paraId="3878208A" w14:textId="77777777" w:rsidTr="00D73EAE">
        <w:trPr>
          <w:trHeight w:val="285"/>
        </w:trPr>
        <w:tc>
          <w:tcPr>
            <w:tcW w:w="1031" w:type="dxa"/>
            <w:noWrap/>
            <w:hideMark/>
          </w:tcPr>
          <w:p w14:paraId="18EADFB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149</w:t>
            </w:r>
          </w:p>
        </w:tc>
        <w:tc>
          <w:tcPr>
            <w:tcW w:w="3639" w:type="dxa"/>
            <w:noWrap/>
            <w:hideMark/>
          </w:tcPr>
          <w:p w14:paraId="0595C58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Pakistan</w:t>
            </w:r>
          </w:p>
        </w:tc>
        <w:tc>
          <w:tcPr>
            <w:tcW w:w="1269" w:type="dxa"/>
            <w:noWrap/>
            <w:hideMark/>
          </w:tcPr>
          <w:p w14:paraId="5DC88A0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0.790434</w:t>
            </w:r>
          </w:p>
        </w:tc>
        <w:tc>
          <w:tcPr>
            <w:tcW w:w="1269" w:type="dxa"/>
            <w:noWrap/>
            <w:hideMark/>
          </w:tcPr>
          <w:p w14:paraId="716476F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0.790598</w:t>
            </w:r>
          </w:p>
        </w:tc>
        <w:tc>
          <w:tcPr>
            <w:tcW w:w="1269" w:type="dxa"/>
            <w:noWrap/>
            <w:hideMark/>
          </w:tcPr>
          <w:p w14:paraId="36352A6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0.790516</w:t>
            </w:r>
          </w:p>
        </w:tc>
        <w:tc>
          <w:tcPr>
            <w:tcW w:w="1269" w:type="dxa"/>
            <w:noWrap/>
            <w:hideMark/>
          </w:tcPr>
          <w:p w14:paraId="30A8029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7.905162</w:t>
            </w:r>
          </w:p>
        </w:tc>
      </w:tr>
      <w:tr w:rsidR="00553A64" w:rsidRPr="008F7BB7" w14:paraId="0F96B9B2" w14:textId="77777777" w:rsidTr="00D73EAE">
        <w:trPr>
          <w:trHeight w:val="285"/>
        </w:trPr>
        <w:tc>
          <w:tcPr>
            <w:tcW w:w="1031" w:type="dxa"/>
            <w:noWrap/>
            <w:hideMark/>
          </w:tcPr>
          <w:p w14:paraId="7385251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150</w:t>
            </w:r>
          </w:p>
        </w:tc>
        <w:tc>
          <w:tcPr>
            <w:tcW w:w="3639" w:type="dxa"/>
            <w:noWrap/>
            <w:hideMark/>
          </w:tcPr>
          <w:p w14:paraId="55EE120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Panama</w:t>
            </w:r>
          </w:p>
        </w:tc>
        <w:tc>
          <w:tcPr>
            <w:tcW w:w="1269" w:type="dxa"/>
            <w:noWrap/>
            <w:hideMark/>
          </w:tcPr>
          <w:p w14:paraId="29370C8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3FE8A3C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5ADF27F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3E0CE41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31C79ABE" w14:textId="77777777" w:rsidTr="00D73EAE">
        <w:trPr>
          <w:trHeight w:val="285"/>
        </w:trPr>
        <w:tc>
          <w:tcPr>
            <w:tcW w:w="1031" w:type="dxa"/>
            <w:noWrap/>
            <w:hideMark/>
          </w:tcPr>
          <w:p w14:paraId="245EA0C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151</w:t>
            </w:r>
          </w:p>
        </w:tc>
        <w:tc>
          <w:tcPr>
            <w:tcW w:w="3639" w:type="dxa"/>
            <w:noWrap/>
            <w:hideMark/>
          </w:tcPr>
          <w:p w14:paraId="5D49E3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Papua New Guinea</w:t>
            </w:r>
          </w:p>
        </w:tc>
        <w:tc>
          <w:tcPr>
            <w:tcW w:w="1269" w:type="dxa"/>
            <w:noWrap/>
            <w:hideMark/>
          </w:tcPr>
          <w:p w14:paraId="76B1573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1.15E-05</w:t>
            </w:r>
          </w:p>
        </w:tc>
        <w:tc>
          <w:tcPr>
            <w:tcW w:w="1269" w:type="dxa"/>
            <w:noWrap/>
            <w:hideMark/>
          </w:tcPr>
          <w:p w14:paraId="0C6AD4B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1.67E-05</w:t>
            </w:r>
          </w:p>
        </w:tc>
        <w:tc>
          <w:tcPr>
            <w:tcW w:w="1269" w:type="dxa"/>
            <w:noWrap/>
            <w:hideMark/>
          </w:tcPr>
          <w:p w14:paraId="796FF35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1.41E-05</w:t>
            </w:r>
          </w:p>
        </w:tc>
        <w:tc>
          <w:tcPr>
            <w:tcW w:w="1269" w:type="dxa"/>
            <w:noWrap/>
            <w:hideMark/>
          </w:tcPr>
          <w:p w14:paraId="56D7D9B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0.000141</w:t>
            </w:r>
          </w:p>
        </w:tc>
      </w:tr>
      <w:tr w:rsidR="00553A64" w:rsidRPr="008F7BB7" w14:paraId="55B59929" w14:textId="77777777" w:rsidTr="00D73EAE">
        <w:trPr>
          <w:trHeight w:val="285"/>
        </w:trPr>
        <w:tc>
          <w:tcPr>
            <w:tcW w:w="1031" w:type="dxa"/>
            <w:noWrap/>
            <w:hideMark/>
          </w:tcPr>
          <w:p w14:paraId="5188486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152</w:t>
            </w:r>
          </w:p>
        </w:tc>
        <w:tc>
          <w:tcPr>
            <w:tcW w:w="3639" w:type="dxa"/>
            <w:noWrap/>
            <w:hideMark/>
          </w:tcPr>
          <w:p w14:paraId="744DBDE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Paraguay</w:t>
            </w:r>
          </w:p>
        </w:tc>
        <w:tc>
          <w:tcPr>
            <w:tcW w:w="1269" w:type="dxa"/>
            <w:noWrap/>
            <w:hideMark/>
          </w:tcPr>
          <w:p w14:paraId="657A384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0.562177</w:t>
            </w:r>
          </w:p>
        </w:tc>
        <w:tc>
          <w:tcPr>
            <w:tcW w:w="1269" w:type="dxa"/>
            <w:noWrap/>
            <w:hideMark/>
          </w:tcPr>
          <w:p w14:paraId="1CCCF57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0.562554</w:t>
            </w:r>
          </w:p>
        </w:tc>
        <w:tc>
          <w:tcPr>
            <w:tcW w:w="1269" w:type="dxa"/>
            <w:noWrap/>
            <w:hideMark/>
          </w:tcPr>
          <w:p w14:paraId="7DF0FC7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0.562365</w:t>
            </w:r>
          </w:p>
        </w:tc>
        <w:tc>
          <w:tcPr>
            <w:tcW w:w="1269" w:type="dxa"/>
            <w:noWrap/>
            <w:hideMark/>
          </w:tcPr>
          <w:p w14:paraId="21124A3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5.623653</w:t>
            </w:r>
          </w:p>
        </w:tc>
      </w:tr>
      <w:tr w:rsidR="00553A64" w:rsidRPr="008F7BB7" w14:paraId="57F81AD4" w14:textId="77777777" w:rsidTr="00D73EAE">
        <w:trPr>
          <w:trHeight w:val="285"/>
        </w:trPr>
        <w:tc>
          <w:tcPr>
            <w:tcW w:w="1031" w:type="dxa"/>
            <w:noWrap/>
            <w:hideMark/>
          </w:tcPr>
          <w:p w14:paraId="32C1A5C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153</w:t>
            </w:r>
          </w:p>
        </w:tc>
        <w:tc>
          <w:tcPr>
            <w:tcW w:w="3639" w:type="dxa"/>
            <w:noWrap/>
            <w:hideMark/>
          </w:tcPr>
          <w:p w14:paraId="4A0225C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Peru</w:t>
            </w:r>
          </w:p>
        </w:tc>
        <w:tc>
          <w:tcPr>
            <w:tcW w:w="1269" w:type="dxa"/>
            <w:noWrap/>
            <w:hideMark/>
          </w:tcPr>
          <w:p w14:paraId="4F71072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3E2B7F2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25B94F1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511CC68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7BA110F6" w14:textId="77777777" w:rsidTr="00D73EAE">
        <w:trPr>
          <w:trHeight w:val="285"/>
        </w:trPr>
        <w:tc>
          <w:tcPr>
            <w:tcW w:w="1031" w:type="dxa"/>
            <w:noWrap/>
            <w:hideMark/>
          </w:tcPr>
          <w:p w14:paraId="642A1A4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154</w:t>
            </w:r>
          </w:p>
        </w:tc>
        <w:tc>
          <w:tcPr>
            <w:tcW w:w="3639" w:type="dxa"/>
            <w:noWrap/>
            <w:hideMark/>
          </w:tcPr>
          <w:p w14:paraId="3E3FA2F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Philippines</w:t>
            </w:r>
          </w:p>
        </w:tc>
        <w:tc>
          <w:tcPr>
            <w:tcW w:w="1269" w:type="dxa"/>
            <w:noWrap/>
            <w:hideMark/>
          </w:tcPr>
          <w:p w14:paraId="2A5A960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703B216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277E2EF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2EDD520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38848F79" w14:textId="77777777" w:rsidTr="00D73EAE">
        <w:trPr>
          <w:trHeight w:val="285"/>
        </w:trPr>
        <w:tc>
          <w:tcPr>
            <w:tcW w:w="1031" w:type="dxa"/>
            <w:noWrap/>
            <w:hideMark/>
          </w:tcPr>
          <w:p w14:paraId="6D14AA9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155</w:t>
            </w:r>
          </w:p>
        </w:tc>
        <w:tc>
          <w:tcPr>
            <w:tcW w:w="3639" w:type="dxa"/>
            <w:noWrap/>
            <w:hideMark/>
          </w:tcPr>
          <w:p w14:paraId="4CE090F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Poland</w:t>
            </w:r>
          </w:p>
        </w:tc>
        <w:tc>
          <w:tcPr>
            <w:tcW w:w="1269" w:type="dxa"/>
            <w:noWrap/>
            <w:hideMark/>
          </w:tcPr>
          <w:p w14:paraId="5E25F2D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70E1711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13BCD43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4E26908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1E284CB8" w14:textId="77777777" w:rsidTr="00D73EAE">
        <w:trPr>
          <w:trHeight w:val="285"/>
        </w:trPr>
        <w:tc>
          <w:tcPr>
            <w:tcW w:w="1031" w:type="dxa"/>
            <w:noWrap/>
            <w:hideMark/>
          </w:tcPr>
          <w:p w14:paraId="5080E06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156</w:t>
            </w:r>
          </w:p>
        </w:tc>
        <w:tc>
          <w:tcPr>
            <w:tcW w:w="3639" w:type="dxa"/>
            <w:noWrap/>
            <w:hideMark/>
          </w:tcPr>
          <w:p w14:paraId="7B2DF29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Portugal</w:t>
            </w:r>
          </w:p>
        </w:tc>
        <w:tc>
          <w:tcPr>
            <w:tcW w:w="1269" w:type="dxa"/>
            <w:noWrap/>
            <w:hideMark/>
          </w:tcPr>
          <w:p w14:paraId="2CC13C0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0C291EB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208CB04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505313B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5EE039E9" w14:textId="77777777" w:rsidTr="00D73EAE">
        <w:trPr>
          <w:trHeight w:val="285"/>
        </w:trPr>
        <w:tc>
          <w:tcPr>
            <w:tcW w:w="1031" w:type="dxa"/>
            <w:noWrap/>
            <w:hideMark/>
          </w:tcPr>
          <w:p w14:paraId="0B13DE4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157</w:t>
            </w:r>
          </w:p>
        </w:tc>
        <w:tc>
          <w:tcPr>
            <w:tcW w:w="3639" w:type="dxa"/>
            <w:noWrap/>
            <w:hideMark/>
          </w:tcPr>
          <w:p w14:paraId="1442FC7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Qatar</w:t>
            </w:r>
          </w:p>
        </w:tc>
        <w:tc>
          <w:tcPr>
            <w:tcW w:w="1269" w:type="dxa"/>
            <w:noWrap/>
            <w:hideMark/>
          </w:tcPr>
          <w:p w14:paraId="68DB732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0.95489</w:t>
            </w:r>
          </w:p>
        </w:tc>
        <w:tc>
          <w:tcPr>
            <w:tcW w:w="1269" w:type="dxa"/>
            <w:noWrap/>
            <w:hideMark/>
          </w:tcPr>
          <w:p w14:paraId="45DDCC4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0.955069</w:t>
            </w:r>
          </w:p>
        </w:tc>
        <w:tc>
          <w:tcPr>
            <w:tcW w:w="1269" w:type="dxa"/>
            <w:noWrap/>
            <w:hideMark/>
          </w:tcPr>
          <w:p w14:paraId="68F1A3B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0.95498</w:t>
            </w:r>
          </w:p>
        </w:tc>
        <w:tc>
          <w:tcPr>
            <w:tcW w:w="1269" w:type="dxa"/>
            <w:noWrap/>
            <w:hideMark/>
          </w:tcPr>
          <w:p w14:paraId="192295F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9.549798</w:t>
            </w:r>
          </w:p>
        </w:tc>
      </w:tr>
      <w:tr w:rsidR="00553A64" w:rsidRPr="008F7BB7" w14:paraId="255E23F2" w14:textId="77777777" w:rsidTr="00D73EAE">
        <w:trPr>
          <w:trHeight w:val="285"/>
        </w:trPr>
        <w:tc>
          <w:tcPr>
            <w:tcW w:w="1031" w:type="dxa"/>
            <w:noWrap/>
            <w:hideMark/>
          </w:tcPr>
          <w:p w14:paraId="5B1A924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158</w:t>
            </w:r>
          </w:p>
        </w:tc>
        <w:tc>
          <w:tcPr>
            <w:tcW w:w="3639" w:type="dxa"/>
            <w:noWrap/>
            <w:hideMark/>
          </w:tcPr>
          <w:p w14:paraId="256AD0E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Reunion</w:t>
            </w:r>
          </w:p>
        </w:tc>
        <w:tc>
          <w:tcPr>
            <w:tcW w:w="1269" w:type="dxa"/>
            <w:noWrap/>
            <w:hideMark/>
          </w:tcPr>
          <w:p w14:paraId="0DDD650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0.85251</w:t>
            </w:r>
          </w:p>
        </w:tc>
        <w:tc>
          <w:tcPr>
            <w:tcW w:w="1269" w:type="dxa"/>
            <w:noWrap/>
            <w:hideMark/>
          </w:tcPr>
          <w:p w14:paraId="017A2E2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0.852724</w:t>
            </w:r>
          </w:p>
        </w:tc>
        <w:tc>
          <w:tcPr>
            <w:tcW w:w="1269" w:type="dxa"/>
            <w:noWrap/>
            <w:hideMark/>
          </w:tcPr>
          <w:p w14:paraId="4748D81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0.852617</w:t>
            </w:r>
          </w:p>
        </w:tc>
        <w:tc>
          <w:tcPr>
            <w:tcW w:w="1269" w:type="dxa"/>
            <w:noWrap/>
            <w:hideMark/>
          </w:tcPr>
          <w:p w14:paraId="5095FED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8.526169</w:t>
            </w:r>
          </w:p>
        </w:tc>
      </w:tr>
      <w:tr w:rsidR="00553A64" w:rsidRPr="008F7BB7" w14:paraId="465249A0" w14:textId="77777777" w:rsidTr="00D73EAE">
        <w:trPr>
          <w:trHeight w:val="285"/>
        </w:trPr>
        <w:tc>
          <w:tcPr>
            <w:tcW w:w="1031" w:type="dxa"/>
            <w:noWrap/>
            <w:hideMark/>
          </w:tcPr>
          <w:p w14:paraId="2795CA5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159</w:t>
            </w:r>
          </w:p>
        </w:tc>
        <w:tc>
          <w:tcPr>
            <w:tcW w:w="3639" w:type="dxa"/>
            <w:noWrap/>
            <w:hideMark/>
          </w:tcPr>
          <w:p w14:paraId="388033C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Romania</w:t>
            </w:r>
          </w:p>
        </w:tc>
        <w:tc>
          <w:tcPr>
            <w:tcW w:w="1269" w:type="dxa"/>
            <w:noWrap/>
            <w:hideMark/>
          </w:tcPr>
          <w:p w14:paraId="294E969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0.843222</w:t>
            </w:r>
          </w:p>
        </w:tc>
        <w:tc>
          <w:tcPr>
            <w:tcW w:w="1269" w:type="dxa"/>
            <w:noWrap/>
            <w:hideMark/>
          </w:tcPr>
          <w:p w14:paraId="46F49F2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0.843435</w:t>
            </w:r>
          </w:p>
        </w:tc>
        <w:tc>
          <w:tcPr>
            <w:tcW w:w="1269" w:type="dxa"/>
            <w:noWrap/>
            <w:hideMark/>
          </w:tcPr>
          <w:p w14:paraId="318BB6F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0.843328</w:t>
            </w:r>
          </w:p>
        </w:tc>
        <w:tc>
          <w:tcPr>
            <w:tcW w:w="1269" w:type="dxa"/>
            <w:noWrap/>
            <w:hideMark/>
          </w:tcPr>
          <w:p w14:paraId="57F753A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8.433285</w:t>
            </w:r>
          </w:p>
        </w:tc>
      </w:tr>
      <w:tr w:rsidR="00553A64" w:rsidRPr="008F7BB7" w14:paraId="3323CD7E" w14:textId="77777777" w:rsidTr="00D73EAE">
        <w:trPr>
          <w:trHeight w:val="285"/>
        </w:trPr>
        <w:tc>
          <w:tcPr>
            <w:tcW w:w="1031" w:type="dxa"/>
            <w:noWrap/>
            <w:hideMark/>
          </w:tcPr>
          <w:p w14:paraId="5DDF4BE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160</w:t>
            </w:r>
          </w:p>
        </w:tc>
        <w:tc>
          <w:tcPr>
            <w:tcW w:w="3639" w:type="dxa"/>
            <w:noWrap/>
            <w:hideMark/>
          </w:tcPr>
          <w:p w14:paraId="5A70A3E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Russia</w:t>
            </w:r>
          </w:p>
        </w:tc>
        <w:tc>
          <w:tcPr>
            <w:tcW w:w="1269" w:type="dxa"/>
            <w:noWrap/>
            <w:hideMark/>
          </w:tcPr>
          <w:p w14:paraId="2E4CC8D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52C16D2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6184EF2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43D73BF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2952BD2B" w14:textId="77777777" w:rsidTr="00D73EAE">
        <w:trPr>
          <w:trHeight w:val="285"/>
        </w:trPr>
        <w:tc>
          <w:tcPr>
            <w:tcW w:w="1031" w:type="dxa"/>
            <w:noWrap/>
            <w:hideMark/>
          </w:tcPr>
          <w:p w14:paraId="7F8F2A0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161</w:t>
            </w:r>
          </w:p>
        </w:tc>
        <w:tc>
          <w:tcPr>
            <w:tcW w:w="3639" w:type="dxa"/>
            <w:noWrap/>
            <w:hideMark/>
          </w:tcPr>
          <w:p w14:paraId="324CEEF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Rwanda</w:t>
            </w:r>
          </w:p>
        </w:tc>
        <w:tc>
          <w:tcPr>
            <w:tcW w:w="1269" w:type="dxa"/>
            <w:noWrap/>
            <w:hideMark/>
          </w:tcPr>
          <w:p w14:paraId="4C7772A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0.661518</w:t>
            </w:r>
          </w:p>
        </w:tc>
        <w:tc>
          <w:tcPr>
            <w:tcW w:w="1269" w:type="dxa"/>
            <w:noWrap/>
            <w:hideMark/>
          </w:tcPr>
          <w:p w14:paraId="1D759DF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0.661831</w:t>
            </w:r>
          </w:p>
        </w:tc>
        <w:tc>
          <w:tcPr>
            <w:tcW w:w="1269" w:type="dxa"/>
            <w:noWrap/>
            <w:hideMark/>
          </w:tcPr>
          <w:p w14:paraId="443938B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0.661675</w:t>
            </w:r>
          </w:p>
        </w:tc>
        <w:tc>
          <w:tcPr>
            <w:tcW w:w="1269" w:type="dxa"/>
            <w:noWrap/>
            <w:hideMark/>
          </w:tcPr>
          <w:p w14:paraId="62426CB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6.616747</w:t>
            </w:r>
          </w:p>
        </w:tc>
      </w:tr>
      <w:tr w:rsidR="00553A64" w:rsidRPr="008F7BB7" w14:paraId="3F238B03" w14:textId="77777777" w:rsidTr="00D73EAE">
        <w:trPr>
          <w:trHeight w:val="285"/>
        </w:trPr>
        <w:tc>
          <w:tcPr>
            <w:tcW w:w="1031" w:type="dxa"/>
            <w:noWrap/>
            <w:hideMark/>
          </w:tcPr>
          <w:p w14:paraId="662FF60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162</w:t>
            </w:r>
          </w:p>
        </w:tc>
        <w:tc>
          <w:tcPr>
            <w:tcW w:w="3639" w:type="dxa"/>
            <w:noWrap/>
            <w:hideMark/>
          </w:tcPr>
          <w:p w14:paraId="58FE81D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Saint Barthelemy</w:t>
            </w:r>
          </w:p>
        </w:tc>
        <w:tc>
          <w:tcPr>
            <w:tcW w:w="1269" w:type="dxa"/>
            <w:noWrap/>
            <w:hideMark/>
          </w:tcPr>
          <w:p w14:paraId="36C74B3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0.098543</w:t>
            </w:r>
          </w:p>
        </w:tc>
        <w:tc>
          <w:tcPr>
            <w:tcW w:w="1269" w:type="dxa"/>
            <w:noWrap/>
            <w:hideMark/>
          </w:tcPr>
          <w:p w14:paraId="169DC62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0.100538</w:t>
            </w:r>
          </w:p>
        </w:tc>
        <w:tc>
          <w:tcPr>
            <w:tcW w:w="1269" w:type="dxa"/>
            <w:noWrap/>
            <w:hideMark/>
          </w:tcPr>
          <w:p w14:paraId="3DC807C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0.099541</w:t>
            </w:r>
          </w:p>
        </w:tc>
        <w:tc>
          <w:tcPr>
            <w:tcW w:w="1269" w:type="dxa"/>
            <w:noWrap/>
            <w:hideMark/>
          </w:tcPr>
          <w:p w14:paraId="3DDF6B4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0.995405</w:t>
            </w:r>
          </w:p>
        </w:tc>
      </w:tr>
      <w:tr w:rsidR="00553A64" w:rsidRPr="008F7BB7" w14:paraId="36A04B4D" w14:textId="77777777" w:rsidTr="00D73EAE">
        <w:trPr>
          <w:trHeight w:val="285"/>
        </w:trPr>
        <w:tc>
          <w:tcPr>
            <w:tcW w:w="1031" w:type="dxa"/>
            <w:noWrap/>
            <w:hideMark/>
          </w:tcPr>
          <w:p w14:paraId="5198D47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163</w:t>
            </w:r>
          </w:p>
        </w:tc>
        <w:tc>
          <w:tcPr>
            <w:tcW w:w="3639" w:type="dxa"/>
            <w:noWrap/>
            <w:hideMark/>
          </w:tcPr>
          <w:p w14:paraId="6F1BEC6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Saint Helena</w:t>
            </w:r>
          </w:p>
        </w:tc>
        <w:tc>
          <w:tcPr>
            <w:tcW w:w="1269" w:type="dxa"/>
            <w:noWrap/>
            <w:hideMark/>
          </w:tcPr>
          <w:p w14:paraId="1D48884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0.0337</w:t>
            </w:r>
          </w:p>
        </w:tc>
        <w:tc>
          <w:tcPr>
            <w:tcW w:w="1269" w:type="dxa"/>
            <w:noWrap/>
            <w:hideMark/>
          </w:tcPr>
          <w:p w14:paraId="02A0DE7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0.037912</w:t>
            </w:r>
          </w:p>
        </w:tc>
        <w:tc>
          <w:tcPr>
            <w:tcW w:w="1269" w:type="dxa"/>
            <w:noWrap/>
            <w:hideMark/>
          </w:tcPr>
          <w:p w14:paraId="708255F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0.035806</w:t>
            </w:r>
          </w:p>
        </w:tc>
        <w:tc>
          <w:tcPr>
            <w:tcW w:w="1269" w:type="dxa"/>
            <w:noWrap/>
            <w:hideMark/>
          </w:tcPr>
          <w:p w14:paraId="5327BD9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0.35806</w:t>
            </w:r>
          </w:p>
        </w:tc>
      </w:tr>
      <w:tr w:rsidR="00553A64" w:rsidRPr="008F7BB7" w14:paraId="21553F29" w14:textId="77777777" w:rsidTr="00D73EAE">
        <w:trPr>
          <w:trHeight w:val="285"/>
        </w:trPr>
        <w:tc>
          <w:tcPr>
            <w:tcW w:w="1031" w:type="dxa"/>
            <w:noWrap/>
            <w:hideMark/>
          </w:tcPr>
          <w:p w14:paraId="3E75AAD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lastRenderedPageBreak/>
              <w:t>164</w:t>
            </w:r>
          </w:p>
        </w:tc>
        <w:tc>
          <w:tcPr>
            <w:tcW w:w="3639" w:type="dxa"/>
            <w:noWrap/>
            <w:hideMark/>
          </w:tcPr>
          <w:p w14:paraId="4327696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Saint Kitts And Nevis</w:t>
            </w:r>
          </w:p>
        </w:tc>
        <w:tc>
          <w:tcPr>
            <w:tcW w:w="1269" w:type="dxa"/>
            <w:noWrap/>
            <w:hideMark/>
          </w:tcPr>
          <w:p w14:paraId="5A03347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0.254206</w:t>
            </w:r>
          </w:p>
        </w:tc>
        <w:tc>
          <w:tcPr>
            <w:tcW w:w="1269" w:type="dxa"/>
            <w:noWrap/>
            <w:hideMark/>
          </w:tcPr>
          <w:p w14:paraId="48016F5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0.254721</w:t>
            </w:r>
          </w:p>
        </w:tc>
        <w:tc>
          <w:tcPr>
            <w:tcW w:w="1269" w:type="dxa"/>
            <w:noWrap/>
            <w:hideMark/>
          </w:tcPr>
          <w:p w14:paraId="7A19EEF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0.254463</w:t>
            </w:r>
          </w:p>
        </w:tc>
        <w:tc>
          <w:tcPr>
            <w:tcW w:w="1269" w:type="dxa"/>
            <w:noWrap/>
            <w:hideMark/>
          </w:tcPr>
          <w:p w14:paraId="4FF2668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2.544634</w:t>
            </w:r>
          </w:p>
        </w:tc>
      </w:tr>
      <w:tr w:rsidR="00553A64" w:rsidRPr="008F7BB7" w14:paraId="0C31F818" w14:textId="77777777" w:rsidTr="00D73EAE">
        <w:trPr>
          <w:trHeight w:val="285"/>
        </w:trPr>
        <w:tc>
          <w:tcPr>
            <w:tcW w:w="1031" w:type="dxa"/>
            <w:noWrap/>
            <w:hideMark/>
          </w:tcPr>
          <w:p w14:paraId="5E64DF1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165</w:t>
            </w:r>
          </w:p>
        </w:tc>
        <w:tc>
          <w:tcPr>
            <w:tcW w:w="3639" w:type="dxa"/>
            <w:noWrap/>
            <w:hideMark/>
          </w:tcPr>
          <w:p w14:paraId="5ED01F7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Saint Lucia</w:t>
            </w:r>
          </w:p>
        </w:tc>
        <w:tc>
          <w:tcPr>
            <w:tcW w:w="1269" w:type="dxa"/>
            <w:noWrap/>
            <w:hideMark/>
          </w:tcPr>
          <w:p w14:paraId="71551B4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0.33452</w:t>
            </w:r>
          </w:p>
        </w:tc>
        <w:tc>
          <w:tcPr>
            <w:tcW w:w="1269" w:type="dxa"/>
            <w:noWrap/>
            <w:hideMark/>
          </w:tcPr>
          <w:p w14:paraId="69058D2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0.335132</w:t>
            </w:r>
          </w:p>
        </w:tc>
        <w:tc>
          <w:tcPr>
            <w:tcW w:w="1269" w:type="dxa"/>
            <w:noWrap/>
            <w:hideMark/>
          </w:tcPr>
          <w:p w14:paraId="1505CB5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0.334826</w:t>
            </w:r>
          </w:p>
        </w:tc>
        <w:tc>
          <w:tcPr>
            <w:tcW w:w="1269" w:type="dxa"/>
            <w:noWrap/>
            <w:hideMark/>
          </w:tcPr>
          <w:p w14:paraId="1A56BA3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3.348257</w:t>
            </w:r>
          </w:p>
        </w:tc>
      </w:tr>
      <w:tr w:rsidR="00553A64" w:rsidRPr="008F7BB7" w14:paraId="10E28367" w14:textId="77777777" w:rsidTr="00D73EAE">
        <w:trPr>
          <w:trHeight w:val="285"/>
        </w:trPr>
        <w:tc>
          <w:tcPr>
            <w:tcW w:w="1031" w:type="dxa"/>
            <w:noWrap/>
            <w:hideMark/>
          </w:tcPr>
          <w:p w14:paraId="740761B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166</w:t>
            </w:r>
          </w:p>
        </w:tc>
        <w:tc>
          <w:tcPr>
            <w:tcW w:w="3639" w:type="dxa"/>
            <w:noWrap/>
            <w:hideMark/>
          </w:tcPr>
          <w:p w14:paraId="5A3CC81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Saint Martin</w:t>
            </w:r>
          </w:p>
        </w:tc>
        <w:tc>
          <w:tcPr>
            <w:tcW w:w="1269" w:type="dxa"/>
            <w:noWrap/>
            <w:hideMark/>
          </w:tcPr>
          <w:p w14:paraId="68D57BD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0.113305</w:t>
            </w:r>
          </w:p>
        </w:tc>
        <w:tc>
          <w:tcPr>
            <w:tcW w:w="1269" w:type="dxa"/>
            <w:noWrap/>
            <w:hideMark/>
          </w:tcPr>
          <w:p w14:paraId="60FBC9C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0.114415</w:t>
            </w:r>
          </w:p>
        </w:tc>
        <w:tc>
          <w:tcPr>
            <w:tcW w:w="1269" w:type="dxa"/>
            <w:noWrap/>
            <w:hideMark/>
          </w:tcPr>
          <w:p w14:paraId="3677E03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0.11386</w:t>
            </w:r>
          </w:p>
        </w:tc>
        <w:tc>
          <w:tcPr>
            <w:tcW w:w="1269" w:type="dxa"/>
            <w:noWrap/>
            <w:hideMark/>
          </w:tcPr>
          <w:p w14:paraId="2FE21F9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1.1386</w:t>
            </w:r>
          </w:p>
        </w:tc>
      </w:tr>
      <w:tr w:rsidR="00553A64" w:rsidRPr="008F7BB7" w14:paraId="60B68EB9" w14:textId="77777777" w:rsidTr="00D73EAE">
        <w:trPr>
          <w:trHeight w:val="285"/>
        </w:trPr>
        <w:tc>
          <w:tcPr>
            <w:tcW w:w="1031" w:type="dxa"/>
            <w:noWrap/>
            <w:hideMark/>
          </w:tcPr>
          <w:p w14:paraId="5CD7CBF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167</w:t>
            </w:r>
          </w:p>
        </w:tc>
        <w:tc>
          <w:tcPr>
            <w:tcW w:w="3639" w:type="dxa"/>
            <w:noWrap/>
            <w:hideMark/>
          </w:tcPr>
          <w:p w14:paraId="5DB818B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Saint Pierre And Miquelon</w:t>
            </w:r>
          </w:p>
        </w:tc>
        <w:tc>
          <w:tcPr>
            <w:tcW w:w="1269" w:type="dxa"/>
            <w:noWrap/>
            <w:hideMark/>
          </w:tcPr>
          <w:p w14:paraId="7A98425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4.47E-11</w:t>
            </w:r>
          </w:p>
        </w:tc>
        <w:tc>
          <w:tcPr>
            <w:tcW w:w="1269" w:type="dxa"/>
            <w:noWrap/>
            <w:hideMark/>
          </w:tcPr>
          <w:p w14:paraId="3E3545F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5.07E-11</w:t>
            </w:r>
          </w:p>
        </w:tc>
        <w:tc>
          <w:tcPr>
            <w:tcW w:w="1269" w:type="dxa"/>
            <w:noWrap/>
            <w:hideMark/>
          </w:tcPr>
          <w:p w14:paraId="1CC8F5A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4.77E-11</w:t>
            </w:r>
          </w:p>
        </w:tc>
        <w:tc>
          <w:tcPr>
            <w:tcW w:w="1269" w:type="dxa"/>
            <w:noWrap/>
            <w:hideMark/>
          </w:tcPr>
          <w:p w14:paraId="6485165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4.77E-10</w:t>
            </w:r>
          </w:p>
        </w:tc>
      </w:tr>
      <w:tr w:rsidR="00553A64" w:rsidRPr="008F7BB7" w14:paraId="7FE91EA6" w14:textId="77777777" w:rsidTr="00D73EAE">
        <w:trPr>
          <w:trHeight w:val="285"/>
        </w:trPr>
        <w:tc>
          <w:tcPr>
            <w:tcW w:w="1031" w:type="dxa"/>
            <w:noWrap/>
            <w:hideMark/>
          </w:tcPr>
          <w:p w14:paraId="568E32D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168</w:t>
            </w:r>
          </w:p>
        </w:tc>
        <w:tc>
          <w:tcPr>
            <w:tcW w:w="3639" w:type="dxa"/>
            <w:noWrap/>
            <w:hideMark/>
          </w:tcPr>
          <w:p w14:paraId="2842121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 xml:space="preserve">Saint Vincent And </w:t>
            </w:r>
            <w:proofErr w:type="gramStart"/>
            <w:r w:rsidRPr="008F7BB7">
              <w:rPr>
                <w:rFonts w:hint="eastAsia"/>
                <w:sz w:val="21"/>
                <w:szCs w:val="21"/>
              </w:rPr>
              <w:t>The</w:t>
            </w:r>
            <w:proofErr w:type="gramEnd"/>
            <w:r w:rsidRPr="008F7BB7">
              <w:rPr>
                <w:rFonts w:hint="eastAsia"/>
                <w:sz w:val="21"/>
                <w:szCs w:val="21"/>
              </w:rPr>
              <w:t xml:space="preserve"> Grenadines</w:t>
            </w:r>
          </w:p>
        </w:tc>
        <w:tc>
          <w:tcPr>
            <w:tcW w:w="1269" w:type="dxa"/>
            <w:noWrap/>
            <w:hideMark/>
          </w:tcPr>
          <w:p w14:paraId="09BCD2F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0.02245</w:t>
            </w:r>
          </w:p>
        </w:tc>
        <w:tc>
          <w:tcPr>
            <w:tcW w:w="1269" w:type="dxa"/>
            <w:noWrap/>
            <w:hideMark/>
          </w:tcPr>
          <w:p w14:paraId="2BF6736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0.027051</w:t>
            </w:r>
          </w:p>
        </w:tc>
        <w:tc>
          <w:tcPr>
            <w:tcW w:w="1269" w:type="dxa"/>
            <w:noWrap/>
            <w:hideMark/>
          </w:tcPr>
          <w:p w14:paraId="28B5DAD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0.02475</w:t>
            </w:r>
          </w:p>
        </w:tc>
        <w:tc>
          <w:tcPr>
            <w:tcW w:w="1269" w:type="dxa"/>
            <w:noWrap/>
            <w:hideMark/>
          </w:tcPr>
          <w:p w14:paraId="639901D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0.247503</w:t>
            </w:r>
          </w:p>
        </w:tc>
      </w:tr>
      <w:tr w:rsidR="00553A64" w:rsidRPr="008F7BB7" w14:paraId="6CDD55E4" w14:textId="77777777" w:rsidTr="00D73EAE">
        <w:trPr>
          <w:trHeight w:val="285"/>
        </w:trPr>
        <w:tc>
          <w:tcPr>
            <w:tcW w:w="1031" w:type="dxa"/>
            <w:noWrap/>
            <w:hideMark/>
          </w:tcPr>
          <w:p w14:paraId="2D49BC5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169</w:t>
            </w:r>
          </w:p>
        </w:tc>
        <w:tc>
          <w:tcPr>
            <w:tcW w:w="3639" w:type="dxa"/>
            <w:noWrap/>
            <w:hideMark/>
          </w:tcPr>
          <w:p w14:paraId="00CA4C9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Samoa</w:t>
            </w:r>
          </w:p>
        </w:tc>
        <w:tc>
          <w:tcPr>
            <w:tcW w:w="1269" w:type="dxa"/>
            <w:noWrap/>
            <w:hideMark/>
          </w:tcPr>
          <w:p w14:paraId="6BE801A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0.026635</w:t>
            </w:r>
          </w:p>
        </w:tc>
        <w:tc>
          <w:tcPr>
            <w:tcW w:w="1269" w:type="dxa"/>
            <w:noWrap/>
            <w:hideMark/>
          </w:tcPr>
          <w:p w14:paraId="3E957A7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0.030482</w:t>
            </w:r>
          </w:p>
        </w:tc>
        <w:tc>
          <w:tcPr>
            <w:tcW w:w="1269" w:type="dxa"/>
            <w:noWrap/>
            <w:hideMark/>
          </w:tcPr>
          <w:p w14:paraId="07879E7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0.028558</w:t>
            </w:r>
          </w:p>
        </w:tc>
        <w:tc>
          <w:tcPr>
            <w:tcW w:w="1269" w:type="dxa"/>
            <w:noWrap/>
            <w:hideMark/>
          </w:tcPr>
          <w:p w14:paraId="78D70B6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0.285581</w:t>
            </w:r>
          </w:p>
        </w:tc>
      </w:tr>
      <w:tr w:rsidR="00553A64" w:rsidRPr="008F7BB7" w14:paraId="59879A22" w14:textId="77777777" w:rsidTr="00D73EAE">
        <w:trPr>
          <w:trHeight w:val="285"/>
        </w:trPr>
        <w:tc>
          <w:tcPr>
            <w:tcW w:w="1031" w:type="dxa"/>
            <w:noWrap/>
            <w:hideMark/>
          </w:tcPr>
          <w:p w14:paraId="0235063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170</w:t>
            </w:r>
          </w:p>
        </w:tc>
        <w:tc>
          <w:tcPr>
            <w:tcW w:w="3639" w:type="dxa"/>
            <w:noWrap/>
            <w:hideMark/>
          </w:tcPr>
          <w:p w14:paraId="473B2AB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San Marino</w:t>
            </w:r>
          </w:p>
        </w:tc>
        <w:tc>
          <w:tcPr>
            <w:tcW w:w="1269" w:type="dxa"/>
            <w:noWrap/>
            <w:hideMark/>
          </w:tcPr>
          <w:p w14:paraId="43E3838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0.735086</w:t>
            </w:r>
          </w:p>
        </w:tc>
        <w:tc>
          <w:tcPr>
            <w:tcW w:w="1269" w:type="dxa"/>
            <w:noWrap/>
            <w:hideMark/>
          </w:tcPr>
          <w:p w14:paraId="0A3AC8D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0.735356</w:t>
            </w:r>
          </w:p>
        </w:tc>
        <w:tc>
          <w:tcPr>
            <w:tcW w:w="1269" w:type="dxa"/>
            <w:noWrap/>
            <w:hideMark/>
          </w:tcPr>
          <w:p w14:paraId="0C3782F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0.735221</w:t>
            </w:r>
          </w:p>
        </w:tc>
        <w:tc>
          <w:tcPr>
            <w:tcW w:w="1269" w:type="dxa"/>
            <w:noWrap/>
            <w:hideMark/>
          </w:tcPr>
          <w:p w14:paraId="48A7698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7.352213</w:t>
            </w:r>
          </w:p>
        </w:tc>
      </w:tr>
      <w:tr w:rsidR="00553A64" w:rsidRPr="008F7BB7" w14:paraId="406D8AE4" w14:textId="77777777" w:rsidTr="00D73EAE">
        <w:trPr>
          <w:trHeight w:val="285"/>
        </w:trPr>
        <w:tc>
          <w:tcPr>
            <w:tcW w:w="1031" w:type="dxa"/>
            <w:noWrap/>
            <w:hideMark/>
          </w:tcPr>
          <w:p w14:paraId="4230F87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171</w:t>
            </w:r>
          </w:p>
        </w:tc>
        <w:tc>
          <w:tcPr>
            <w:tcW w:w="3639" w:type="dxa"/>
            <w:noWrap/>
            <w:hideMark/>
          </w:tcPr>
          <w:p w14:paraId="6BB9FA6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 xml:space="preserve">Sao Tome </w:t>
            </w:r>
            <w:proofErr w:type="gramStart"/>
            <w:r w:rsidRPr="008F7BB7">
              <w:rPr>
                <w:rFonts w:hint="eastAsia"/>
                <w:sz w:val="21"/>
                <w:szCs w:val="21"/>
              </w:rPr>
              <w:t>And</w:t>
            </w:r>
            <w:proofErr w:type="gramEnd"/>
            <w:r w:rsidRPr="008F7BB7">
              <w:rPr>
                <w:rFonts w:hint="eastAsia"/>
                <w:sz w:val="21"/>
                <w:szCs w:val="21"/>
              </w:rPr>
              <w:t xml:space="preserve"> Principe</w:t>
            </w:r>
          </w:p>
        </w:tc>
        <w:tc>
          <w:tcPr>
            <w:tcW w:w="1269" w:type="dxa"/>
            <w:noWrap/>
            <w:hideMark/>
          </w:tcPr>
          <w:p w14:paraId="58C8FCB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0.012537</w:t>
            </w:r>
          </w:p>
        </w:tc>
        <w:tc>
          <w:tcPr>
            <w:tcW w:w="1269" w:type="dxa"/>
            <w:noWrap/>
            <w:hideMark/>
          </w:tcPr>
          <w:p w14:paraId="3193DF8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0.014626</w:t>
            </w:r>
          </w:p>
        </w:tc>
        <w:tc>
          <w:tcPr>
            <w:tcW w:w="1269" w:type="dxa"/>
            <w:noWrap/>
            <w:hideMark/>
          </w:tcPr>
          <w:p w14:paraId="10F24E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0.013581</w:t>
            </w:r>
          </w:p>
        </w:tc>
        <w:tc>
          <w:tcPr>
            <w:tcW w:w="1269" w:type="dxa"/>
            <w:noWrap/>
            <w:hideMark/>
          </w:tcPr>
          <w:p w14:paraId="3AC2060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0.135815</w:t>
            </w:r>
          </w:p>
        </w:tc>
      </w:tr>
      <w:tr w:rsidR="00553A64" w:rsidRPr="008F7BB7" w14:paraId="74E8756B" w14:textId="77777777" w:rsidTr="00D73EAE">
        <w:trPr>
          <w:trHeight w:val="285"/>
        </w:trPr>
        <w:tc>
          <w:tcPr>
            <w:tcW w:w="1031" w:type="dxa"/>
            <w:noWrap/>
            <w:hideMark/>
          </w:tcPr>
          <w:p w14:paraId="4576129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172</w:t>
            </w:r>
          </w:p>
        </w:tc>
        <w:tc>
          <w:tcPr>
            <w:tcW w:w="3639" w:type="dxa"/>
            <w:noWrap/>
            <w:hideMark/>
          </w:tcPr>
          <w:p w14:paraId="5DB3E27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Saudi Arabia</w:t>
            </w:r>
          </w:p>
        </w:tc>
        <w:tc>
          <w:tcPr>
            <w:tcW w:w="1269" w:type="dxa"/>
            <w:noWrap/>
            <w:hideMark/>
          </w:tcPr>
          <w:p w14:paraId="59034D7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6EBE9E9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21D7366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584F4A7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25DD0E0E" w14:textId="77777777" w:rsidTr="00D73EAE">
        <w:trPr>
          <w:trHeight w:val="285"/>
        </w:trPr>
        <w:tc>
          <w:tcPr>
            <w:tcW w:w="1031" w:type="dxa"/>
            <w:noWrap/>
            <w:hideMark/>
          </w:tcPr>
          <w:p w14:paraId="14ED80E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173</w:t>
            </w:r>
          </w:p>
        </w:tc>
        <w:tc>
          <w:tcPr>
            <w:tcW w:w="3639" w:type="dxa"/>
            <w:noWrap/>
            <w:hideMark/>
          </w:tcPr>
          <w:p w14:paraId="76781C6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Senegal</w:t>
            </w:r>
          </w:p>
        </w:tc>
        <w:tc>
          <w:tcPr>
            <w:tcW w:w="1269" w:type="dxa"/>
            <w:noWrap/>
            <w:hideMark/>
          </w:tcPr>
          <w:p w14:paraId="78E7660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0.629579</w:t>
            </w:r>
          </w:p>
        </w:tc>
        <w:tc>
          <w:tcPr>
            <w:tcW w:w="1269" w:type="dxa"/>
            <w:noWrap/>
            <w:hideMark/>
          </w:tcPr>
          <w:p w14:paraId="6040F71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0.629904</w:t>
            </w:r>
          </w:p>
        </w:tc>
        <w:tc>
          <w:tcPr>
            <w:tcW w:w="1269" w:type="dxa"/>
            <w:noWrap/>
            <w:hideMark/>
          </w:tcPr>
          <w:p w14:paraId="37555A7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0.629742</w:t>
            </w:r>
          </w:p>
        </w:tc>
        <w:tc>
          <w:tcPr>
            <w:tcW w:w="1269" w:type="dxa"/>
            <w:noWrap/>
            <w:hideMark/>
          </w:tcPr>
          <w:p w14:paraId="607C913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6.297416</w:t>
            </w:r>
          </w:p>
        </w:tc>
      </w:tr>
      <w:tr w:rsidR="00553A64" w:rsidRPr="008F7BB7" w14:paraId="1B0B7A83" w14:textId="77777777" w:rsidTr="00D73EAE">
        <w:trPr>
          <w:trHeight w:val="285"/>
        </w:trPr>
        <w:tc>
          <w:tcPr>
            <w:tcW w:w="1031" w:type="dxa"/>
            <w:noWrap/>
            <w:hideMark/>
          </w:tcPr>
          <w:p w14:paraId="2C7105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174</w:t>
            </w:r>
          </w:p>
        </w:tc>
        <w:tc>
          <w:tcPr>
            <w:tcW w:w="3639" w:type="dxa"/>
            <w:noWrap/>
            <w:hideMark/>
          </w:tcPr>
          <w:p w14:paraId="06F4A35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Serbia</w:t>
            </w:r>
          </w:p>
        </w:tc>
        <w:tc>
          <w:tcPr>
            <w:tcW w:w="1269" w:type="dxa"/>
            <w:noWrap/>
            <w:hideMark/>
          </w:tcPr>
          <w:p w14:paraId="722ABEA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6CE1178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124FC66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197AE76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9.999998</w:t>
            </w:r>
          </w:p>
        </w:tc>
      </w:tr>
      <w:tr w:rsidR="00553A64" w:rsidRPr="008F7BB7" w14:paraId="6114BB74" w14:textId="77777777" w:rsidTr="00D73EAE">
        <w:trPr>
          <w:trHeight w:val="285"/>
        </w:trPr>
        <w:tc>
          <w:tcPr>
            <w:tcW w:w="1031" w:type="dxa"/>
            <w:noWrap/>
            <w:hideMark/>
          </w:tcPr>
          <w:p w14:paraId="2267BA4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175</w:t>
            </w:r>
          </w:p>
        </w:tc>
        <w:tc>
          <w:tcPr>
            <w:tcW w:w="3639" w:type="dxa"/>
            <w:noWrap/>
            <w:hideMark/>
          </w:tcPr>
          <w:p w14:paraId="0060E7B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Seychelles</w:t>
            </w:r>
          </w:p>
        </w:tc>
        <w:tc>
          <w:tcPr>
            <w:tcW w:w="1269" w:type="dxa"/>
            <w:noWrap/>
            <w:hideMark/>
          </w:tcPr>
          <w:p w14:paraId="20A72A3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0.214097</w:t>
            </w:r>
          </w:p>
        </w:tc>
        <w:tc>
          <w:tcPr>
            <w:tcW w:w="1269" w:type="dxa"/>
            <w:noWrap/>
            <w:hideMark/>
          </w:tcPr>
          <w:p w14:paraId="480BFAD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0.214668</w:t>
            </w:r>
          </w:p>
        </w:tc>
        <w:tc>
          <w:tcPr>
            <w:tcW w:w="1269" w:type="dxa"/>
            <w:noWrap/>
            <w:hideMark/>
          </w:tcPr>
          <w:p w14:paraId="0EA2F76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0.214383</w:t>
            </w:r>
          </w:p>
        </w:tc>
        <w:tc>
          <w:tcPr>
            <w:tcW w:w="1269" w:type="dxa"/>
            <w:noWrap/>
            <w:hideMark/>
          </w:tcPr>
          <w:p w14:paraId="1CFAEAF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2.143825</w:t>
            </w:r>
          </w:p>
        </w:tc>
      </w:tr>
      <w:tr w:rsidR="00553A64" w:rsidRPr="008F7BB7" w14:paraId="11548EEA" w14:textId="77777777" w:rsidTr="00D73EAE">
        <w:trPr>
          <w:trHeight w:val="285"/>
        </w:trPr>
        <w:tc>
          <w:tcPr>
            <w:tcW w:w="1031" w:type="dxa"/>
            <w:noWrap/>
            <w:hideMark/>
          </w:tcPr>
          <w:p w14:paraId="7368340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176</w:t>
            </w:r>
          </w:p>
        </w:tc>
        <w:tc>
          <w:tcPr>
            <w:tcW w:w="3639" w:type="dxa"/>
            <w:noWrap/>
            <w:hideMark/>
          </w:tcPr>
          <w:p w14:paraId="7FA1813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Sierra Leone</w:t>
            </w:r>
          </w:p>
        </w:tc>
        <w:tc>
          <w:tcPr>
            <w:tcW w:w="1269" w:type="dxa"/>
            <w:noWrap/>
            <w:hideMark/>
          </w:tcPr>
          <w:p w14:paraId="71E6A7C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0.565556</w:t>
            </w:r>
          </w:p>
        </w:tc>
        <w:tc>
          <w:tcPr>
            <w:tcW w:w="1269" w:type="dxa"/>
            <w:noWrap/>
            <w:hideMark/>
          </w:tcPr>
          <w:p w14:paraId="38BFF2F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0.565922</w:t>
            </w:r>
          </w:p>
        </w:tc>
        <w:tc>
          <w:tcPr>
            <w:tcW w:w="1269" w:type="dxa"/>
            <w:noWrap/>
            <w:hideMark/>
          </w:tcPr>
          <w:p w14:paraId="36D9781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0.565739</w:t>
            </w:r>
          </w:p>
        </w:tc>
        <w:tc>
          <w:tcPr>
            <w:tcW w:w="1269" w:type="dxa"/>
            <w:noWrap/>
            <w:hideMark/>
          </w:tcPr>
          <w:p w14:paraId="4FE14D0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5.65739</w:t>
            </w:r>
          </w:p>
        </w:tc>
      </w:tr>
      <w:tr w:rsidR="00553A64" w:rsidRPr="008F7BB7" w14:paraId="78B5FE45" w14:textId="77777777" w:rsidTr="00D73EAE">
        <w:trPr>
          <w:trHeight w:val="285"/>
        </w:trPr>
        <w:tc>
          <w:tcPr>
            <w:tcW w:w="1031" w:type="dxa"/>
            <w:noWrap/>
            <w:hideMark/>
          </w:tcPr>
          <w:p w14:paraId="73FB4F2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177</w:t>
            </w:r>
          </w:p>
        </w:tc>
        <w:tc>
          <w:tcPr>
            <w:tcW w:w="3639" w:type="dxa"/>
            <w:noWrap/>
            <w:hideMark/>
          </w:tcPr>
          <w:p w14:paraId="0B190C4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Singapore</w:t>
            </w:r>
          </w:p>
        </w:tc>
        <w:tc>
          <w:tcPr>
            <w:tcW w:w="1269" w:type="dxa"/>
            <w:noWrap/>
            <w:hideMark/>
          </w:tcPr>
          <w:p w14:paraId="5AF7AED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0.099436</w:t>
            </w:r>
          </w:p>
        </w:tc>
        <w:tc>
          <w:tcPr>
            <w:tcW w:w="1269" w:type="dxa"/>
            <w:noWrap/>
            <w:hideMark/>
          </w:tcPr>
          <w:p w14:paraId="6AFA714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0.099599</w:t>
            </w:r>
          </w:p>
        </w:tc>
        <w:tc>
          <w:tcPr>
            <w:tcW w:w="1269" w:type="dxa"/>
            <w:noWrap/>
            <w:hideMark/>
          </w:tcPr>
          <w:p w14:paraId="24D8731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0.099518</w:t>
            </w:r>
          </w:p>
        </w:tc>
        <w:tc>
          <w:tcPr>
            <w:tcW w:w="1269" w:type="dxa"/>
            <w:noWrap/>
            <w:hideMark/>
          </w:tcPr>
          <w:p w14:paraId="1EC4A33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0.995176</w:t>
            </w:r>
          </w:p>
        </w:tc>
      </w:tr>
      <w:tr w:rsidR="00553A64" w:rsidRPr="008F7BB7" w14:paraId="2A6B6893" w14:textId="77777777" w:rsidTr="00D73EAE">
        <w:trPr>
          <w:trHeight w:val="285"/>
        </w:trPr>
        <w:tc>
          <w:tcPr>
            <w:tcW w:w="1031" w:type="dxa"/>
            <w:noWrap/>
            <w:hideMark/>
          </w:tcPr>
          <w:p w14:paraId="78E88AF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178</w:t>
            </w:r>
          </w:p>
        </w:tc>
        <w:tc>
          <w:tcPr>
            <w:tcW w:w="3639" w:type="dxa"/>
            <w:noWrap/>
            <w:hideMark/>
          </w:tcPr>
          <w:p w14:paraId="0C28D15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Sint Maarten</w:t>
            </w:r>
          </w:p>
        </w:tc>
        <w:tc>
          <w:tcPr>
            <w:tcW w:w="1269" w:type="dxa"/>
            <w:noWrap/>
            <w:hideMark/>
          </w:tcPr>
          <w:p w14:paraId="14F4EBA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0.518107</w:t>
            </w:r>
          </w:p>
        </w:tc>
        <w:tc>
          <w:tcPr>
            <w:tcW w:w="1269" w:type="dxa"/>
            <w:noWrap/>
            <w:hideMark/>
          </w:tcPr>
          <w:p w14:paraId="13020E3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0.518514</w:t>
            </w:r>
          </w:p>
        </w:tc>
        <w:tc>
          <w:tcPr>
            <w:tcW w:w="1269" w:type="dxa"/>
            <w:noWrap/>
            <w:hideMark/>
          </w:tcPr>
          <w:p w14:paraId="50E8EB1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0.518311</w:t>
            </w:r>
          </w:p>
        </w:tc>
        <w:tc>
          <w:tcPr>
            <w:tcW w:w="1269" w:type="dxa"/>
            <w:noWrap/>
            <w:hideMark/>
          </w:tcPr>
          <w:p w14:paraId="128F9C4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5.183106</w:t>
            </w:r>
          </w:p>
        </w:tc>
      </w:tr>
      <w:tr w:rsidR="00553A64" w:rsidRPr="008F7BB7" w14:paraId="7BA3D478" w14:textId="77777777" w:rsidTr="00D73EAE">
        <w:trPr>
          <w:trHeight w:val="285"/>
        </w:trPr>
        <w:tc>
          <w:tcPr>
            <w:tcW w:w="1031" w:type="dxa"/>
            <w:noWrap/>
            <w:hideMark/>
          </w:tcPr>
          <w:p w14:paraId="759790E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179</w:t>
            </w:r>
          </w:p>
        </w:tc>
        <w:tc>
          <w:tcPr>
            <w:tcW w:w="3639" w:type="dxa"/>
            <w:noWrap/>
            <w:hideMark/>
          </w:tcPr>
          <w:p w14:paraId="529E4B3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Slovakia</w:t>
            </w:r>
          </w:p>
        </w:tc>
        <w:tc>
          <w:tcPr>
            <w:tcW w:w="1269" w:type="dxa"/>
            <w:noWrap/>
            <w:hideMark/>
          </w:tcPr>
          <w:p w14:paraId="1DB8C62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0.850243</w:t>
            </w:r>
          </w:p>
        </w:tc>
        <w:tc>
          <w:tcPr>
            <w:tcW w:w="1269" w:type="dxa"/>
            <w:noWrap/>
            <w:hideMark/>
          </w:tcPr>
          <w:p w14:paraId="549707C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0.850455</w:t>
            </w:r>
          </w:p>
        </w:tc>
        <w:tc>
          <w:tcPr>
            <w:tcW w:w="1269" w:type="dxa"/>
            <w:noWrap/>
            <w:hideMark/>
          </w:tcPr>
          <w:p w14:paraId="41126B4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0.850349</w:t>
            </w:r>
          </w:p>
        </w:tc>
        <w:tc>
          <w:tcPr>
            <w:tcW w:w="1269" w:type="dxa"/>
            <w:noWrap/>
            <w:hideMark/>
          </w:tcPr>
          <w:p w14:paraId="7AAA8B0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8.503489</w:t>
            </w:r>
          </w:p>
        </w:tc>
      </w:tr>
      <w:tr w:rsidR="00553A64" w:rsidRPr="008F7BB7" w14:paraId="4FC45E4C" w14:textId="77777777" w:rsidTr="00D73EAE">
        <w:trPr>
          <w:trHeight w:val="285"/>
        </w:trPr>
        <w:tc>
          <w:tcPr>
            <w:tcW w:w="1031" w:type="dxa"/>
            <w:noWrap/>
            <w:hideMark/>
          </w:tcPr>
          <w:p w14:paraId="571AEC7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180</w:t>
            </w:r>
          </w:p>
        </w:tc>
        <w:tc>
          <w:tcPr>
            <w:tcW w:w="3639" w:type="dxa"/>
            <w:noWrap/>
            <w:hideMark/>
          </w:tcPr>
          <w:p w14:paraId="3EEE683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Slovenia</w:t>
            </w:r>
          </w:p>
        </w:tc>
        <w:tc>
          <w:tcPr>
            <w:tcW w:w="1269" w:type="dxa"/>
            <w:noWrap/>
            <w:hideMark/>
          </w:tcPr>
          <w:p w14:paraId="5B21282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0.985832</w:t>
            </w:r>
          </w:p>
        </w:tc>
        <w:tc>
          <w:tcPr>
            <w:tcW w:w="1269" w:type="dxa"/>
            <w:noWrap/>
            <w:hideMark/>
          </w:tcPr>
          <w:p w14:paraId="220D302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0.986064</w:t>
            </w:r>
          </w:p>
        </w:tc>
        <w:tc>
          <w:tcPr>
            <w:tcW w:w="1269" w:type="dxa"/>
            <w:noWrap/>
            <w:hideMark/>
          </w:tcPr>
          <w:p w14:paraId="6EFD7B3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0.985948</w:t>
            </w:r>
          </w:p>
        </w:tc>
        <w:tc>
          <w:tcPr>
            <w:tcW w:w="1269" w:type="dxa"/>
            <w:noWrap/>
            <w:hideMark/>
          </w:tcPr>
          <w:p w14:paraId="0D6DFE6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9.859482</w:t>
            </w:r>
          </w:p>
        </w:tc>
      </w:tr>
      <w:tr w:rsidR="00553A64" w:rsidRPr="008F7BB7" w14:paraId="226980AF" w14:textId="77777777" w:rsidTr="00D73EAE">
        <w:trPr>
          <w:trHeight w:val="285"/>
        </w:trPr>
        <w:tc>
          <w:tcPr>
            <w:tcW w:w="1031" w:type="dxa"/>
            <w:noWrap/>
            <w:hideMark/>
          </w:tcPr>
          <w:p w14:paraId="3B62770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181</w:t>
            </w:r>
          </w:p>
        </w:tc>
        <w:tc>
          <w:tcPr>
            <w:tcW w:w="3639" w:type="dxa"/>
            <w:noWrap/>
            <w:hideMark/>
          </w:tcPr>
          <w:p w14:paraId="4B7C42B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Solomon Islands</w:t>
            </w:r>
          </w:p>
        </w:tc>
        <w:tc>
          <w:tcPr>
            <w:tcW w:w="1269" w:type="dxa"/>
            <w:noWrap/>
            <w:hideMark/>
          </w:tcPr>
          <w:p w14:paraId="79177EA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0.1771</w:t>
            </w:r>
          </w:p>
        </w:tc>
        <w:tc>
          <w:tcPr>
            <w:tcW w:w="1269" w:type="dxa"/>
            <w:noWrap/>
            <w:hideMark/>
          </w:tcPr>
          <w:p w14:paraId="1561C9C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0.17801</w:t>
            </w:r>
          </w:p>
        </w:tc>
        <w:tc>
          <w:tcPr>
            <w:tcW w:w="1269" w:type="dxa"/>
            <w:noWrap/>
            <w:hideMark/>
          </w:tcPr>
          <w:p w14:paraId="638657F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0.177555</w:t>
            </w:r>
          </w:p>
        </w:tc>
        <w:tc>
          <w:tcPr>
            <w:tcW w:w="1269" w:type="dxa"/>
            <w:noWrap/>
            <w:hideMark/>
          </w:tcPr>
          <w:p w14:paraId="33E990E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1.775552</w:t>
            </w:r>
          </w:p>
        </w:tc>
      </w:tr>
      <w:tr w:rsidR="00553A64" w:rsidRPr="008F7BB7" w14:paraId="184C848B" w14:textId="77777777" w:rsidTr="00D73EAE">
        <w:trPr>
          <w:trHeight w:val="285"/>
        </w:trPr>
        <w:tc>
          <w:tcPr>
            <w:tcW w:w="1031" w:type="dxa"/>
            <w:noWrap/>
            <w:hideMark/>
          </w:tcPr>
          <w:p w14:paraId="447A6FF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182</w:t>
            </w:r>
          </w:p>
        </w:tc>
        <w:tc>
          <w:tcPr>
            <w:tcW w:w="3639" w:type="dxa"/>
            <w:noWrap/>
            <w:hideMark/>
          </w:tcPr>
          <w:p w14:paraId="2826785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Somalia</w:t>
            </w:r>
          </w:p>
        </w:tc>
        <w:tc>
          <w:tcPr>
            <w:tcW w:w="1269" w:type="dxa"/>
            <w:noWrap/>
            <w:hideMark/>
          </w:tcPr>
          <w:p w14:paraId="66E3E6D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0.274597</w:t>
            </w:r>
          </w:p>
        </w:tc>
        <w:tc>
          <w:tcPr>
            <w:tcW w:w="1269" w:type="dxa"/>
            <w:noWrap/>
            <w:hideMark/>
          </w:tcPr>
          <w:p w14:paraId="501ABCC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0.275292</w:t>
            </w:r>
          </w:p>
        </w:tc>
        <w:tc>
          <w:tcPr>
            <w:tcW w:w="1269" w:type="dxa"/>
            <w:noWrap/>
            <w:hideMark/>
          </w:tcPr>
          <w:p w14:paraId="2CC860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0.274945</w:t>
            </w:r>
          </w:p>
        </w:tc>
        <w:tc>
          <w:tcPr>
            <w:tcW w:w="1269" w:type="dxa"/>
            <w:noWrap/>
            <w:hideMark/>
          </w:tcPr>
          <w:p w14:paraId="1E32A76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2.749447</w:t>
            </w:r>
          </w:p>
        </w:tc>
      </w:tr>
      <w:tr w:rsidR="00553A64" w:rsidRPr="008F7BB7" w14:paraId="21A0C0C1" w14:textId="77777777" w:rsidTr="00D73EAE">
        <w:trPr>
          <w:trHeight w:val="285"/>
        </w:trPr>
        <w:tc>
          <w:tcPr>
            <w:tcW w:w="1031" w:type="dxa"/>
            <w:noWrap/>
            <w:hideMark/>
          </w:tcPr>
          <w:p w14:paraId="4A857A7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183</w:t>
            </w:r>
          </w:p>
        </w:tc>
        <w:tc>
          <w:tcPr>
            <w:tcW w:w="3639" w:type="dxa"/>
            <w:noWrap/>
            <w:hideMark/>
          </w:tcPr>
          <w:p w14:paraId="7DB853B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South Africa</w:t>
            </w:r>
          </w:p>
        </w:tc>
        <w:tc>
          <w:tcPr>
            <w:tcW w:w="1269" w:type="dxa"/>
            <w:noWrap/>
            <w:hideMark/>
          </w:tcPr>
          <w:p w14:paraId="2370729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2BE7EB7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7B41C07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2481C64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75E51814" w14:textId="77777777" w:rsidTr="00D73EAE">
        <w:trPr>
          <w:trHeight w:val="285"/>
        </w:trPr>
        <w:tc>
          <w:tcPr>
            <w:tcW w:w="1031" w:type="dxa"/>
            <w:noWrap/>
            <w:hideMark/>
          </w:tcPr>
          <w:p w14:paraId="2F0F649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184</w:t>
            </w:r>
          </w:p>
        </w:tc>
        <w:tc>
          <w:tcPr>
            <w:tcW w:w="3639" w:type="dxa"/>
            <w:noWrap/>
            <w:hideMark/>
          </w:tcPr>
          <w:p w14:paraId="7C938CD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South Korea</w:t>
            </w:r>
          </w:p>
        </w:tc>
        <w:tc>
          <w:tcPr>
            <w:tcW w:w="1269" w:type="dxa"/>
            <w:noWrap/>
            <w:hideMark/>
          </w:tcPr>
          <w:p w14:paraId="438FCC1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0.897753</w:t>
            </w:r>
          </w:p>
        </w:tc>
        <w:tc>
          <w:tcPr>
            <w:tcW w:w="1269" w:type="dxa"/>
            <w:noWrap/>
            <w:hideMark/>
          </w:tcPr>
          <w:p w14:paraId="7E960F2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0.897798</w:t>
            </w:r>
          </w:p>
        </w:tc>
        <w:tc>
          <w:tcPr>
            <w:tcW w:w="1269" w:type="dxa"/>
            <w:noWrap/>
            <w:hideMark/>
          </w:tcPr>
          <w:p w14:paraId="5DCF77B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0.897776</w:t>
            </w:r>
          </w:p>
        </w:tc>
        <w:tc>
          <w:tcPr>
            <w:tcW w:w="1269" w:type="dxa"/>
            <w:noWrap/>
            <w:hideMark/>
          </w:tcPr>
          <w:p w14:paraId="7B2FDAA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8.977756</w:t>
            </w:r>
          </w:p>
        </w:tc>
      </w:tr>
      <w:tr w:rsidR="00553A64" w:rsidRPr="008F7BB7" w14:paraId="5B53A19F" w14:textId="77777777" w:rsidTr="00D73EAE">
        <w:trPr>
          <w:trHeight w:val="285"/>
        </w:trPr>
        <w:tc>
          <w:tcPr>
            <w:tcW w:w="1031" w:type="dxa"/>
            <w:noWrap/>
            <w:hideMark/>
          </w:tcPr>
          <w:p w14:paraId="70D9B39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185</w:t>
            </w:r>
          </w:p>
        </w:tc>
        <w:tc>
          <w:tcPr>
            <w:tcW w:w="3639" w:type="dxa"/>
            <w:noWrap/>
            <w:hideMark/>
          </w:tcPr>
          <w:p w14:paraId="6ACACF1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South Sudan</w:t>
            </w:r>
          </w:p>
        </w:tc>
        <w:tc>
          <w:tcPr>
            <w:tcW w:w="1269" w:type="dxa"/>
            <w:noWrap/>
            <w:hideMark/>
          </w:tcPr>
          <w:p w14:paraId="01768FB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0.366593</w:t>
            </w:r>
          </w:p>
        </w:tc>
        <w:tc>
          <w:tcPr>
            <w:tcW w:w="1269" w:type="dxa"/>
            <w:noWrap/>
            <w:hideMark/>
          </w:tcPr>
          <w:p w14:paraId="3C74903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0.367171</w:t>
            </w:r>
          </w:p>
        </w:tc>
        <w:tc>
          <w:tcPr>
            <w:tcW w:w="1269" w:type="dxa"/>
            <w:noWrap/>
            <w:hideMark/>
          </w:tcPr>
          <w:p w14:paraId="5ECE3A7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0.366882</w:t>
            </w:r>
          </w:p>
        </w:tc>
        <w:tc>
          <w:tcPr>
            <w:tcW w:w="1269" w:type="dxa"/>
            <w:noWrap/>
            <w:hideMark/>
          </w:tcPr>
          <w:p w14:paraId="28A4F4E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3.668817</w:t>
            </w:r>
          </w:p>
        </w:tc>
      </w:tr>
      <w:tr w:rsidR="00553A64" w:rsidRPr="008F7BB7" w14:paraId="5830EA11" w14:textId="77777777" w:rsidTr="00D73EAE">
        <w:trPr>
          <w:trHeight w:val="285"/>
        </w:trPr>
        <w:tc>
          <w:tcPr>
            <w:tcW w:w="1031" w:type="dxa"/>
            <w:noWrap/>
            <w:hideMark/>
          </w:tcPr>
          <w:p w14:paraId="326C45F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186</w:t>
            </w:r>
          </w:p>
        </w:tc>
        <w:tc>
          <w:tcPr>
            <w:tcW w:w="3639" w:type="dxa"/>
            <w:noWrap/>
            <w:hideMark/>
          </w:tcPr>
          <w:p w14:paraId="7EC4586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Spain</w:t>
            </w:r>
          </w:p>
        </w:tc>
        <w:tc>
          <w:tcPr>
            <w:tcW w:w="1269" w:type="dxa"/>
            <w:noWrap/>
            <w:hideMark/>
          </w:tcPr>
          <w:p w14:paraId="4D80ABE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0.449279</w:t>
            </w:r>
          </w:p>
        </w:tc>
        <w:tc>
          <w:tcPr>
            <w:tcW w:w="1269" w:type="dxa"/>
            <w:noWrap/>
            <w:hideMark/>
          </w:tcPr>
          <w:p w14:paraId="5C4EBAC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0.451625</w:t>
            </w:r>
          </w:p>
        </w:tc>
        <w:tc>
          <w:tcPr>
            <w:tcW w:w="1269" w:type="dxa"/>
            <w:noWrap/>
            <w:hideMark/>
          </w:tcPr>
          <w:p w14:paraId="535FDDD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0.450452</w:t>
            </w:r>
          </w:p>
        </w:tc>
        <w:tc>
          <w:tcPr>
            <w:tcW w:w="1269" w:type="dxa"/>
            <w:noWrap/>
            <w:hideMark/>
          </w:tcPr>
          <w:p w14:paraId="1FCEB63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4.504519</w:t>
            </w:r>
          </w:p>
        </w:tc>
      </w:tr>
      <w:tr w:rsidR="00553A64" w:rsidRPr="008F7BB7" w14:paraId="61AD7C60" w14:textId="77777777" w:rsidTr="00D73EAE">
        <w:trPr>
          <w:trHeight w:val="285"/>
        </w:trPr>
        <w:tc>
          <w:tcPr>
            <w:tcW w:w="1031" w:type="dxa"/>
            <w:noWrap/>
            <w:hideMark/>
          </w:tcPr>
          <w:p w14:paraId="67906DB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187</w:t>
            </w:r>
          </w:p>
        </w:tc>
        <w:tc>
          <w:tcPr>
            <w:tcW w:w="3639" w:type="dxa"/>
            <w:noWrap/>
            <w:hideMark/>
          </w:tcPr>
          <w:p w14:paraId="2ACDA94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Sri Lanka</w:t>
            </w:r>
          </w:p>
        </w:tc>
        <w:tc>
          <w:tcPr>
            <w:tcW w:w="1269" w:type="dxa"/>
            <w:noWrap/>
            <w:hideMark/>
          </w:tcPr>
          <w:p w14:paraId="2EE49BB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1336331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2152C60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7F830D9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6C20245A" w14:textId="77777777" w:rsidTr="00D73EAE">
        <w:trPr>
          <w:trHeight w:val="285"/>
        </w:trPr>
        <w:tc>
          <w:tcPr>
            <w:tcW w:w="1031" w:type="dxa"/>
            <w:noWrap/>
            <w:hideMark/>
          </w:tcPr>
          <w:p w14:paraId="578947F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188</w:t>
            </w:r>
          </w:p>
        </w:tc>
        <w:tc>
          <w:tcPr>
            <w:tcW w:w="3639" w:type="dxa"/>
            <w:noWrap/>
            <w:hideMark/>
          </w:tcPr>
          <w:p w14:paraId="489AA77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State Of Palestine</w:t>
            </w:r>
          </w:p>
        </w:tc>
        <w:tc>
          <w:tcPr>
            <w:tcW w:w="1269" w:type="dxa"/>
            <w:noWrap/>
            <w:hideMark/>
          </w:tcPr>
          <w:p w14:paraId="70169CA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0.33128</w:t>
            </w:r>
          </w:p>
        </w:tc>
        <w:tc>
          <w:tcPr>
            <w:tcW w:w="1269" w:type="dxa"/>
            <w:noWrap/>
            <w:hideMark/>
          </w:tcPr>
          <w:p w14:paraId="2E847D2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0.331512</w:t>
            </w:r>
          </w:p>
        </w:tc>
        <w:tc>
          <w:tcPr>
            <w:tcW w:w="1269" w:type="dxa"/>
            <w:noWrap/>
            <w:hideMark/>
          </w:tcPr>
          <w:p w14:paraId="2BC1E39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0.331396</w:t>
            </w:r>
          </w:p>
        </w:tc>
        <w:tc>
          <w:tcPr>
            <w:tcW w:w="1269" w:type="dxa"/>
            <w:noWrap/>
            <w:hideMark/>
          </w:tcPr>
          <w:p w14:paraId="4843CD1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3.313961</w:t>
            </w:r>
          </w:p>
        </w:tc>
      </w:tr>
      <w:tr w:rsidR="00553A64" w:rsidRPr="008F7BB7" w14:paraId="02E450F0" w14:textId="77777777" w:rsidTr="00D73EAE">
        <w:trPr>
          <w:trHeight w:val="285"/>
        </w:trPr>
        <w:tc>
          <w:tcPr>
            <w:tcW w:w="1031" w:type="dxa"/>
            <w:noWrap/>
            <w:hideMark/>
          </w:tcPr>
          <w:p w14:paraId="281F7C9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189</w:t>
            </w:r>
          </w:p>
        </w:tc>
        <w:tc>
          <w:tcPr>
            <w:tcW w:w="3639" w:type="dxa"/>
            <w:noWrap/>
            <w:hideMark/>
          </w:tcPr>
          <w:p w14:paraId="5AFB9C4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Sudan</w:t>
            </w:r>
          </w:p>
        </w:tc>
        <w:tc>
          <w:tcPr>
            <w:tcW w:w="1269" w:type="dxa"/>
            <w:noWrap/>
            <w:hideMark/>
          </w:tcPr>
          <w:p w14:paraId="01A7071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7FC7D92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30E2277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6F1139D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3E79D8BB" w14:textId="77777777" w:rsidTr="00D73EAE">
        <w:trPr>
          <w:trHeight w:val="285"/>
        </w:trPr>
        <w:tc>
          <w:tcPr>
            <w:tcW w:w="1031" w:type="dxa"/>
            <w:noWrap/>
            <w:hideMark/>
          </w:tcPr>
          <w:p w14:paraId="0C01AF4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190</w:t>
            </w:r>
          </w:p>
        </w:tc>
        <w:tc>
          <w:tcPr>
            <w:tcW w:w="3639" w:type="dxa"/>
            <w:noWrap/>
            <w:hideMark/>
          </w:tcPr>
          <w:p w14:paraId="37ADF11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Suriname</w:t>
            </w:r>
          </w:p>
        </w:tc>
        <w:tc>
          <w:tcPr>
            <w:tcW w:w="1269" w:type="dxa"/>
            <w:noWrap/>
            <w:hideMark/>
          </w:tcPr>
          <w:p w14:paraId="2706D5F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0.302475</w:t>
            </w:r>
          </w:p>
        </w:tc>
        <w:tc>
          <w:tcPr>
            <w:tcW w:w="1269" w:type="dxa"/>
            <w:noWrap/>
            <w:hideMark/>
          </w:tcPr>
          <w:p w14:paraId="4C4B2E6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0.303123</w:t>
            </w:r>
          </w:p>
        </w:tc>
        <w:tc>
          <w:tcPr>
            <w:tcW w:w="1269" w:type="dxa"/>
            <w:noWrap/>
            <w:hideMark/>
          </w:tcPr>
          <w:p w14:paraId="7B3F54A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0.302799</w:t>
            </w:r>
          </w:p>
        </w:tc>
        <w:tc>
          <w:tcPr>
            <w:tcW w:w="1269" w:type="dxa"/>
            <w:noWrap/>
            <w:hideMark/>
          </w:tcPr>
          <w:p w14:paraId="479F1F2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3.027989</w:t>
            </w:r>
          </w:p>
        </w:tc>
      </w:tr>
      <w:tr w:rsidR="00553A64" w:rsidRPr="008F7BB7" w14:paraId="50511E51" w14:textId="77777777" w:rsidTr="00D73EAE">
        <w:trPr>
          <w:trHeight w:val="285"/>
        </w:trPr>
        <w:tc>
          <w:tcPr>
            <w:tcW w:w="1031" w:type="dxa"/>
            <w:noWrap/>
            <w:hideMark/>
          </w:tcPr>
          <w:p w14:paraId="637C4A0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191</w:t>
            </w:r>
          </w:p>
        </w:tc>
        <w:tc>
          <w:tcPr>
            <w:tcW w:w="3639" w:type="dxa"/>
            <w:noWrap/>
            <w:hideMark/>
          </w:tcPr>
          <w:p w14:paraId="3232104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Swaziland</w:t>
            </w:r>
          </w:p>
        </w:tc>
        <w:tc>
          <w:tcPr>
            <w:tcW w:w="1269" w:type="dxa"/>
            <w:noWrap/>
            <w:hideMark/>
          </w:tcPr>
          <w:p w14:paraId="45A6F35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0.296995</w:t>
            </w:r>
          </w:p>
        </w:tc>
        <w:tc>
          <w:tcPr>
            <w:tcW w:w="1269" w:type="dxa"/>
            <w:noWrap/>
            <w:hideMark/>
          </w:tcPr>
          <w:p w14:paraId="30D24D5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0.297661</w:t>
            </w:r>
          </w:p>
        </w:tc>
        <w:tc>
          <w:tcPr>
            <w:tcW w:w="1269" w:type="dxa"/>
            <w:noWrap/>
            <w:hideMark/>
          </w:tcPr>
          <w:p w14:paraId="0EEEACD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0.297328</w:t>
            </w:r>
          </w:p>
        </w:tc>
        <w:tc>
          <w:tcPr>
            <w:tcW w:w="1269" w:type="dxa"/>
            <w:noWrap/>
            <w:hideMark/>
          </w:tcPr>
          <w:p w14:paraId="7568CB6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2.973283</w:t>
            </w:r>
          </w:p>
        </w:tc>
      </w:tr>
      <w:tr w:rsidR="00553A64" w:rsidRPr="008F7BB7" w14:paraId="69E6A636" w14:textId="77777777" w:rsidTr="00D73EAE">
        <w:trPr>
          <w:trHeight w:val="285"/>
        </w:trPr>
        <w:tc>
          <w:tcPr>
            <w:tcW w:w="1031" w:type="dxa"/>
            <w:noWrap/>
            <w:hideMark/>
          </w:tcPr>
          <w:p w14:paraId="5304DDD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192</w:t>
            </w:r>
          </w:p>
        </w:tc>
        <w:tc>
          <w:tcPr>
            <w:tcW w:w="3639" w:type="dxa"/>
            <w:noWrap/>
            <w:hideMark/>
          </w:tcPr>
          <w:p w14:paraId="7CC082A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Sweden</w:t>
            </w:r>
          </w:p>
        </w:tc>
        <w:tc>
          <w:tcPr>
            <w:tcW w:w="1269" w:type="dxa"/>
            <w:noWrap/>
            <w:hideMark/>
          </w:tcPr>
          <w:p w14:paraId="0062692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5A683D6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6C08828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w:t>
            </w:r>
          </w:p>
        </w:tc>
        <w:tc>
          <w:tcPr>
            <w:tcW w:w="1269" w:type="dxa"/>
            <w:noWrap/>
            <w:hideMark/>
          </w:tcPr>
          <w:p w14:paraId="1D83F1F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w:t>
            </w:r>
          </w:p>
        </w:tc>
      </w:tr>
      <w:tr w:rsidR="00553A64" w:rsidRPr="008F7BB7" w14:paraId="3477A82C" w14:textId="77777777" w:rsidTr="00D73EAE">
        <w:trPr>
          <w:trHeight w:val="285"/>
        </w:trPr>
        <w:tc>
          <w:tcPr>
            <w:tcW w:w="1031" w:type="dxa"/>
            <w:noWrap/>
            <w:hideMark/>
          </w:tcPr>
          <w:p w14:paraId="50834DC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193</w:t>
            </w:r>
          </w:p>
        </w:tc>
        <w:tc>
          <w:tcPr>
            <w:tcW w:w="3639" w:type="dxa"/>
            <w:noWrap/>
            <w:hideMark/>
          </w:tcPr>
          <w:p w14:paraId="584B447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Switzerland</w:t>
            </w:r>
          </w:p>
        </w:tc>
        <w:tc>
          <w:tcPr>
            <w:tcW w:w="1269" w:type="dxa"/>
            <w:noWrap/>
            <w:hideMark/>
          </w:tcPr>
          <w:p w14:paraId="5A8EC1D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31AFB79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3D23DFB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24498B7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3FD91C09" w14:textId="77777777" w:rsidTr="00D73EAE">
        <w:trPr>
          <w:trHeight w:val="285"/>
        </w:trPr>
        <w:tc>
          <w:tcPr>
            <w:tcW w:w="1031" w:type="dxa"/>
            <w:noWrap/>
            <w:hideMark/>
          </w:tcPr>
          <w:p w14:paraId="6D7B815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194</w:t>
            </w:r>
          </w:p>
        </w:tc>
        <w:tc>
          <w:tcPr>
            <w:tcW w:w="3639" w:type="dxa"/>
            <w:noWrap/>
            <w:hideMark/>
          </w:tcPr>
          <w:p w14:paraId="361CD86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Syria</w:t>
            </w:r>
          </w:p>
        </w:tc>
        <w:tc>
          <w:tcPr>
            <w:tcW w:w="1269" w:type="dxa"/>
            <w:noWrap/>
            <w:hideMark/>
          </w:tcPr>
          <w:p w14:paraId="0BA657C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0.448907</w:t>
            </w:r>
          </w:p>
        </w:tc>
        <w:tc>
          <w:tcPr>
            <w:tcW w:w="1269" w:type="dxa"/>
            <w:noWrap/>
            <w:hideMark/>
          </w:tcPr>
          <w:p w14:paraId="078188B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0.449382</w:t>
            </w:r>
          </w:p>
        </w:tc>
        <w:tc>
          <w:tcPr>
            <w:tcW w:w="1269" w:type="dxa"/>
            <w:noWrap/>
            <w:hideMark/>
          </w:tcPr>
          <w:p w14:paraId="0F679DA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0.449144</w:t>
            </w:r>
          </w:p>
        </w:tc>
        <w:tc>
          <w:tcPr>
            <w:tcW w:w="1269" w:type="dxa"/>
            <w:noWrap/>
            <w:hideMark/>
          </w:tcPr>
          <w:p w14:paraId="1517746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4.491443</w:t>
            </w:r>
          </w:p>
        </w:tc>
      </w:tr>
      <w:tr w:rsidR="00553A64" w:rsidRPr="008F7BB7" w14:paraId="0C1D492E" w14:textId="77777777" w:rsidTr="00D73EAE">
        <w:trPr>
          <w:trHeight w:val="285"/>
        </w:trPr>
        <w:tc>
          <w:tcPr>
            <w:tcW w:w="1031" w:type="dxa"/>
            <w:noWrap/>
            <w:hideMark/>
          </w:tcPr>
          <w:p w14:paraId="07155AD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195</w:t>
            </w:r>
          </w:p>
        </w:tc>
        <w:tc>
          <w:tcPr>
            <w:tcW w:w="3639" w:type="dxa"/>
            <w:noWrap/>
            <w:hideMark/>
          </w:tcPr>
          <w:p w14:paraId="594AAE3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Taiwan</w:t>
            </w:r>
          </w:p>
        </w:tc>
        <w:tc>
          <w:tcPr>
            <w:tcW w:w="1269" w:type="dxa"/>
            <w:noWrap/>
            <w:hideMark/>
          </w:tcPr>
          <w:p w14:paraId="210A521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0.128989</w:t>
            </w:r>
          </w:p>
        </w:tc>
        <w:tc>
          <w:tcPr>
            <w:tcW w:w="1269" w:type="dxa"/>
            <w:noWrap/>
            <w:hideMark/>
          </w:tcPr>
          <w:p w14:paraId="23FC1B9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0.129245</w:t>
            </w:r>
          </w:p>
        </w:tc>
        <w:tc>
          <w:tcPr>
            <w:tcW w:w="1269" w:type="dxa"/>
            <w:noWrap/>
            <w:hideMark/>
          </w:tcPr>
          <w:p w14:paraId="19BB448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0.129117</w:t>
            </w:r>
          </w:p>
        </w:tc>
        <w:tc>
          <w:tcPr>
            <w:tcW w:w="1269" w:type="dxa"/>
            <w:noWrap/>
            <w:hideMark/>
          </w:tcPr>
          <w:p w14:paraId="4040AC4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1.291173</w:t>
            </w:r>
          </w:p>
        </w:tc>
      </w:tr>
      <w:tr w:rsidR="00553A64" w:rsidRPr="008F7BB7" w14:paraId="4BCD9DE1" w14:textId="77777777" w:rsidTr="00D73EAE">
        <w:trPr>
          <w:trHeight w:val="285"/>
        </w:trPr>
        <w:tc>
          <w:tcPr>
            <w:tcW w:w="1031" w:type="dxa"/>
            <w:noWrap/>
            <w:hideMark/>
          </w:tcPr>
          <w:p w14:paraId="5A8D1E1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196</w:t>
            </w:r>
          </w:p>
        </w:tc>
        <w:tc>
          <w:tcPr>
            <w:tcW w:w="3639" w:type="dxa"/>
            <w:noWrap/>
            <w:hideMark/>
          </w:tcPr>
          <w:p w14:paraId="72C80A8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Tajikistan</w:t>
            </w:r>
          </w:p>
        </w:tc>
        <w:tc>
          <w:tcPr>
            <w:tcW w:w="1269" w:type="dxa"/>
            <w:noWrap/>
            <w:hideMark/>
          </w:tcPr>
          <w:p w14:paraId="7F49DE3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0.750324</w:t>
            </w:r>
          </w:p>
        </w:tc>
        <w:tc>
          <w:tcPr>
            <w:tcW w:w="1269" w:type="dxa"/>
            <w:noWrap/>
            <w:hideMark/>
          </w:tcPr>
          <w:p w14:paraId="4FE0100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0.750389</w:t>
            </w:r>
          </w:p>
        </w:tc>
        <w:tc>
          <w:tcPr>
            <w:tcW w:w="1269" w:type="dxa"/>
            <w:noWrap/>
            <w:hideMark/>
          </w:tcPr>
          <w:p w14:paraId="61D46B4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0.750356</w:t>
            </w:r>
          </w:p>
        </w:tc>
        <w:tc>
          <w:tcPr>
            <w:tcW w:w="1269" w:type="dxa"/>
            <w:noWrap/>
            <w:hideMark/>
          </w:tcPr>
          <w:p w14:paraId="2D23A71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7.503563</w:t>
            </w:r>
          </w:p>
        </w:tc>
      </w:tr>
      <w:tr w:rsidR="00553A64" w:rsidRPr="008F7BB7" w14:paraId="29672010" w14:textId="77777777" w:rsidTr="00D73EAE">
        <w:trPr>
          <w:trHeight w:val="285"/>
        </w:trPr>
        <w:tc>
          <w:tcPr>
            <w:tcW w:w="1031" w:type="dxa"/>
            <w:noWrap/>
            <w:hideMark/>
          </w:tcPr>
          <w:p w14:paraId="2A2EA4F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197</w:t>
            </w:r>
          </w:p>
        </w:tc>
        <w:tc>
          <w:tcPr>
            <w:tcW w:w="3639" w:type="dxa"/>
            <w:noWrap/>
            <w:hideMark/>
          </w:tcPr>
          <w:p w14:paraId="5A7C7F7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Tanzania</w:t>
            </w:r>
          </w:p>
        </w:tc>
        <w:tc>
          <w:tcPr>
            <w:tcW w:w="1269" w:type="dxa"/>
            <w:noWrap/>
            <w:hideMark/>
          </w:tcPr>
          <w:p w14:paraId="7532ADE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0.432475</w:t>
            </w:r>
          </w:p>
        </w:tc>
        <w:tc>
          <w:tcPr>
            <w:tcW w:w="1269" w:type="dxa"/>
            <w:noWrap/>
            <w:hideMark/>
          </w:tcPr>
          <w:p w14:paraId="34456CA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0.432972</w:t>
            </w:r>
          </w:p>
        </w:tc>
        <w:tc>
          <w:tcPr>
            <w:tcW w:w="1269" w:type="dxa"/>
            <w:noWrap/>
            <w:hideMark/>
          </w:tcPr>
          <w:p w14:paraId="6666FDE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0.432724</w:t>
            </w:r>
          </w:p>
        </w:tc>
        <w:tc>
          <w:tcPr>
            <w:tcW w:w="1269" w:type="dxa"/>
            <w:noWrap/>
            <w:hideMark/>
          </w:tcPr>
          <w:p w14:paraId="1826F3E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4.327238</w:t>
            </w:r>
          </w:p>
        </w:tc>
      </w:tr>
      <w:tr w:rsidR="00553A64" w:rsidRPr="008F7BB7" w14:paraId="3940DD8F" w14:textId="77777777" w:rsidTr="00D73EAE">
        <w:trPr>
          <w:trHeight w:val="285"/>
        </w:trPr>
        <w:tc>
          <w:tcPr>
            <w:tcW w:w="1031" w:type="dxa"/>
            <w:noWrap/>
            <w:hideMark/>
          </w:tcPr>
          <w:p w14:paraId="7445BC0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198</w:t>
            </w:r>
          </w:p>
        </w:tc>
        <w:tc>
          <w:tcPr>
            <w:tcW w:w="3639" w:type="dxa"/>
            <w:noWrap/>
            <w:hideMark/>
          </w:tcPr>
          <w:p w14:paraId="324C78C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Thailand</w:t>
            </w:r>
          </w:p>
        </w:tc>
        <w:tc>
          <w:tcPr>
            <w:tcW w:w="1269" w:type="dxa"/>
            <w:noWrap/>
            <w:hideMark/>
          </w:tcPr>
          <w:p w14:paraId="3AC1F80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0.063397</w:t>
            </w:r>
          </w:p>
        </w:tc>
        <w:tc>
          <w:tcPr>
            <w:tcW w:w="1269" w:type="dxa"/>
            <w:noWrap/>
            <w:hideMark/>
          </w:tcPr>
          <w:p w14:paraId="3E54216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0.063728</w:t>
            </w:r>
          </w:p>
        </w:tc>
        <w:tc>
          <w:tcPr>
            <w:tcW w:w="1269" w:type="dxa"/>
            <w:noWrap/>
            <w:hideMark/>
          </w:tcPr>
          <w:p w14:paraId="3C92E4A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0.063562</w:t>
            </w:r>
          </w:p>
        </w:tc>
        <w:tc>
          <w:tcPr>
            <w:tcW w:w="1269" w:type="dxa"/>
            <w:noWrap/>
            <w:hideMark/>
          </w:tcPr>
          <w:p w14:paraId="6A5AD24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0.635624</w:t>
            </w:r>
          </w:p>
        </w:tc>
      </w:tr>
      <w:tr w:rsidR="00553A64" w:rsidRPr="008F7BB7" w14:paraId="20A657EC" w14:textId="77777777" w:rsidTr="00D73EAE">
        <w:trPr>
          <w:trHeight w:val="285"/>
        </w:trPr>
        <w:tc>
          <w:tcPr>
            <w:tcW w:w="1031" w:type="dxa"/>
            <w:noWrap/>
            <w:hideMark/>
          </w:tcPr>
          <w:p w14:paraId="0880778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199</w:t>
            </w:r>
          </w:p>
        </w:tc>
        <w:tc>
          <w:tcPr>
            <w:tcW w:w="3639" w:type="dxa"/>
            <w:noWrap/>
            <w:hideMark/>
          </w:tcPr>
          <w:p w14:paraId="4376B2A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 xml:space="preserve">Timor </w:t>
            </w:r>
            <w:proofErr w:type="spellStart"/>
            <w:r w:rsidRPr="008F7BB7">
              <w:rPr>
                <w:rFonts w:hint="eastAsia"/>
                <w:sz w:val="21"/>
                <w:szCs w:val="21"/>
              </w:rPr>
              <w:t>Leste</w:t>
            </w:r>
            <w:proofErr w:type="spellEnd"/>
          </w:p>
        </w:tc>
        <w:tc>
          <w:tcPr>
            <w:tcW w:w="1269" w:type="dxa"/>
            <w:noWrap/>
            <w:hideMark/>
          </w:tcPr>
          <w:p w14:paraId="3BAFF85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0.003678</w:t>
            </w:r>
          </w:p>
        </w:tc>
        <w:tc>
          <w:tcPr>
            <w:tcW w:w="1269" w:type="dxa"/>
            <w:noWrap/>
            <w:hideMark/>
          </w:tcPr>
          <w:p w14:paraId="68D64B3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0.004774</w:t>
            </w:r>
          </w:p>
        </w:tc>
        <w:tc>
          <w:tcPr>
            <w:tcW w:w="1269" w:type="dxa"/>
            <w:noWrap/>
            <w:hideMark/>
          </w:tcPr>
          <w:p w14:paraId="0010464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0.004226</w:t>
            </w:r>
          </w:p>
        </w:tc>
        <w:tc>
          <w:tcPr>
            <w:tcW w:w="1269" w:type="dxa"/>
            <w:noWrap/>
            <w:hideMark/>
          </w:tcPr>
          <w:p w14:paraId="0B64448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0.04226</w:t>
            </w:r>
          </w:p>
        </w:tc>
      </w:tr>
      <w:tr w:rsidR="00553A64" w:rsidRPr="008F7BB7" w14:paraId="6370C00D" w14:textId="77777777" w:rsidTr="00D73EAE">
        <w:trPr>
          <w:trHeight w:val="285"/>
        </w:trPr>
        <w:tc>
          <w:tcPr>
            <w:tcW w:w="1031" w:type="dxa"/>
            <w:noWrap/>
            <w:hideMark/>
          </w:tcPr>
          <w:p w14:paraId="2887CE8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200</w:t>
            </w:r>
          </w:p>
        </w:tc>
        <w:tc>
          <w:tcPr>
            <w:tcW w:w="3639" w:type="dxa"/>
            <w:noWrap/>
            <w:hideMark/>
          </w:tcPr>
          <w:p w14:paraId="7D0BA20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Togo</w:t>
            </w:r>
          </w:p>
        </w:tc>
        <w:tc>
          <w:tcPr>
            <w:tcW w:w="1269" w:type="dxa"/>
            <w:noWrap/>
            <w:hideMark/>
          </w:tcPr>
          <w:p w14:paraId="4252F5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0.43376</w:t>
            </w:r>
          </w:p>
        </w:tc>
        <w:tc>
          <w:tcPr>
            <w:tcW w:w="1269" w:type="dxa"/>
            <w:noWrap/>
            <w:hideMark/>
          </w:tcPr>
          <w:p w14:paraId="03A8BF4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0.434252</w:t>
            </w:r>
          </w:p>
        </w:tc>
        <w:tc>
          <w:tcPr>
            <w:tcW w:w="1269" w:type="dxa"/>
            <w:noWrap/>
            <w:hideMark/>
          </w:tcPr>
          <w:p w14:paraId="7BBDD15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0.434006</w:t>
            </w:r>
          </w:p>
        </w:tc>
        <w:tc>
          <w:tcPr>
            <w:tcW w:w="1269" w:type="dxa"/>
            <w:noWrap/>
            <w:hideMark/>
          </w:tcPr>
          <w:p w14:paraId="3C13ECD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4.34006</w:t>
            </w:r>
          </w:p>
        </w:tc>
      </w:tr>
      <w:tr w:rsidR="00553A64" w:rsidRPr="008F7BB7" w14:paraId="3FE5829C" w14:textId="77777777" w:rsidTr="00D73EAE">
        <w:trPr>
          <w:trHeight w:val="285"/>
        </w:trPr>
        <w:tc>
          <w:tcPr>
            <w:tcW w:w="1031" w:type="dxa"/>
            <w:noWrap/>
            <w:hideMark/>
          </w:tcPr>
          <w:p w14:paraId="7784A06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201</w:t>
            </w:r>
          </w:p>
        </w:tc>
        <w:tc>
          <w:tcPr>
            <w:tcW w:w="3639" w:type="dxa"/>
            <w:noWrap/>
            <w:hideMark/>
          </w:tcPr>
          <w:p w14:paraId="360AFFB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Trinidad And Tobago</w:t>
            </w:r>
          </w:p>
        </w:tc>
        <w:tc>
          <w:tcPr>
            <w:tcW w:w="1269" w:type="dxa"/>
            <w:noWrap/>
            <w:hideMark/>
          </w:tcPr>
          <w:p w14:paraId="5F00D70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0.658831</w:t>
            </w:r>
          </w:p>
        </w:tc>
        <w:tc>
          <w:tcPr>
            <w:tcW w:w="1269" w:type="dxa"/>
            <w:noWrap/>
            <w:hideMark/>
          </w:tcPr>
          <w:p w14:paraId="3E46600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0.659143</w:t>
            </w:r>
          </w:p>
        </w:tc>
        <w:tc>
          <w:tcPr>
            <w:tcW w:w="1269" w:type="dxa"/>
            <w:noWrap/>
            <w:hideMark/>
          </w:tcPr>
          <w:p w14:paraId="2CDE5AF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0.658987</w:t>
            </w:r>
          </w:p>
        </w:tc>
        <w:tc>
          <w:tcPr>
            <w:tcW w:w="1269" w:type="dxa"/>
            <w:noWrap/>
            <w:hideMark/>
          </w:tcPr>
          <w:p w14:paraId="695368B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6.58987</w:t>
            </w:r>
          </w:p>
        </w:tc>
      </w:tr>
      <w:tr w:rsidR="00553A64" w:rsidRPr="008F7BB7" w14:paraId="212E00CA" w14:textId="77777777" w:rsidTr="00D73EAE">
        <w:trPr>
          <w:trHeight w:val="285"/>
        </w:trPr>
        <w:tc>
          <w:tcPr>
            <w:tcW w:w="1031" w:type="dxa"/>
            <w:noWrap/>
            <w:hideMark/>
          </w:tcPr>
          <w:p w14:paraId="62D068B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202</w:t>
            </w:r>
          </w:p>
        </w:tc>
        <w:tc>
          <w:tcPr>
            <w:tcW w:w="3639" w:type="dxa"/>
            <w:noWrap/>
            <w:hideMark/>
          </w:tcPr>
          <w:p w14:paraId="704F4B9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Tunisia</w:t>
            </w:r>
          </w:p>
        </w:tc>
        <w:tc>
          <w:tcPr>
            <w:tcW w:w="1269" w:type="dxa"/>
            <w:noWrap/>
            <w:hideMark/>
          </w:tcPr>
          <w:p w14:paraId="2D12CDE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0.704734</w:t>
            </w:r>
          </w:p>
        </w:tc>
        <w:tc>
          <w:tcPr>
            <w:tcW w:w="1269" w:type="dxa"/>
            <w:noWrap/>
            <w:hideMark/>
          </w:tcPr>
          <w:p w14:paraId="4571AA5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0.705006</w:t>
            </w:r>
          </w:p>
        </w:tc>
        <w:tc>
          <w:tcPr>
            <w:tcW w:w="1269" w:type="dxa"/>
            <w:noWrap/>
            <w:hideMark/>
          </w:tcPr>
          <w:p w14:paraId="34A00DB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0.70487</w:t>
            </w:r>
          </w:p>
        </w:tc>
        <w:tc>
          <w:tcPr>
            <w:tcW w:w="1269" w:type="dxa"/>
            <w:noWrap/>
            <w:hideMark/>
          </w:tcPr>
          <w:p w14:paraId="7B3AFDF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7.048702</w:t>
            </w:r>
          </w:p>
        </w:tc>
      </w:tr>
      <w:tr w:rsidR="00553A64" w:rsidRPr="008F7BB7" w14:paraId="3DCE0D5F" w14:textId="77777777" w:rsidTr="00D73EAE">
        <w:trPr>
          <w:trHeight w:val="285"/>
        </w:trPr>
        <w:tc>
          <w:tcPr>
            <w:tcW w:w="1031" w:type="dxa"/>
            <w:noWrap/>
            <w:hideMark/>
          </w:tcPr>
          <w:p w14:paraId="7CE11C3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203</w:t>
            </w:r>
          </w:p>
        </w:tc>
        <w:tc>
          <w:tcPr>
            <w:tcW w:w="3639" w:type="dxa"/>
            <w:noWrap/>
            <w:hideMark/>
          </w:tcPr>
          <w:p w14:paraId="6304A48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Turkey</w:t>
            </w:r>
          </w:p>
        </w:tc>
        <w:tc>
          <w:tcPr>
            <w:tcW w:w="1269" w:type="dxa"/>
            <w:noWrap/>
            <w:hideMark/>
          </w:tcPr>
          <w:p w14:paraId="44299A2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0B0B975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56B9E84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w:t>
            </w:r>
          </w:p>
        </w:tc>
        <w:tc>
          <w:tcPr>
            <w:tcW w:w="1269" w:type="dxa"/>
            <w:noWrap/>
            <w:hideMark/>
          </w:tcPr>
          <w:p w14:paraId="350FE4E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10</w:t>
            </w:r>
          </w:p>
        </w:tc>
      </w:tr>
      <w:tr w:rsidR="00553A64" w:rsidRPr="008F7BB7" w14:paraId="5F61B39E" w14:textId="77777777" w:rsidTr="00D73EAE">
        <w:trPr>
          <w:trHeight w:val="285"/>
        </w:trPr>
        <w:tc>
          <w:tcPr>
            <w:tcW w:w="1031" w:type="dxa"/>
            <w:noWrap/>
            <w:hideMark/>
          </w:tcPr>
          <w:p w14:paraId="24E3D4F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204</w:t>
            </w:r>
          </w:p>
        </w:tc>
        <w:tc>
          <w:tcPr>
            <w:tcW w:w="3639" w:type="dxa"/>
            <w:noWrap/>
            <w:hideMark/>
          </w:tcPr>
          <w:p w14:paraId="536E17A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Turks And Caicos Islands</w:t>
            </w:r>
          </w:p>
        </w:tc>
        <w:tc>
          <w:tcPr>
            <w:tcW w:w="1269" w:type="dxa"/>
            <w:noWrap/>
            <w:hideMark/>
          </w:tcPr>
          <w:p w14:paraId="418ED25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0.299587</w:t>
            </w:r>
          </w:p>
        </w:tc>
        <w:tc>
          <w:tcPr>
            <w:tcW w:w="1269" w:type="dxa"/>
            <w:noWrap/>
            <w:hideMark/>
          </w:tcPr>
          <w:p w14:paraId="1F28179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0.300255</w:t>
            </w:r>
          </w:p>
        </w:tc>
        <w:tc>
          <w:tcPr>
            <w:tcW w:w="1269" w:type="dxa"/>
            <w:noWrap/>
            <w:hideMark/>
          </w:tcPr>
          <w:p w14:paraId="601CE5D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0.299921</w:t>
            </w:r>
          </w:p>
        </w:tc>
        <w:tc>
          <w:tcPr>
            <w:tcW w:w="1269" w:type="dxa"/>
            <w:noWrap/>
            <w:hideMark/>
          </w:tcPr>
          <w:p w14:paraId="4FAA9D4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2.999208</w:t>
            </w:r>
          </w:p>
        </w:tc>
      </w:tr>
      <w:tr w:rsidR="00553A64" w:rsidRPr="008F7BB7" w14:paraId="7BF258E4" w14:textId="77777777" w:rsidTr="00D73EAE">
        <w:trPr>
          <w:trHeight w:val="285"/>
        </w:trPr>
        <w:tc>
          <w:tcPr>
            <w:tcW w:w="1031" w:type="dxa"/>
            <w:noWrap/>
            <w:hideMark/>
          </w:tcPr>
          <w:p w14:paraId="42349F0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lastRenderedPageBreak/>
              <w:t>205</w:t>
            </w:r>
          </w:p>
        </w:tc>
        <w:tc>
          <w:tcPr>
            <w:tcW w:w="3639" w:type="dxa"/>
            <w:noWrap/>
            <w:hideMark/>
          </w:tcPr>
          <w:p w14:paraId="77C56ED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UK</w:t>
            </w:r>
          </w:p>
        </w:tc>
        <w:tc>
          <w:tcPr>
            <w:tcW w:w="1269" w:type="dxa"/>
            <w:noWrap/>
            <w:hideMark/>
          </w:tcPr>
          <w:p w14:paraId="6C3AEB4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0.811092</w:t>
            </w:r>
          </w:p>
        </w:tc>
        <w:tc>
          <w:tcPr>
            <w:tcW w:w="1269" w:type="dxa"/>
            <w:noWrap/>
            <w:hideMark/>
          </w:tcPr>
          <w:p w14:paraId="2B60D84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0.811321</w:t>
            </w:r>
          </w:p>
        </w:tc>
        <w:tc>
          <w:tcPr>
            <w:tcW w:w="1269" w:type="dxa"/>
            <w:noWrap/>
            <w:hideMark/>
          </w:tcPr>
          <w:p w14:paraId="3D564C1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0.811207</w:t>
            </w:r>
          </w:p>
        </w:tc>
        <w:tc>
          <w:tcPr>
            <w:tcW w:w="1269" w:type="dxa"/>
            <w:noWrap/>
            <w:hideMark/>
          </w:tcPr>
          <w:p w14:paraId="32B2444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8.112068</w:t>
            </w:r>
          </w:p>
        </w:tc>
      </w:tr>
      <w:tr w:rsidR="00553A64" w:rsidRPr="008F7BB7" w14:paraId="3A01B737" w14:textId="77777777" w:rsidTr="00D73EAE">
        <w:trPr>
          <w:trHeight w:val="285"/>
        </w:trPr>
        <w:tc>
          <w:tcPr>
            <w:tcW w:w="1031" w:type="dxa"/>
            <w:noWrap/>
            <w:hideMark/>
          </w:tcPr>
          <w:p w14:paraId="1B4921C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206</w:t>
            </w:r>
          </w:p>
        </w:tc>
        <w:tc>
          <w:tcPr>
            <w:tcW w:w="3639" w:type="dxa"/>
            <w:noWrap/>
            <w:hideMark/>
          </w:tcPr>
          <w:p w14:paraId="5FA0DDE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USA</w:t>
            </w:r>
          </w:p>
        </w:tc>
        <w:tc>
          <w:tcPr>
            <w:tcW w:w="1269" w:type="dxa"/>
            <w:noWrap/>
            <w:hideMark/>
          </w:tcPr>
          <w:p w14:paraId="396EADC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0.533751</w:t>
            </w:r>
          </w:p>
        </w:tc>
        <w:tc>
          <w:tcPr>
            <w:tcW w:w="1269" w:type="dxa"/>
            <w:noWrap/>
            <w:hideMark/>
          </w:tcPr>
          <w:p w14:paraId="660CAB1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0.533861</w:t>
            </w:r>
          </w:p>
        </w:tc>
        <w:tc>
          <w:tcPr>
            <w:tcW w:w="1269" w:type="dxa"/>
            <w:noWrap/>
            <w:hideMark/>
          </w:tcPr>
          <w:p w14:paraId="0F0C735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0.533806</w:t>
            </w:r>
          </w:p>
        </w:tc>
        <w:tc>
          <w:tcPr>
            <w:tcW w:w="1269" w:type="dxa"/>
            <w:noWrap/>
            <w:hideMark/>
          </w:tcPr>
          <w:p w14:paraId="6BB280B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5.33806</w:t>
            </w:r>
          </w:p>
        </w:tc>
      </w:tr>
      <w:tr w:rsidR="00553A64" w:rsidRPr="008F7BB7" w14:paraId="517B9AF5" w14:textId="77777777" w:rsidTr="00D73EAE">
        <w:trPr>
          <w:trHeight w:val="285"/>
        </w:trPr>
        <w:tc>
          <w:tcPr>
            <w:tcW w:w="1031" w:type="dxa"/>
            <w:noWrap/>
            <w:hideMark/>
          </w:tcPr>
          <w:p w14:paraId="6EDE89D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207</w:t>
            </w:r>
          </w:p>
        </w:tc>
        <w:tc>
          <w:tcPr>
            <w:tcW w:w="3639" w:type="dxa"/>
            <w:noWrap/>
            <w:hideMark/>
          </w:tcPr>
          <w:p w14:paraId="6A5A637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Uganda</w:t>
            </w:r>
          </w:p>
        </w:tc>
        <w:tc>
          <w:tcPr>
            <w:tcW w:w="1269" w:type="dxa"/>
            <w:noWrap/>
            <w:hideMark/>
          </w:tcPr>
          <w:p w14:paraId="28A73B0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0.566348</w:t>
            </w:r>
          </w:p>
        </w:tc>
        <w:tc>
          <w:tcPr>
            <w:tcW w:w="1269" w:type="dxa"/>
            <w:noWrap/>
            <w:hideMark/>
          </w:tcPr>
          <w:p w14:paraId="3290511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0.566721</w:t>
            </w:r>
          </w:p>
        </w:tc>
        <w:tc>
          <w:tcPr>
            <w:tcW w:w="1269" w:type="dxa"/>
            <w:noWrap/>
            <w:hideMark/>
          </w:tcPr>
          <w:p w14:paraId="658489A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0.566534</w:t>
            </w:r>
          </w:p>
        </w:tc>
        <w:tc>
          <w:tcPr>
            <w:tcW w:w="1269" w:type="dxa"/>
            <w:noWrap/>
            <w:hideMark/>
          </w:tcPr>
          <w:p w14:paraId="28A15D0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5.665343</w:t>
            </w:r>
          </w:p>
        </w:tc>
      </w:tr>
      <w:tr w:rsidR="00553A64" w:rsidRPr="008F7BB7" w14:paraId="0EE9EE93" w14:textId="77777777" w:rsidTr="00D73EAE">
        <w:trPr>
          <w:trHeight w:val="285"/>
        </w:trPr>
        <w:tc>
          <w:tcPr>
            <w:tcW w:w="1031" w:type="dxa"/>
            <w:noWrap/>
            <w:hideMark/>
          </w:tcPr>
          <w:p w14:paraId="0DF47DA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208</w:t>
            </w:r>
          </w:p>
        </w:tc>
        <w:tc>
          <w:tcPr>
            <w:tcW w:w="3639" w:type="dxa"/>
            <w:noWrap/>
            <w:hideMark/>
          </w:tcPr>
          <w:p w14:paraId="7786131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Ukraine</w:t>
            </w:r>
          </w:p>
        </w:tc>
        <w:tc>
          <w:tcPr>
            <w:tcW w:w="1269" w:type="dxa"/>
            <w:noWrap/>
            <w:hideMark/>
          </w:tcPr>
          <w:p w14:paraId="6D96360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0.754558</w:t>
            </w:r>
          </w:p>
        </w:tc>
        <w:tc>
          <w:tcPr>
            <w:tcW w:w="1269" w:type="dxa"/>
            <w:noWrap/>
            <w:hideMark/>
          </w:tcPr>
          <w:p w14:paraId="36A2EBD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0.754799</w:t>
            </w:r>
          </w:p>
        </w:tc>
        <w:tc>
          <w:tcPr>
            <w:tcW w:w="1269" w:type="dxa"/>
            <w:noWrap/>
            <w:hideMark/>
          </w:tcPr>
          <w:p w14:paraId="233DFCA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0.754679</w:t>
            </w:r>
          </w:p>
        </w:tc>
        <w:tc>
          <w:tcPr>
            <w:tcW w:w="1269" w:type="dxa"/>
            <w:noWrap/>
            <w:hideMark/>
          </w:tcPr>
          <w:p w14:paraId="1C128E4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7.546786</w:t>
            </w:r>
          </w:p>
        </w:tc>
      </w:tr>
      <w:tr w:rsidR="00553A64" w:rsidRPr="008F7BB7" w14:paraId="04098902" w14:textId="77777777" w:rsidTr="00D73EAE">
        <w:trPr>
          <w:trHeight w:val="285"/>
        </w:trPr>
        <w:tc>
          <w:tcPr>
            <w:tcW w:w="1031" w:type="dxa"/>
            <w:noWrap/>
            <w:hideMark/>
          </w:tcPr>
          <w:p w14:paraId="3F7245A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209</w:t>
            </w:r>
          </w:p>
        </w:tc>
        <w:tc>
          <w:tcPr>
            <w:tcW w:w="3639" w:type="dxa"/>
            <w:noWrap/>
            <w:hideMark/>
          </w:tcPr>
          <w:p w14:paraId="1DE6359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United Arab Emirates</w:t>
            </w:r>
          </w:p>
        </w:tc>
        <w:tc>
          <w:tcPr>
            <w:tcW w:w="1269" w:type="dxa"/>
            <w:noWrap/>
            <w:hideMark/>
          </w:tcPr>
          <w:p w14:paraId="23A29E40"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0.285831</w:t>
            </w:r>
          </w:p>
        </w:tc>
        <w:tc>
          <w:tcPr>
            <w:tcW w:w="1269" w:type="dxa"/>
            <w:noWrap/>
            <w:hideMark/>
          </w:tcPr>
          <w:p w14:paraId="309DC02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0.286145</w:t>
            </w:r>
          </w:p>
        </w:tc>
        <w:tc>
          <w:tcPr>
            <w:tcW w:w="1269" w:type="dxa"/>
            <w:noWrap/>
            <w:hideMark/>
          </w:tcPr>
          <w:p w14:paraId="2EE1C69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0.285988</w:t>
            </w:r>
          </w:p>
        </w:tc>
        <w:tc>
          <w:tcPr>
            <w:tcW w:w="1269" w:type="dxa"/>
            <w:noWrap/>
            <w:hideMark/>
          </w:tcPr>
          <w:p w14:paraId="268CD66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2.85988</w:t>
            </w:r>
          </w:p>
        </w:tc>
      </w:tr>
      <w:tr w:rsidR="00553A64" w:rsidRPr="008F7BB7" w14:paraId="6BD2F463" w14:textId="77777777" w:rsidTr="00D73EAE">
        <w:trPr>
          <w:trHeight w:val="285"/>
        </w:trPr>
        <w:tc>
          <w:tcPr>
            <w:tcW w:w="1031" w:type="dxa"/>
            <w:noWrap/>
            <w:hideMark/>
          </w:tcPr>
          <w:p w14:paraId="7CD9BA8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210</w:t>
            </w:r>
          </w:p>
        </w:tc>
        <w:tc>
          <w:tcPr>
            <w:tcW w:w="3639" w:type="dxa"/>
            <w:noWrap/>
            <w:hideMark/>
          </w:tcPr>
          <w:p w14:paraId="47D6FFE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Uruguay</w:t>
            </w:r>
          </w:p>
        </w:tc>
        <w:tc>
          <w:tcPr>
            <w:tcW w:w="1269" w:type="dxa"/>
            <w:noWrap/>
            <w:hideMark/>
          </w:tcPr>
          <w:p w14:paraId="1E250A3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0.659978</w:t>
            </w:r>
          </w:p>
        </w:tc>
        <w:tc>
          <w:tcPr>
            <w:tcW w:w="1269" w:type="dxa"/>
            <w:noWrap/>
            <w:hideMark/>
          </w:tcPr>
          <w:p w14:paraId="0E0638D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0.660136</w:t>
            </w:r>
          </w:p>
        </w:tc>
        <w:tc>
          <w:tcPr>
            <w:tcW w:w="1269" w:type="dxa"/>
            <w:noWrap/>
            <w:hideMark/>
          </w:tcPr>
          <w:p w14:paraId="1FBEC3C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0.660057</w:t>
            </w:r>
          </w:p>
        </w:tc>
        <w:tc>
          <w:tcPr>
            <w:tcW w:w="1269" w:type="dxa"/>
            <w:noWrap/>
            <w:hideMark/>
          </w:tcPr>
          <w:p w14:paraId="7468996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6.60057</w:t>
            </w:r>
          </w:p>
        </w:tc>
      </w:tr>
      <w:tr w:rsidR="00553A64" w:rsidRPr="008F7BB7" w14:paraId="3DCA9655" w14:textId="77777777" w:rsidTr="00D73EAE">
        <w:trPr>
          <w:trHeight w:val="285"/>
        </w:trPr>
        <w:tc>
          <w:tcPr>
            <w:tcW w:w="1031" w:type="dxa"/>
            <w:noWrap/>
            <w:hideMark/>
          </w:tcPr>
          <w:p w14:paraId="16F67BA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211</w:t>
            </w:r>
          </w:p>
        </w:tc>
        <w:tc>
          <w:tcPr>
            <w:tcW w:w="3639" w:type="dxa"/>
            <w:noWrap/>
            <w:hideMark/>
          </w:tcPr>
          <w:p w14:paraId="08F312C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Uzbekistan</w:t>
            </w:r>
          </w:p>
        </w:tc>
        <w:tc>
          <w:tcPr>
            <w:tcW w:w="1269" w:type="dxa"/>
            <w:noWrap/>
            <w:hideMark/>
          </w:tcPr>
          <w:p w14:paraId="70245D5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0.667586</w:t>
            </w:r>
          </w:p>
        </w:tc>
        <w:tc>
          <w:tcPr>
            <w:tcW w:w="1269" w:type="dxa"/>
            <w:noWrap/>
            <w:hideMark/>
          </w:tcPr>
          <w:p w14:paraId="3E1CE46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0.667736</w:t>
            </w:r>
          </w:p>
        </w:tc>
        <w:tc>
          <w:tcPr>
            <w:tcW w:w="1269" w:type="dxa"/>
            <w:noWrap/>
            <w:hideMark/>
          </w:tcPr>
          <w:p w14:paraId="75727C7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0.667661</w:t>
            </w:r>
          </w:p>
        </w:tc>
        <w:tc>
          <w:tcPr>
            <w:tcW w:w="1269" w:type="dxa"/>
            <w:noWrap/>
            <w:hideMark/>
          </w:tcPr>
          <w:p w14:paraId="441D942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6.676609</w:t>
            </w:r>
          </w:p>
        </w:tc>
      </w:tr>
      <w:tr w:rsidR="00553A64" w:rsidRPr="008F7BB7" w14:paraId="2D80B9BF" w14:textId="77777777" w:rsidTr="00D73EAE">
        <w:trPr>
          <w:trHeight w:val="285"/>
        </w:trPr>
        <w:tc>
          <w:tcPr>
            <w:tcW w:w="1031" w:type="dxa"/>
            <w:noWrap/>
            <w:hideMark/>
          </w:tcPr>
          <w:p w14:paraId="1FF60AC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212</w:t>
            </w:r>
          </w:p>
        </w:tc>
        <w:tc>
          <w:tcPr>
            <w:tcW w:w="3639" w:type="dxa"/>
            <w:noWrap/>
            <w:hideMark/>
          </w:tcPr>
          <w:p w14:paraId="3D0759B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Vanuatu</w:t>
            </w:r>
          </w:p>
        </w:tc>
        <w:tc>
          <w:tcPr>
            <w:tcW w:w="1269" w:type="dxa"/>
            <w:noWrap/>
            <w:hideMark/>
          </w:tcPr>
          <w:p w14:paraId="5E09A5E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4.55E-11</w:t>
            </w:r>
          </w:p>
        </w:tc>
        <w:tc>
          <w:tcPr>
            <w:tcW w:w="1269" w:type="dxa"/>
            <w:noWrap/>
            <w:hideMark/>
          </w:tcPr>
          <w:p w14:paraId="332DB83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5.16E-11</w:t>
            </w:r>
          </w:p>
        </w:tc>
        <w:tc>
          <w:tcPr>
            <w:tcW w:w="1269" w:type="dxa"/>
            <w:noWrap/>
            <w:hideMark/>
          </w:tcPr>
          <w:p w14:paraId="7C015CD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4.85E-11</w:t>
            </w:r>
          </w:p>
        </w:tc>
        <w:tc>
          <w:tcPr>
            <w:tcW w:w="1269" w:type="dxa"/>
            <w:noWrap/>
            <w:hideMark/>
          </w:tcPr>
          <w:p w14:paraId="5B5380C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4.85E-10</w:t>
            </w:r>
          </w:p>
        </w:tc>
      </w:tr>
      <w:tr w:rsidR="00553A64" w:rsidRPr="008F7BB7" w14:paraId="56659344" w14:textId="77777777" w:rsidTr="00D73EAE">
        <w:trPr>
          <w:trHeight w:val="285"/>
        </w:trPr>
        <w:tc>
          <w:tcPr>
            <w:tcW w:w="1031" w:type="dxa"/>
            <w:noWrap/>
            <w:hideMark/>
          </w:tcPr>
          <w:p w14:paraId="3E62B19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213</w:t>
            </w:r>
          </w:p>
        </w:tc>
        <w:tc>
          <w:tcPr>
            <w:tcW w:w="3639" w:type="dxa"/>
            <w:noWrap/>
            <w:hideMark/>
          </w:tcPr>
          <w:p w14:paraId="6B4412E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Venezuela</w:t>
            </w:r>
          </w:p>
        </w:tc>
        <w:tc>
          <w:tcPr>
            <w:tcW w:w="1269" w:type="dxa"/>
            <w:noWrap/>
            <w:hideMark/>
          </w:tcPr>
          <w:p w14:paraId="2D96C77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0.622237</w:t>
            </w:r>
          </w:p>
        </w:tc>
        <w:tc>
          <w:tcPr>
            <w:tcW w:w="1269" w:type="dxa"/>
            <w:noWrap/>
            <w:hideMark/>
          </w:tcPr>
          <w:p w14:paraId="0C700C0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0.622476</w:t>
            </w:r>
          </w:p>
        </w:tc>
        <w:tc>
          <w:tcPr>
            <w:tcW w:w="1269" w:type="dxa"/>
            <w:noWrap/>
            <w:hideMark/>
          </w:tcPr>
          <w:p w14:paraId="41897D6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0.622357</w:t>
            </w:r>
          </w:p>
        </w:tc>
        <w:tc>
          <w:tcPr>
            <w:tcW w:w="1269" w:type="dxa"/>
            <w:noWrap/>
            <w:hideMark/>
          </w:tcPr>
          <w:p w14:paraId="529C6F4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6.223568</w:t>
            </w:r>
          </w:p>
        </w:tc>
      </w:tr>
      <w:tr w:rsidR="00553A64" w:rsidRPr="008F7BB7" w14:paraId="7B861C35" w14:textId="77777777" w:rsidTr="00D73EAE">
        <w:trPr>
          <w:trHeight w:val="285"/>
        </w:trPr>
        <w:tc>
          <w:tcPr>
            <w:tcW w:w="1031" w:type="dxa"/>
            <w:noWrap/>
            <w:hideMark/>
          </w:tcPr>
          <w:p w14:paraId="11CF727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214</w:t>
            </w:r>
          </w:p>
        </w:tc>
        <w:tc>
          <w:tcPr>
            <w:tcW w:w="3639" w:type="dxa"/>
            <w:noWrap/>
            <w:hideMark/>
          </w:tcPr>
          <w:p w14:paraId="5E66319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Viet Nam</w:t>
            </w:r>
          </w:p>
        </w:tc>
        <w:tc>
          <w:tcPr>
            <w:tcW w:w="1269" w:type="dxa"/>
            <w:noWrap/>
            <w:hideMark/>
          </w:tcPr>
          <w:p w14:paraId="118A48B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0.053389</w:t>
            </w:r>
          </w:p>
        </w:tc>
        <w:tc>
          <w:tcPr>
            <w:tcW w:w="1269" w:type="dxa"/>
            <w:noWrap/>
            <w:hideMark/>
          </w:tcPr>
          <w:p w14:paraId="0113CDC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0.054157</w:t>
            </w:r>
          </w:p>
        </w:tc>
        <w:tc>
          <w:tcPr>
            <w:tcW w:w="1269" w:type="dxa"/>
            <w:noWrap/>
            <w:hideMark/>
          </w:tcPr>
          <w:p w14:paraId="6FC9069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0.053773</w:t>
            </w:r>
          </w:p>
        </w:tc>
        <w:tc>
          <w:tcPr>
            <w:tcW w:w="1269" w:type="dxa"/>
            <w:noWrap/>
            <w:hideMark/>
          </w:tcPr>
          <w:p w14:paraId="0E0F4992"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0.53773</w:t>
            </w:r>
          </w:p>
        </w:tc>
      </w:tr>
      <w:tr w:rsidR="00553A64" w:rsidRPr="008F7BB7" w14:paraId="696978AF" w14:textId="77777777" w:rsidTr="00D73EAE">
        <w:trPr>
          <w:trHeight w:val="285"/>
        </w:trPr>
        <w:tc>
          <w:tcPr>
            <w:tcW w:w="1031" w:type="dxa"/>
            <w:noWrap/>
            <w:hideMark/>
          </w:tcPr>
          <w:p w14:paraId="62F529F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215</w:t>
            </w:r>
          </w:p>
        </w:tc>
        <w:tc>
          <w:tcPr>
            <w:tcW w:w="3639" w:type="dxa"/>
            <w:noWrap/>
            <w:hideMark/>
          </w:tcPr>
          <w:p w14:paraId="7257EDB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Wallis And Futuna Islands</w:t>
            </w:r>
          </w:p>
        </w:tc>
        <w:tc>
          <w:tcPr>
            <w:tcW w:w="1269" w:type="dxa"/>
            <w:noWrap/>
            <w:hideMark/>
          </w:tcPr>
          <w:p w14:paraId="3247E23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4.24E-11</w:t>
            </w:r>
          </w:p>
        </w:tc>
        <w:tc>
          <w:tcPr>
            <w:tcW w:w="1269" w:type="dxa"/>
            <w:noWrap/>
            <w:hideMark/>
          </w:tcPr>
          <w:p w14:paraId="0ABE5CA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4.78E-11</w:t>
            </w:r>
          </w:p>
        </w:tc>
        <w:tc>
          <w:tcPr>
            <w:tcW w:w="1269" w:type="dxa"/>
            <w:noWrap/>
            <w:hideMark/>
          </w:tcPr>
          <w:p w14:paraId="43F64CF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4.51E-11</w:t>
            </w:r>
          </w:p>
        </w:tc>
        <w:tc>
          <w:tcPr>
            <w:tcW w:w="1269" w:type="dxa"/>
            <w:noWrap/>
            <w:hideMark/>
          </w:tcPr>
          <w:p w14:paraId="5AF44E3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4.51E-10</w:t>
            </w:r>
          </w:p>
        </w:tc>
      </w:tr>
      <w:tr w:rsidR="00553A64" w:rsidRPr="008F7BB7" w14:paraId="08EDA994" w14:textId="77777777" w:rsidTr="00D73EAE">
        <w:trPr>
          <w:trHeight w:val="285"/>
        </w:trPr>
        <w:tc>
          <w:tcPr>
            <w:tcW w:w="1031" w:type="dxa"/>
            <w:noWrap/>
            <w:hideMark/>
          </w:tcPr>
          <w:p w14:paraId="0E47B03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216</w:t>
            </w:r>
          </w:p>
        </w:tc>
        <w:tc>
          <w:tcPr>
            <w:tcW w:w="3639" w:type="dxa"/>
            <w:noWrap/>
            <w:hideMark/>
          </w:tcPr>
          <w:p w14:paraId="6F3FCAE6"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Western Sahara</w:t>
            </w:r>
          </w:p>
        </w:tc>
        <w:tc>
          <w:tcPr>
            <w:tcW w:w="1269" w:type="dxa"/>
            <w:noWrap/>
            <w:hideMark/>
          </w:tcPr>
          <w:p w14:paraId="7D57DE1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0.043163</w:t>
            </w:r>
          </w:p>
        </w:tc>
        <w:tc>
          <w:tcPr>
            <w:tcW w:w="1269" w:type="dxa"/>
            <w:noWrap/>
            <w:hideMark/>
          </w:tcPr>
          <w:p w14:paraId="2EF071B9"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0.044571</w:t>
            </w:r>
          </w:p>
        </w:tc>
        <w:tc>
          <w:tcPr>
            <w:tcW w:w="1269" w:type="dxa"/>
            <w:noWrap/>
            <w:hideMark/>
          </w:tcPr>
          <w:p w14:paraId="59479DC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0.043867</w:t>
            </w:r>
          </w:p>
        </w:tc>
        <w:tc>
          <w:tcPr>
            <w:tcW w:w="1269" w:type="dxa"/>
            <w:noWrap/>
            <w:hideMark/>
          </w:tcPr>
          <w:p w14:paraId="2B7D81EA"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0.438674</w:t>
            </w:r>
          </w:p>
        </w:tc>
      </w:tr>
      <w:tr w:rsidR="00553A64" w:rsidRPr="008F7BB7" w14:paraId="1D270E51" w14:textId="77777777" w:rsidTr="00D73EAE">
        <w:trPr>
          <w:trHeight w:val="285"/>
        </w:trPr>
        <w:tc>
          <w:tcPr>
            <w:tcW w:w="1031" w:type="dxa"/>
            <w:noWrap/>
            <w:hideMark/>
          </w:tcPr>
          <w:p w14:paraId="208F55C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217</w:t>
            </w:r>
          </w:p>
        </w:tc>
        <w:tc>
          <w:tcPr>
            <w:tcW w:w="3639" w:type="dxa"/>
            <w:noWrap/>
            <w:hideMark/>
          </w:tcPr>
          <w:p w14:paraId="35D98F6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Yemen</w:t>
            </w:r>
          </w:p>
        </w:tc>
        <w:tc>
          <w:tcPr>
            <w:tcW w:w="1269" w:type="dxa"/>
            <w:noWrap/>
            <w:hideMark/>
          </w:tcPr>
          <w:p w14:paraId="766018EB"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0.241754</w:t>
            </w:r>
          </w:p>
        </w:tc>
        <w:tc>
          <w:tcPr>
            <w:tcW w:w="1269" w:type="dxa"/>
            <w:noWrap/>
            <w:hideMark/>
          </w:tcPr>
          <w:p w14:paraId="5FA8E4C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0.242529</w:t>
            </w:r>
          </w:p>
        </w:tc>
        <w:tc>
          <w:tcPr>
            <w:tcW w:w="1269" w:type="dxa"/>
            <w:noWrap/>
            <w:hideMark/>
          </w:tcPr>
          <w:p w14:paraId="6D5DBEC5"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0.242142</w:t>
            </w:r>
          </w:p>
        </w:tc>
        <w:tc>
          <w:tcPr>
            <w:tcW w:w="1269" w:type="dxa"/>
            <w:noWrap/>
            <w:hideMark/>
          </w:tcPr>
          <w:p w14:paraId="406C7DE8"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2.421415</w:t>
            </w:r>
          </w:p>
        </w:tc>
      </w:tr>
      <w:tr w:rsidR="00553A64" w:rsidRPr="008F7BB7" w14:paraId="7C5AE3CE" w14:textId="77777777" w:rsidTr="00D73EAE">
        <w:trPr>
          <w:trHeight w:val="285"/>
        </w:trPr>
        <w:tc>
          <w:tcPr>
            <w:tcW w:w="1031" w:type="dxa"/>
            <w:noWrap/>
            <w:hideMark/>
          </w:tcPr>
          <w:p w14:paraId="7E5CF584"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218</w:t>
            </w:r>
          </w:p>
        </w:tc>
        <w:tc>
          <w:tcPr>
            <w:tcW w:w="3639" w:type="dxa"/>
            <w:noWrap/>
            <w:hideMark/>
          </w:tcPr>
          <w:p w14:paraId="4F43BCB7"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Zambia</w:t>
            </w:r>
          </w:p>
        </w:tc>
        <w:tc>
          <w:tcPr>
            <w:tcW w:w="1269" w:type="dxa"/>
            <w:noWrap/>
            <w:hideMark/>
          </w:tcPr>
          <w:p w14:paraId="74ABAAB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0.412006</w:t>
            </w:r>
          </w:p>
        </w:tc>
        <w:tc>
          <w:tcPr>
            <w:tcW w:w="1269" w:type="dxa"/>
            <w:noWrap/>
            <w:hideMark/>
          </w:tcPr>
          <w:p w14:paraId="78C23B4C"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0.412373</w:t>
            </w:r>
          </w:p>
        </w:tc>
        <w:tc>
          <w:tcPr>
            <w:tcW w:w="1269" w:type="dxa"/>
            <w:noWrap/>
            <w:hideMark/>
          </w:tcPr>
          <w:p w14:paraId="4E69D19D"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0.412189</w:t>
            </w:r>
          </w:p>
        </w:tc>
        <w:tc>
          <w:tcPr>
            <w:tcW w:w="1269" w:type="dxa"/>
            <w:noWrap/>
            <w:hideMark/>
          </w:tcPr>
          <w:p w14:paraId="4C9B4961"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4.121894</w:t>
            </w:r>
          </w:p>
        </w:tc>
      </w:tr>
      <w:tr w:rsidR="00553A64" w:rsidRPr="008F7BB7" w14:paraId="6AEC2569" w14:textId="77777777" w:rsidTr="00D73EAE">
        <w:trPr>
          <w:trHeight w:val="285"/>
        </w:trPr>
        <w:tc>
          <w:tcPr>
            <w:tcW w:w="1031" w:type="dxa"/>
            <w:noWrap/>
            <w:hideMark/>
          </w:tcPr>
          <w:p w14:paraId="45E2404F"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219</w:t>
            </w:r>
          </w:p>
        </w:tc>
        <w:tc>
          <w:tcPr>
            <w:tcW w:w="3639" w:type="dxa"/>
            <w:noWrap/>
            <w:hideMark/>
          </w:tcPr>
          <w:p w14:paraId="13C9F4E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Zimbabwe</w:t>
            </w:r>
          </w:p>
        </w:tc>
        <w:tc>
          <w:tcPr>
            <w:tcW w:w="1269" w:type="dxa"/>
            <w:noWrap/>
            <w:hideMark/>
          </w:tcPr>
          <w:p w14:paraId="45C4684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0.34645</w:t>
            </w:r>
          </w:p>
        </w:tc>
        <w:tc>
          <w:tcPr>
            <w:tcW w:w="1269" w:type="dxa"/>
            <w:noWrap/>
            <w:hideMark/>
          </w:tcPr>
          <w:p w14:paraId="1AE248E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0.34704</w:t>
            </w:r>
          </w:p>
        </w:tc>
        <w:tc>
          <w:tcPr>
            <w:tcW w:w="1269" w:type="dxa"/>
            <w:noWrap/>
            <w:hideMark/>
          </w:tcPr>
          <w:p w14:paraId="7612EA0E"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0.346745</w:t>
            </w:r>
          </w:p>
        </w:tc>
        <w:tc>
          <w:tcPr>
            <w:tcW w:w="1269" w:type="dxa"/>
            <w:noWrap/>
            <w:hideMark/>
          </w:tcPr>
          <w:p w14:paraId="4EAA00C3" w14:textId="77777777" w:rsidR="00553A64" w:rsidRPr="008F7BB7" w:rsidRDefault="00553A64" w:rsidP="00D73EAE">
            <w:pPr>
              <w:spacing w:line="240" w:lineRule="auto"/>
              <w:ind w:firstLineChars="0" w:firstLine="0"/>
              <w:jc w:val="center"/>
              <w:rPr>
                <w:sz w:val="21"/>
                <w:szCs w:val="21"/>
              </w:rPr>
            </w:pPr>
            <w:r w:rsidRPr="008F7BB7">
              <w:rPr>
                <w:rFonts w:hint="eastAsia"/>
                <w:sz w:val="21"/>
                <w:szCs w:val="21"/>
              </w:rPr>
              <w:t>3.467451</w:t>
            </w:r>
          </w:p>
        </w:tc>
      </w:tr>
    </w:tbl>
    <w:p w14:paraId="00640E8E" w14:textId="77777777" w:rsidR="00553A64" w:rsidRDefault="00553A64" w:rsidP="00553A64">
      <w:pPr>
        <w:ind w:firstLineChars="0" w:firstLine="0"/>
        <w:jc w:val="center"/>
      </w:pPr>
      <w:r>
        <w:fldChar w:fldCharType="end"/>
      </w:r>
    </w:p>
    <w:p w14:paraId="198F1629" w14:textId="4F2D3855" w:rsidR="00553A64" w:rsidRDefault="00553A64" w:rsidP="00553A64">
      <w:pPr>
        <w:ind w:firstLineChars="0" w:firstLine="0"/>
      </w:pPr>
    </w:p>
    <w:p w14:paraId="14D6FCCF" w14:textId="77777777" w:rsidR="00D54C4B" w:rsidRDefault="00D54C4B" w:rsidP="00553A64">
      <w:pPr>
        <w:ind w:firstLineChars="0" w:firstLine="0"/>
      </w:pPr>
    </w:p>
    <w:p w14:paraId="2151DBB2" w14:textId="77777777" w:rsidR="00553A64" w:rsidRDefault="00553A64" w:rsidP="00553A64">
      <w:pPr>
        <w:pStyle w:val="2"/>
        <w:ind w:firstLine="562"/>
        <w:rPr>
          <w:rFonts w:hint="default"/>
        </w:rPr>
      </w:pPr>
      <w:bookmarkStart w:id="1197" w:name="_Toc78578941"/>
      <w:r>
        <w:t>附录四：</w:t>
      </w:r>
      <w:r>
        <w:t>LSTM</w:t>
      </w:r>
      <w:r>
        <w:t>感染人数预测结果</w:t>
      </w:r>
      <w:bookmarkEnd w:id="1197"/>
    </w:p>
    <w:p w14:paraId="5C65F15E" w14:textId="77777777" w:rsidR="00553A64" w:rsidRDefault="00553A64" w:rsidP="00553A64">
      <w:pPr>
        <w:ind w:firstLineChars="0" w:firstLine="0"/>
        <w:jc w:val="center"/>
      </w:pPr>
      <w:r>
        <w:rPr>
          <w:noProof/>
        </w:rPr>
        <w:drawing>
          <wp:inline distT="0" distB="0" distL="0" distR="0" wp14:anchorId="46547E77" wp14:editId="32847FDC">
            <wp:extent cx="5798324" cy="201393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7331" cy="2017064"/>
                    </a:xfrm>
                    <a:prstGeom prst="rect">
                      <a:avLst/>
                    </a:prstGeom>
                    <a:noFill/>
                    <a:ln>
                      <a:noFill/>
                    </a:ln>
                  </pic:spPr>
                </pic:pic>
              </a:graphicData>
            </a:graphic>
          </wp:inline>
        </w:drawing>
      </w:r>
    </w:p>
    <w:p w14:paraId="4DE98DEC" w14:textId="77777777" w:rsidR="00553A64" w:rsidRPr="00221FA6" w:rsidRDefault="00553A64" w:rsidP="00553A64">
      <w:pPr>
        <w:ind w:firstLine="420"/>
        <w:jc w:val="center"/>
        <w:rPr>
          <w:sz w:val="21"/>
          <w:szCs w:val="21"/>
        </w:rPr>
      </w:pPr>
      <w:r w:rsidRPr="00221FA6">
        <w:rPr>
          <w:rFonts w:hint="eastAsia"/>
          <w:sz w:val="21"/>
          <w:szCs w:val="21"/>
        </w:rPr>
        <w:t>图</w:t>
      </w:r>
      <w:r w:rsidRPr="00221FA6">
        <w:rPr>
          <w:rFonts w:hint="eastAsia"/>
          <w:sz w:val="21"/>
          <w:szCs w:val="21"/>
        </w:rPr>
        <w:t xml:space="preserve"> </w:t>
      </w:r>
      <w:r w:rsidRPr="00221FA6">
        <w:rPr>
          <w:rFonts w:cs="Times New Roman"/>
          <w:sz w:val="21"/>
          <w:szCs w:val="21"/>
        </w:rPr>
        <w:fldChar w:fldCharType="begin"/>
      </w:r>
      <w:r w:rsidRPr="00221FA6">
        <w:rPr>
          <w:rFonts w:cs="Times New Roman"/>
          <w:sz w:val="21"/>
          <w:szCs w:val="21"/>
        </w:rPr>
        <w:instrText xml:space="preserve"> SEQ </w:instrText>
      </w:r>
      <w:r w:rsidRPr="00221FA6">
        <w:rPr>
          <w:rFonts w:cs="Times New Roman"/>
          <w:sz w:val="21"/>
          <w:szCs w:val="21"/>
        </w:rPr>
        <w:instrText>图</w:instrText>
      </w:r>
      <w:r w:rsidRPr="00221FA6">
        <w:rPr>
          <w:rFonts w:cs="Times New Roman"/>
          <w:sz w:val="21"/>
          <w:szCs w:val="21"/>
        </w:rPr>
        <w:instrText xml:space="preserve"> \* ARABIC </w:instrText>
      </w:r>
      <w:r w:rsidRPr="00221FA6">
        <w:rPr>
          <w:rFonts w:cs="Times New Roman"/>
          <w:sz w:val="21"/>
          <w:szCs w:val="21"/>
        </w:rPr>
        <w:fldChar w:fldCharType="separate"/>
      </w:r>
      <w:r>
        <w:rPr>
          <w:rFonts w:cs="Times New Roman"/>
          <w:noProof/>
          <w:sz w:val="21"/>
          <w:szCs w:val="21"/>
        </w:rPr>
        <w:t>28</w:t>
      </w:r>
      <w:r w:rsidRPr="00221FA6">
        <w:rPr>
          <w:rFonts w:cs="Times New Roman"/>
          <w:sz w:val="21"/>
          <w:szCs w:val="21"/>
        </w:rPr>
        <w:fldChar w:fldCharType="end"/>
      </w:r>
      <w:r w:rsidRPr="00221FA6">
        <w:rPr>
          <w:rFonts w:cs="Times New Roman"/>
          <w:sz w:val="21"/>
          <w:szCs w:val="21"/>
        </w:rPr>
        <w:t xml:space="preserve"> </w:t>
      </w:r>
      <w:r w:rsidRPr="00221FA6">
        <w:rPr>
          <w:rFonts w:hint="eastAsia"/>
          <w:sz w:val="21"/>
          <w:szCs w:val="21"/>
        </w:rPr>
        <w:t>各国</w:t>
      </w:r>
      <w:r w:rsidRPr="00221FA6">
        <w:rPr>
          <w:rFonts w:hint="eastAsia"/>
          <w:sz w:val="21"/>
          <w:szCs w:val="21"/>
        </w:rPr>
        <w:t>L</w:t>
      </w:r>
      <w:r w:rsidRPr="00221FA6">
        <w:rPr>
          <w:sz w:val="21"/>
          <w:szCs w:val="21"/>
        </w:rPr>
        <w:t>STM</w:t>
      </w:r>
      <w:r w:rsidRPr="00221FA6">
        <w:rPr>
          <w:rFonts w:hint="eastAsia"/>
          <w:sz w:val="21"/>
          <w:szCs w:val="21"/>
        </w:rPr>
        <w:t>估计结果概览</w:t>
      </w:r>
    </w:p>
    <w:p w14:paraId="13F66A5B" w14:textId="77777777" w:rsidR="00553A64" w:rsidRPr="001C305B" w:rsidRDefault="00553A64" w:rsidP="00553A64">
      <w:pPr>
        <w:ind w:firstLineChars="0" w:firstLine="0"/>
      </w:pPr>
    </w:p>
    <w:p w14:paraId="6F5AF3CE" w14:textId="77777777" w:rsidR="00553A64" w:rsidRDefault="00553A64" w:rsidP="00553A64">
      <w:pPr>
        <w:ind w:firstLine="480"/>
      </w:pPr>
      <w:r>
        <w:br w:type="page"/>
      </w:r>
    </w:p>
    <w:p w14:paraId="717BD19E" w14:textId="77777777" w:rsidR="00553A64" w:rsidRDefault="00553A64">
      <w:pPr>
        <w:widowControl/>
        <w:adjustRightInd/>
        <w:spacing w:line="240" w:lineRule="auto"/>
        <w:ind w:firstLineChars="0" w:firstLine="0"/>
        <w:jc w:val="left"/>
        <w:rPr>
          <w:rFonts w:eastAsia="宋体" w:cs="Times New Roman"/>
          <w:kern w:val="0"/>
          <w:sz w:val="20"/>
          <w:szCs w:val="20"/>
        </w:rPr>
      </w:pPr>
    </w:p>
    <w:sectPr w:rsidR="00553A64" w:rsidSect="00553A64">
      <w:endnotePr>
        <w:numFmt w:val="decimal"/>
      </w:endnotePr>
      <w:type w:val="continuous"/>
      <w:pgSz w:w="11906" w:h="16838"/>
      <w:pgMar w:top="1440" w:right="1080" w:bottom="1440" w:left="1080" w:header="851" w:footer="624"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0" w:author="Administrator" w:date="2021-09-22T20:00:00Z" w:initials="A">
    <w:p w14:paraId="6F0BE382" w14:textId="69DBBD59" w:rsidR="00770256" w:rsidRDefault="00770256">
      <w:pPr>
        <w:pStyle w:val="a4"/>
        <w:ind w:firstLine="420"/>
        <w:rPr>
          <w:rFonts w:hint="eastAsia"/>
        </w:rPr>
      </w:pPr>
      <w:r>
        <w:rPr>
          <w:rStyle w:val="afa"/>
        </w:rPr>
        <w:annotationRef/>
      </w:r>
      <w:r>
        <w:rPr>
          <w:rFonts w:hint="eastAsia"/>
        </w:rPr>
        <w:t>这是这一版的附录标识，整合到一起时记得将标识修改</w:t>
      </w:r>
    </w:p>
  </w:comment>
  <w:comment w:id="657" w:author="Administrator" w:date="2021-09-22T15:57:00Z" w:initials="A">
    <w:p w14:paraId="327DD6F9" w14:textId="208CE8FF" w:rsidR="000B50E3" w:rsidRDefault="000B50E3">
      <w:pPr>
        <w:pStyle w:val="a4"/>
        <w:ind w:firstLine="420"/>
      </w:pPr>
      <w:r>
        <w:rPr>
          <w:rStyle w:val="afa"/>
        </w:rPr>
        <w:annotationRef/>
      </w:r>
      <w:r>
        <w:rPr>
          <w:rFonts w:hint="eastAsia"/>
        </w:rPr>
        <w:t>附录编号记得改掉，这里的编号是我发送的附录中的编号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0BE382" w15:done="0"/>
  <w15:commentEx w15:paraId="327DD6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609D7" w16cex:dateUtc="2021-09-22T12:00:00Z"/>
  <w16cex:commentExtensible w16cex:durableId="24F5D106" w16cex:dateUtc="2021-09-22T0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0BE382" w16cid:durableId="24F609D7"/>
  <w16cid:commentId w16cid:paraId="327DD6F9" w16cid:durableId="24F5D1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2D983" w14:textId="77777777" w:rsidR="00763E3A" w:rsidRDefault="00763E3A">
      <w:pPr>
        <w:spacing w:line="240" w:lineRule="auto"/>
        <w:ind w:firstLine="480"/>
      </w:pPr>
    </w:p>
  </w:endnote>
  <w:endnote w:type="continuationSeparator" w:id="0">
    <w:p w14:paraId="2BCA7DC3" w14:textId="77777777" w:rsidR="00763E3A" w:rsidRDefault="00763E3A">
      <w:pPr>
        <w:spacing w:line="240" w:lineRule="auto"/>
        <w:ind w:firstLine="480"/>
      </w:pPr>
    </w:p>
  </w:endnote>
  <w:endnote w:id="1">
    <w:p w14:paraId="3F4B4587" w14:textId="3F173B3D" w:rsidR="00553A64" w:rsidRDefault="00553A64" w:rsidP="00553A64">
      <w:pPr>
        <w:pStyle w:val="1"/>
        <w:spacing w:before="326"/>
        <w:ind w:firstLine="602"/>
      </w:pPr>
      <w:bookmarkStart w:id="4" w:name="_Toc78578942"/>
      <w:r>
        <w:rPr>
          <w:rFonts w:hint="eastAsia"/>
        </w:rPr>
        <w:t>九、参考文献</w:t>
      </w:r>
      <w:bookmarkEnd w:id="4"/>
    </w:p>
    <w:p w14:paraId="6BC033CF" w14:textId="044C5244" w:rsidR="000D5ACB" w:rsidRDefault="0082189E">
      <w:pPr>
        <w:pStyle w:val="a6"/>
        <w:ind w:firstLineChars="0" w:firstLine="0"/>
      </w:pPr>
      <w:r>
        <w:t>[</w:t>
      </w:r>
      <w:r>
        <w:endnoteRef/>
      </w:r>
      <w:r>
        <w:t xml:space="preserve">] </w:t>
      </w:r>
      <w:r>
        <w:t>钟秉枢</w:t>
      </w:r>
      <w:r>
        <w:t>,</w:t>
      </w:r>
      <w:r w:rsidR="005A2274">
        <w:t xml:space="preserve"> </w:t>
      </w:r>
      <w:proofErr w:type="gramStart"/>
      <w:r>
        <w:t>黄志剑</w:t>
      </w:r>
      <w:proofErr w:type="gramEnd"/>
      <w:r>
        <w:t>,</w:t>
      </w:r>
      <w:r w:rsidR="005A2274">
        <w:t xml:space="preserve"> </w:t>
      </w:r>
      <w:r>
        <w:t>王凯</w:t>
      </w:r>
      <w:r>
        <w:t>,</w:t>
      </w:r>
      <w:r w:rsidR="005A2274">
        <w:t xml:space="preserve"> </w:t>
      </w:r>
      <w:proofErr w:type="gramStart"/>
      <w:r>
        <w:t>车冰清</w:t>
      </w:r>
      <w:proofErr w:type="gramEnd"/>
      <w:r>
        <w:t xml:space="preserve"> &amp; </w:t>
      </w:r>
      <w:r>
        <w:t>宋昱</w:t>
      </w:r>
      <w:r>
        <w:t>.</w:t>
      </w:r>
      <w:r w:rsidR="005A2274">
        <w:t xml:space="preserve"> </w:t>
      </w:r>
      <w:r>
        <w:t>困境与应对：聚焦新型冠状病毒肺炎疫情对体育事业的影响</w:t>
      </w:r>
      <w:r>
        <w:t>.</w:t>
      </w:r>
      <w:r w:rsidR="005A2274">
        <w:t xml:space="preserve"> </w:t>
      </w:r>
      <w:r w:rsidRPr="005A2274">
        <w:t>体育学研究</w:t>
      </w:r>
      <w:r w:rsidR="005A2274">
        <w:rPr>
          <w:rFonts w:hint="eastAsia"/>
        </w:rPr>
        <w:t>,</w:t>
      </w:r>
      <w:r w:rsidR="005A2274">
        <w:t xml:space="preserve"> 2020, </w:t>
      </w:r>
      <w:r w:rsidR="005A2274" w:rsidRPr="005A2274">
        <w:t>34(2): 9-33.</w:t>
      </w:r>
    </w:p>
  </w:endnote>
  <w:endnote w:id="2">
    <w:p w14:paraId="479071CD" w14:textId="1D6DAB04" w:rsidR="000D5ACB" w:rsidRDefault="0082189E">
      <w:pPr>
        <w:ind w:firstLineChars="0" w:firstLine="0"/>
      </w:pPr>
      <w:r>
        <w:t>[</w:t>
      </w:r>
      <w:r>
        <w:endnoteRef/>
      </w:r>
      <w:r>
        <w:t xml:space="preserve">] </w:t>
      </w:r>
      <w:r>
        <w:rPr>
          <w:shd w:val="clear" w:color="auto" w:fill="FFFFFF"/>
        </w:rPr>
        <w:t>王润斌</w:t>
      </w:r>
      <w:r>
        <w:rPr>
          <w:shd w:val="clear" w:color="auto" w:fill="FFFFFF"/>
        </w:rPr>
        <w:t xml:space="preserve"> </w:t>
      </w:r>
      <w:r w:rsidRPr="003579A4">
        <w:rPr>
          <w:shd w:val="clear" w:color="auto" w:fill="FFFFFF"/>
        </w:rPr>
        <w:t>&amp;</w:t>
      </w:r>
      <w:r>
        <w:rPr>
          <w:shd w:val="clear" w:color="auto" w:fill="FFFFFF"/>
        </w:rPr>
        <w:t xml:space="preserve"> </w:t>
      </w:r>
      <w:r>
        <w:rPr>
          <w:shd w:val="clear" w:color="auto" w:fill="FFFFFF"/>
        </w:rPr>
        <w:t>李慧林</w:t>
      </w:r>
      <w:r>
        <w:rPr>
          <w:shd w:val="clear" w:color="auto" w:fill="FFFFFF"/>
        </w:rPr>
        <w:t>.</w:t>
      </w:r>
      <w:r w:rsidR="002E5D2E">
        <w:rPr>
          <w:shd w:val="clear" w:color="auto" w:fill="FFFFFF"/>
        </w:rPr>
        <w:t xml:space="preserve"> </w:t>
      </w:r>
      <w:r>
        <w:rPr>
          <w:shd w:val="clear" w:color="auto" w:fill="FFFFFF"/>
        </w:rPr>
        <w:t>东京</w:t>
      </w:r>
      <w:r>
        <w:rPr>
          <w:shd w:val="clear" w:color="auto" w:fill="FFFFFF"/>
        </w:rPr>
        <w:t>2020</w:t>
      </w:r>
      <w:r>
        <w:rPr>
          <w:shd w:val="clear" w:color="auto" w:fill="FFFFFF"/>
        </w:rPr>
        <w:t>年奥运会赛事延期交付的多维影响与应对之道</w:t>
      </w:r>
      <w:r>
        <w:rPr>
          <w:shd w:val="clear" w:color="auto" w:fill="FFFFFF"/>
        </w:rPr>
        <w:t>.</w:t>
      </w:r>
      <w:r w:rsidR="002E5D2E">
        <w:rPr>
          <w:shd w:val="clear" w:color="auto" w:fill="FFFFFF"/>
        </w:rPr>
        <w:t xml:space="preserve"> </w:t>
      </w:r>
      <w:r w:rsidRPr="002E5D2E">
        <w:rPr>
          <w:shd w:val="clear" w:color="auto" w:fill="FFFFFF"/>
        </w:rPr>
        <w:t>体育学研究</w:t>
      </w:r>
      <w:r w:rsidR="002E5D2E">
        <w:rPr>
          <w:rFonts w:hint="eastAsia"/>
          <w:shd w:val="clear" w:color="auto" w:fill="FFFFFF"/>
        </w:rPr>
        <w:t>,</w:t>
      </w:r>
      <w:r w:rsidR="005A2274">
        <w:rPr>
          <w:rFonts w:hint="eastAsia"/>
          <w:i/>
          <w:iCs/>
          <w:shd w:val="clear" w:color="auto" w:fill="FFFFFF"/>
        </w:rPr>
        <w:t xml:space="preserve"> </w:t>
      </w:r>
      <w:r w:rsidR="002E5D2E">
        <w:rPr>
          <w:shd w:val="clear" w:color="auto" w:fill="FFFFFF"/>
        </w:rPr>
        <w:t xml:space="preserve">2020, </w:t>
      </w:r>
      <w:r w:rsidR="003579A4">
        <w:rPr>
          <w:shd w:val="clear" w:color="auto" w:fill="FFFFFF"/>
        </w:rPr>
        <w:t>34</w:t>
      </w:r>
      <w:r>
        <w:rPr>
          <w:shd w:val="clear" w:color="auto" w:fill="FFFFFF"/>
        </w:rPr>
        <w:t>(3)</w:t>
      </w:r>
      <w:r w:rsidR="003579A4">
        <w:rPr>
          <w:shd w:val="clear" w:color="auto" w:fill="FFFFFF"/>
        </w:rPr>
        <w:t>:</w:t>
      </w:r>
      <w:r w:rsidR="002E5D2E">
        <w:rPr>
          <w:shd w:val="clear" w:color="auto" w:fill="FFFFFF"/>
        </w:rPr>
        <w:t xml:space="preserve"> </w:t>
      </w:r>
      <w:r>
        <w:rPr>
          <w:shd w:val="clear" w:color="auto" w:fill="FFFFFF"/>
        </w:rPr>
        <w:t>7-18.</w:t>
      </w:r>
    </w:p>
  </w:endnote>
  <w:endnote w:id="3">
    <w:p w14:paraId="142E2303" w14:textId="530897D1" w:rsidR="00B03D24" w:rsidRPr="00B03D24" w:rsidRDefault="00B03D24" w:rsidP="00B03D24">
      <w:pPr>
        <w:pStyle w:val="a6"/>
        <w:ind w:firstLineChars="0" w:firstLine="0"/>
        <w:rPr>
          <w:shd w:val="clear" w:color="auto" w:fill="FFFFFF"/>
        </w:rPr>
      </w:pPr>
      <w:r>
        <w:t>[</w:t>
      </w:r>
      <w:r w:rsidRPr="00B03D24">
        <w:endnoteRef/>
      </w:r>
      <w:r>
        <w:t xml:space="preserve">] </w:t>
      </w:r>
      <w:proofErr w:type="gramStart"/>
      <w:r w:rsidRPr="00B03D24">
        <w:rPr>
          <w:shd w:val="clear" w:color="auto" w:fill="FFFFFF"/>
        </w:rPr>
        <w:t>马樱桐</w:t>
      </w:r>
      <w:proofErr w:type="gramEnd"/>
      <w:r w:rsidRPr="00B03D24">
        <w:rPr>
          <w:shd w:val="clear" w:color="auto" w:fill="FFFFFF"/>
        </w:rPr>
        <w:t>.</w:t>
      </w:r>
      <w:r w:rsidR="002E5D2E">
        <w:rPr>
          <w:shd w:val="clear" w:color="auto" w:fill="FFFFFF"/>
        </w:rPr>
        <w:t xml:space="preserve"> </w:t>
      </w:r>
      <w:r w:rsidRPr="00B03D24">
        <w:rPr>
          <w:shd w:val="clear" w:color="auto" w:fill="FFFFFF"/>
        </w:rPr>
        <w:t>日本</w:t>
      </w:r>
      <w:r w:rsidRPr="00B03D24">
        <w:rPr>
          <w:shd w:val="clear" w:color="auto" w:fill="FFFFFF"/>
        </w:rPr>
        <w:t xml:space="preserve"> </w:t>
      </w:r>
      <w:r w:rsidRPr="00B03D24">
        <w:rPr>
          <w:shd w:val="clear" w:color="auto" w:fill="FFFFFF"/>
        </w:rPr>
        <w:t>东京宣布暂停奥运圣火展览活动</w:t>
      </w:r>
      <w:r w:rsidRPr="00B03D24">
        <w:rPr>
          <w:shd w:val="clear" w:color="auto" w:fill="FFFFFF"/>
        </w:rPr>
        <w:t>.</w:t>
      </w:r>
      <w:r w:rsidR="002E5D2E">
        <w:rPr>
          <w:rFonts w:ascii="Arial" w:hAnsi="Arial" w:cs="Arial"/>
          <w:color w:val="333333"/>
          <w:shd w:val="clear" w:color="auto" w:fill="FFFFFF"/>
        </w:rPr>
        <w:t xml:space="preserve"> </w:t>
      </w:r>
      <w:r w:rsidRPr="002E5D2E">
        <w:rPr>
          <w:rFonts w:ascii="Arial" w:hAnsi="Arial" w:cs="Arial"/>
          <w:color w:val="333333"/>
          <w:shd w:val="clear" w:color="auto" w:fill="FFFFFF"/>
        </w:rPr>
        <w:t>中国会展</w:t>
      </w:r>
      <w:r w:rsidRPr="002E5D2E">
        <w:rPr>
          <w:shd w:val="clear" w:color="auto" w:fill="FFFFFF"/>
        </w:rPr>
        <w:t>(</w:t>
      </w:r>
      <w:r w:rsidRPr="002E5D2E">
        <w:rPr>
          <w:rFonts w:ascii="Arial" w:hAnsi="Arial" w:cs="Arial"/>
          <w:color w:val="333333"/>
          <w:shd w:val="clear" w:color="auto" w:fill="FFFFFF"/>
        </w:rPr>
        <w:t>中国会议</w:t>
      </w:r>
      <w:r w:rsidRPr="002E5D2E">
        <w:rPr>
          <w:shd w:val="clear" w:color="auto" w:fill="FFFFFF"/>
        </w:rPr>
        <w:t>)</w:t>
      </w:r>
      <w:r w:rsidR="002E5D2E">
        <w:rPr>
          <w:shd w:val="clear" w:color="auto" w:fill="FFFFFF"/>
        </w:rPr>
        <w:t xml:space="preserve">, </w:t>
      </w:r>
      <w:r w:rsidR="002E5D2E" w:rsidRPr="00B03D24">
        <w:rPr>
          <w:shd w:val="clear" w:color="auto" w:fill="FFFFFF"/>
        </w:rPr>
        <w:t>2021</w:t>
      </w:r>
      <w:r w:rsidR="002E5D2E">
        <w:rPr>
          <w:shd w:val="clear" w:color="auto" w:fill="FFFFFF"/>
        </w:rPr>
        <w:t xml:space="preserve">, </w:t>
      </w:r>
      <w:r w:rsidRPr="00B03D24">
        <w:rPr>
          <w:shd w:val="clear" w:color="auto" w:fill="FFFFFF"/>
        </w:rPr>
        <w:t>(02)</w:t>
      </w:r>
      <w:r w:rsidR="003579A4">
        <w:rPr>
          <w:rFonts w:hint="eastAsia"/>
          <w:shd w:val="clear" w:color="auto" w:fill="FFFFFF"/>
        </w:rPr>
        <w:t>:</w:t>
      </w:r>
      <w:r w:rsidR="002E5D2E">
        <w:rPr>
          <w:shd w:val="clear" w:color="auto" w:fill="FFFFFF"/>
        </w:rPr>
        <w:t xml:space="preserve"> </w:t>
      </w:r>
      <w:r w:rsidRPr="00B03D24">
        <w:rPr>
          <w:shd w:val="clear" w:color="auto" w:fill="FFFFFF"/>
        </w:rPr>
        <w:t>50.</w:t>
      </w:r>
    </w:p>
  </w:endnote>
  <w:endnote w:id="4">
    <w:p w14:paraId="663345C9" w14:textId="3E46B70B" w:rsidR="00BE2004" w:rsidRPr="00BE2004" w:rsidRDefault="00BE2004" w:rsidP="00BE2004">
      <w:pPr>
        <w:pStyle w:val="a6"/>
        <w:ind w:firstLineChars="0" w:firstLine="0"/>
      </w:pPr>
      <w:r>
        <w:t>[</w:t>
      </w:r>
      <w:r w:rsidRPr="00BE2004">
        <w:endnoteRef/>
      </w:r>
      <w:r>
        <w:t xml:space="preserve">] </w:t>
      </w:r>
      <w:r w:rsidRPr="00BE2004">
        <w:rPr>
          <w:rFonts w:hint="eastAsia"/>
        </w:rPr>
        <w:t>张春萍</w:t>
      </w:r>
      <w:r w:rsidRPr="00BE2004">
        <w:rPr>
          <w:rFonts w:hint="eastAsia"/>
        </w:rPr>
        <w:t>,</w:t>
      </w:r>
      <w:r w:rsidR="002E5D2E">
        <w:t xml:space="preserve"> </w:t>
      </w:r>
      <w:r w:rsidRPr="00BE2004">
        <w:rPr>
          <w:rFonts w:hint="eastAsia"/>
        </w:rPr>
        <w:t>杨婧怡</w:t>
      </w:r>
      <w:r w:rsidRPr="00BE2004">
        <w:rPr>
          <w:rFonts w:hint="eastAsia"/>
        </w:rPr>
        <w:t>,</w:t>
      </w:r>
      <w:r w:rsidR="002E5D2E">
        <w:t xml:space="preserve"> </w:t>
      </w:r>
      <w:r w:rsidRPr="00BE2004">
        <w:rPr>
          <w:rFonts w:hint="eastAsia"/>
        </w:rPr>
        <w:t>向佳兴</w:t>
      </w:r>
      <w:r w:rsidRPr="00BE2004">
        <w:rPr>
          <w:rFonts w:hint="eastAsia"/>
        </w:rPr>
        <w:t>,</w:t>
      </w:r>
      <w:r w:rsidR="002E5D2E">
        <w:t xml:space="preserve"> </w:t>
      </w:r>
      <w:r w:rsidRPr="00BE2004">
        <w:rPr>
          <w:rFonts w:hint="eastAsia"/>
        </w:rPr>
        <w:t>周</w:t>
      </w:r>
      <w:proofErr w:type="gramStart"/>
      <w:r w:rsidRPr="00BE2004">
        <w:rPr>
          <w:rFonts w:hint="eastAsia"/>
        </w:rPr>
        <w:t>梦渝</w:t>
      </w:r>
      <w:r w:rsidRPr="00BE2004">
        <w:rPr>
          <w:rFonts w:hint="eastAsia"/>
        </w:rPr>
        <w:t>,</w:t>
      </w:r>
      <w:proofErr w:type="gramEnd"/>
      <w:r w:rsidR="002E5D2E">
        <w:t xml:space="preserve"> </w:t>
      </w:r>
      <w:r w:rsidRPr="00BE2004">
        <w:rPr>
          <w:rFonts w:hint="eastAsia"/>
        </w:rPr>
        <w:t>成骆彤</w:t>
      </w:r>
      <w:r w:rsidRPr="00BE2004">
        <w:rPr>
          <w:rFonts w:hint="eastAsia"/>
        </w:rPr>
        <w:t xml:space="preserve"> &amp; </w:t>
      </w:r>
      <w:r w:rsidRPr="00BE2004">
        <w:rPr>
          <w:rFonts w:hint="eastAsia"/>
        </w:rPr>
        <w:t>陈宇</w:t>
      </w:r>
      <w:r w:rsidRPr="00BE2004">
        <w:rPr>
          <w:rFonts w:hint="eastAsia"/>
        </w:rPr>
        <w:t>.</w:t>
      </w:r>
      <w:r w:rsidR="002E5D2E">
        <w:t xml:space="preserve"> </w:t>
      </w:r>
      <w:r w:rsidRPr="00BE2004">
        <w:rPr>
          <w:rFonts w:hint="eastAsia"/>
        </w:rPr>
        <w:t>新冠肺炎疫情对我国体育赛事利益相关者的影响及应对策略</w:t>
      </w:r>
      <w:r w:rsidRPr="00BE2004">
        <w:rPr>
          <w:rFonts w:hint="eastAsia"/>
        </w:rPr>
        <w:t xml:space="preserve">. </w:t>
      </w:r>
      <w:r w:rsidRPr="00BE2004">
        <w:rPr>
          <w:rFonts w:hint="eastAsia"/>
        </w:rPr>
        <w:t>北京体育大学学报</w:t>
      </w:r>
      <w:r w:rsidR="002E5D2E">
        <w:rPr>
          <w:rFonts w:hint="eastAsia"/>
        </w:rPr>
        <w:t>,</w:t>
      </w:r>
      <w:r w:rsidR="002E5D2E">
        <w:t xml:space="preserve"> </w:t>
      </w:r>
      <w:r w:rsidR="002E5D2E" w:rsidRPr="00BE2004">
        <w:rPr>
          <w:rFonts w:hint="eastAsia"/>
        </w:rPr>
        <w:t>2020</w:t>
      </w:r>
      <w:r w:rsidR="002E5D2E">
        <w:t>,</w:t>
      </w:r>
      <w:r w:rsidR="002E5D2E" w:rsidRPr="00BE2004">
        <w:rPr>
          <w:rFonts w:hint="eastAsia"/>
        </w:rPr>
        <w:t xml:space="preserve"> </w:t>
      </w:r>
      <w:r w:rsidRPr="00BE2004">
        <w:rPr>
          <w:rFonts w:hint="eastAsia"/>
        </w:rPr>
        <w:t>(11)</w:t>
      </w:r>
      <w:r w:rsidR="003579A4">
        <w:t>:</w:t>
      </w:r>
      <w:r w:rsidR="002E5D2E">
        <w:t xml:space="preserve"> </w:t>
      </w:r>
      <w:r w:rsidRPr="00BE2004">
        <w:rPr>
          <w:rFonts w:hint="eastAsia"/>
        </w:rPr>
        <w:t>34-41.</w:t>
      </w:r>
    </w:p>
  </w:endnote>
  <w:endnote w:id="5">
    <w:p w14:paraId="0B6AAB01" w14:textId="395BFBE2" w:rsidR="000D5ACB" w:rsidRDefault="0082189E">
      <w:pPr>
        <w:ind w:firstLineChars="0" w:firstLine="0"/>
      </w:pPr>
      <w:r>
        <w:t>[</w:t>
      </w:r>
      <w:r>
        <w:endnoteRef/>
      </w:r>
      <w:r>
        <w:t xml:space="preserve">] </w:t>
      </w:r>
      <w:r>
        <w:rPr>
          <w:shd w:val="clear" w:color="auto" w:fill="FFFFFF"/>
        </w:rPr>
        <w:t>叶春明</w:t>
      </w:r>
      <w:r>
        <w:rPr>
          <w:shd w:val="clear" w:color="auto" w:fill="FFFFFF"/>
        </w:rPr>
        <w:t>,</w:t>
      </w:r>
      <w:r w:rsidR="00802F97">
        <w:rPr>
          <w:shd w:val="clear" w:color="auto" w:fill="FFFFFF"/>
        </w:rPr>
        <w:t xml:space="preserve"> </w:t>
      </w:r>
      <w:r>
        <w:rPr>
          <w:shd w:val="clear" w:color="auto" w:fill="FFFFFF"/>
        </w:rPr>
        <w:t>赵圣文</w:t>
      </w:r>
      <w:r>
        <w:rPr>
          <w:shd w:val="clear" w:color="auto" w:fill="FFFFFF"/>
        </w:rPr>
        <w:t>,</w:t>
      </w:r>
      <w:r w:rsidR="00802F97">
        <w:rPr>
          <w:shd w:val="clear" w:color="auto" w:fill="FFFFFF"/>
        </w:rPr>
        <w:t xml:space="preserve"> </w:t>
      </w:r>
      <w:r>
        <w:rPr>
          <w:shd w:val="clear" w:color="auto" w:fill="FFFFFF"/>
        </w:rPr>
        <w:t>杨秀红</w:t>
      </w:r>
      <w:r>
        <w:rPr>
          <w:shd w:val="clear" w:color="auto" w:fill="FFFFFF"/>
        </w:rPr>
        <w:t xml:space="preserve"> &amp; </w:t>
      </w:r>
      <w:r>
        <w:rPr>
          <w:shd w:val="clear" w:color="auto" w:fill="FFFFFF"/>
        </w:rPr>
        <w:t>刘海韵</w:t>
      </w:r>
      <w:r>
        <w:rPr>
          <w:shd w:val="clear" w:color="auto" w:fill="FFFFFF"/>
        </w:rPr>
        <w:t>.</w:t>
      </w:r>
      <w:r w:rsidR="002E5D2E">
        <w:rPr>
          <w:shd w:val="clear" w:color="auto" w:fill="FFFFFF"/>
        </w:rPr>
        <w:t xml:space="preserve"> </w:t>
      </w:r>
      <w:r>
        <w:rPr>
          <w:shd w:val="clear" w:color="auto" w:fill="FFFFFF"/>
        </w:rPr>
        <w:t>基于机器学习的青少年运动员新冠肺炎疫情应对能力分析与预测</w:t>
      </w:r>
      <w:r>
        <w:rPr>
          <w:shd w:val="clear" w:color="auto" w:fill="FFFFFF"/>
        </w:rPr>
        <w:t>.</w:t>
      </w:r>
      <w:r w:rsidR="002E5D2E">
        <w:rPr>
          <w:shd w:val="clear" w:color="auto" w:fill="FFFFFF"/>
        </w:rPr>
        <w:t xml:space="preserve"> </w:t>
      </w:r>
      <w:r w:rsidRPr="002E5D2E">
        <w:rPr>
          <w:shd w:val="clear" w:color="auto" w:fill="FFFFFF"/>
        </w:rPr>
        <w:t>体育学刊</w:t>
      </w:r>
      <w:r w:rsidR="002E5D2E">
        <w:rPr>
          <w:shd w:val="clear" w:color="auto" w:fill="FFFFFF"/>
        </w:rPr>
        <w:t>,</w:t>
      </w:r>
      <w:r w:rsidR="005A2274">
        <w:rPr>
          <w:rFonts w:hint="eastAsia"/>
          <w:i/>
          <w:iCs/>
          <w:shd w:val="clear" w:color="auto" w:fill="FFFFFF"/>
        </w:rPr>
        <w:t xml:space="preserve"> </w:t>
      </w:r>
      <w:r w:rsidR="002E5D2E">
        <w:rPr>
          <w:shd w:val="clear" w:color="auto" w:fill="FFFFFF"/>
        </w:rPr>
        <w:t xml:space="preserve">2020, </w:t>
      </w:r>
      <w:r>
        <w:rPr>
          <w:shd w:val="clear" w:color="auto" w:fill="FFFFFF"/>
        </w:rPr>
        <w:t>(03)</w:t>
      </w:r>
      <w:r w:rsidR="003579A4">
        <w:rPr>
          <w:shd w:val="clear" w:color="auto" w:fill="FFFFFF"/>
        </w:rPr>
        <w:t>:</w:t>
      </w:r>
      <w:r w:rsidR="002E5D2E">
        <w:rPr>
          <w:shd w:val="clear" w:color="auto" w:fill="FFFFFF"/>
        </w:rPr>
        <w:t xml:space="preserve"> </w:t>
      </w:r>
      <w:r>
        <w:rPr>
          <w:shd w:val="clear" w:color="auto" w:fill="FFFFFF"/>
        </w:rPr>
        <w:t>68-73.</w:t>
      </w:r>
    </w:p>
  </w:endnote>
  <w:endnote w:id="6">
    <w:p w14:paraId="07716ED3" w14:textId="11326B69" w:rsidR="00BE2004" w:rsidRPr="00BE2004" w:rsidRDefault="00BE2004" w:rsidP="00BE2004">
      <w:pPr>
        <w:pStyle w:val="a6"/>
        <w:ind w:firstLineChars="0" w:firstLine="0"/>
        <w:rPr>
          <w:shd w:val="clear" w:color="auto" w:fill="FFFFFF"/>
        </w:rPr>
      </w:pPr>
      <w:r>
        <w:t>[</w:t>
      </w:r>
      <w:r w:rsidRPr="00BE2004">
        <w:endnoteRef/>
      </w:r>
      <w:r>
        <w:t>]</w:t>
      </w:r>
      <w:r w:rsidRPr="00BE2004">
        <w:t xml:space="preserve"> </w:t>
      </w:r>
      <w:r w:rsidRPr="00BE2004">
        <w:rPr>
          <w:rFonts w:ascii="Arial" w:hAnsi="Arial" w:cs="Arial"/>
          <w:color w:val="333333"/>
          <w:shd w:val="clear" w:color="auto" w:fill="FFFFFF"/>
        </w:rPr>
        <w:t>李</w:t>
      </w:r>
      <w:r w:rsidRPr="002E5D2E">
        <w:rPr>
          <w:shd w:val="clear" w:color="auto" w:fill="FFFFFF"/>
        </w:rPr>
        <w:t>佳宸</w:t>
      </w:r>
      <w:r w:rsidRPr="002E5D2E">
        <w:rPr>
          <w:shd w:val="clear" w:color="auto" w:fill="FFFFFF"/>
        </w:rPr>
        <w:t xml:space="preserve"> &amp; </w:t>
      </w:r>
      <w:r w:rsidRPr="002E5D2E">
        <w:rPr>
          <w:shd w:val="clear" w:color="auto" w:fill="FFFFFF"/>
        </w:rPr>
        <w:t>李璐</w:t>
      </w:r>
      <w:r w:rsidRPr="002E5D2E">
        <w:rPr>
          <w:shd w:val="clear" w:color="auto" w:fill="FFFFFF"/>
        </w:rPr>
        <w:t>.</w:t>
      </w:r>
      <w:r w:rsidR="002E5D2E">
        <w:rPr>
          <w:shd w:val="clear" w:color="auto" w:fill="FFFFFF"/>
        </w:rPr>
        <w:t xml:space="preserve"> </w:t>
      </w:r>
      <w:r w:rsidRPr="002E5D2E">
        <w:rPr>
          <w:shd w:val="clear" w:color="auto" w:fill="FFFFFF"/>
        </w:rPr>
        <w:t>新冠疫情期间篮球运动员焦虑成因及调节方法探析</w:t>
      </w:r>
      <w:r w:rsidRPr="002E5D2E">
        <w:rPr>
          <w:shd w:val="clear" w:color="auto" w:fill="FFFFFF"/>
        </w:rPr>
        <w:t>.</w:t>
      </w:r>
      <w:r w:rsidR="002E5D2E">
        <w:rPr>
          <w:shd w:val="clear" w:color="auto" w:fill="FFFFFF"/>
        </w:rPr>
        <w:t xml:space="preserve"> </w:t>
      </w:r>
      <w:r w:rsidRPr="002E5D2E">
        <w:rPr>
          <w:shd w:val="clear" w:color="auto" w:fill="FFFFFF"/>
        </w:rPr>
        <w:t>体育科技文献通报</w:t>
      </w:r>
      <w:r w:rsidR="002E5D2E">
        <w:rPr>
          <w:rFonts w:hint="eastAsia"/>
          <w:shd w:val="clear" w:color="auto" w:fill="FFFFFF"/>
        </w:rPr>
        <w:t>,</w:t>
      </w:r>
      <w:r w:rsidR="002E5D2E">
        <w:rPr>
          <w:shd w:val="clear" w:color="auto" w:fill="FFFFFF"/>
        </w:rPr>
        <w:t xml:space="preserve"> 2020, </w:t>
      </w:r>
      <w:r w:rsidRPr="00BE2004">
        <w:rPr>
          <w:shd w:val="clear" w:color="auto" w:fill="FFFFFF"/>
        </w:rPr>
        <w:t>(12)</w:t>
      </w:r>
      <w:r w:rsidR="00CA41BB">
        <w:rPr>
          <w:shd w:val="clear" w:color="auto" w:fill="FFFFFF"/>
        </w:rPr>
        <w:t>:</w:t>
      </w:r>
      <w:r w:rsidR="002E5D2E">
        <w:rPr>
          <w:shd w:val="clear" w:color="auto" w:fill="FFFFFF"/>
        </w:rPr>
        <w:t xml:space="preserve"> </w:t>
      </w:r>
      <w:r w:rsidRPr="00BE2004">
        <w:rPr>
          <w:shd w:val="clear" w:color="auto" w:fill="FFFFFF"/>
        </w:rPr>
        <w:t>178-180.</w:t>
      </w:r>
    </w:p>
  </w:endnote>
  <w:endnote w:id="7">
    <w:p w14:paraId="162EFD90" w14:textId="6A894359" w:rsidR="000D5ACB" w:rsidRDefault="0082189E">
      <w:pPr>
        <w:ind w:firstLineChars="0" w:firstLine="0"/>
      </w:pPr>
      <w:r>
        <w:t>[</w:t>
      </w:r>
      <w:r>
        <w:endnoteRef/>
      </w:r>
      <w:r>
        <w:t>]</w:t>
      </w:r>
      <w:r w:rsidR="00963531">
        <w:t xml:space="preserve"> </w:t>
      </w:r>
      <w:r w:rsidR="00963531" w:rsidRPr="00963531">
        <w:rPr>
          <w:rFonts w:hint="eastAsia"/>
          <w:shd w:val="clear" w:color="auto" w:fill="FFFFFF"/>
        </w:rPr>
        <w:t>杨小芳</w:t>
      </w:r>
      <w:r w:rsidR="00963531" w:rsidRPr="00963531">
        <w:rPr>
          <w:rFonts w:hint="eastAsia"/>
          <w:shd w:val="clear" w:color="auto" w:fill="FFFFFF"/>
        </w:rPr>
        <w:t>,</w:t>
      </w:r>
      <w:r w:rsidR="002E5D2E">
        <w:rPr>
          <w:shd w:val="clear" w:color="auto" w:fill="FFFFFF"/>
        </w:rPr>
        <w:t xml:space="preserve"> </w:t>
      </w:r>
      <w:r w:rsidR="00963531" w:rsidRPr="00963531">
        <w:rPr>
          <w:rFonts w:hint="eastAsia"/>
          <w:shd w:val="clear" w:color="auto" w:fill="FFFFFF"/>
        </w:rPr>
        <w:t>李子航</w:t>
      </w:r>
      <w:r w:rsidR="00963531" w:rsidRPr="00963531">
        <w:rPr>
          <w:rFonts w:hint="eastAsia"/>
          <w:shd w:val="clear" w:color="auto" w:fill="FFFFFF"/>
        </w:rPr>
        <w:t xml:space="preserve"> &amp; </w:t>
      </w:r>
      <w:proofErr w:type="gramStart"/>
      <w:r w:rsidR="00963531" w:rsidRPr="00963531">
        <w:rPr>
          <w:rFonts w:hint="eastAsia"/>
          <w:shd w:val="clear" w:color="auto" w:fill="FFFFFF"/>
        </w:rPr>
        <w:t>贺武华</w:t>
      </w:r>
      <w:proofErr w:type="gramEnd"/>
      <w:r w:rsidR="00963531" w:rsidRPr="00963531">
        <w:rPr>
          <w:rFonts w:hint="eastAsia"/>
          <w:shd w:val="clear" w:color="auto" w:fill="FFFFFF"/>
        </w:rPr>
        <w:t>.</w:t>
      </w:r>
      <w:r w:rsidR="002E5D2E">
        <w:rPr>
          <w:shd w:val="clear" w:color="auto" w:fill="FFFFFF"/>
        </w:rPr>
        <w:t xml:space="preserve"> </w:t>
      </w:r>
      <w:r w:rsidR="00963531" w:rsidRPr="00963531">
        <w:rPr>
          <w:rFonts w:hint="eastAsia"/>
          <w:shd w:val="clear" w:color="auto" w:fill="FFFFFF"/>
        </w:rPr>
        <w:t>从新冠疫情的</w:t>
      </w:r>
      <w:proofErr w:type="gramStart"/>
      <w:r w:rsidR="00963531" w:rsidRPr="00963531">
        <w:rPr>
          <w:rFonts w:hint="eastAsia"/>
          <w:shd w:val="clear" w:color="auto" w:fill="FFFFFF"/>
        </w:rPr>
        <w:t>微博热</w:t>
      </w:r>
      <w:proofErr w:type="gramEnd"/>
      <w:r w:rsidR="00963531" w:rsidRPr="00963531">
        <w:rPr>
          <w:rFonts w:hint="eastAsia"/>
          <w:shd w:val="clear" w:color="auto" w:fill="FFFFFF"/>
        </w:rPr>
        <w:t>搜看网络舆情演变及治理</w:t>
      </w:r>
      <w:r w:rsidR="00963531" w:rsidRPr="00963531">
        <w:rPr>
          <w:rFonts w:hint="eastAsia"/>
          <w:shd w:val="clear" w:color="auto" w:fill="FFFFFF"/>
        </w:rPr>
        <w:t xml:space="preserve">. </w:t>
      </w:r>
      <w:r w:rsidR="00963531" w:rsidRPr="00963531">
        <w:rPr>
          <w:rFonts w:hint="eastAsia"/>
          <w:shd w:val="clear" w:color="auto" w:fill="FFFFFF"/>
        </w:rPr>
        <w:t>西南交通大学学报</w:t>
      </w:r>
      <w:r w:rsidR="00963531" w:rsidRPr="00963531">
        <w:rPr>
          <w:rFonts w:hint="eastAsia"/>
          <w:shd w:val="clear" w:color="auto" w:fill="FFFFFF"/>
        </w:rPr>
        <w:t>(</w:t>
      </w:r>
      <w:r w:rsidR="00963531" w:rsidRPr="00963531">
        <w:rPr>
          <w:rFonts w:hint="eastAsia"/>
          <w:shd w:val="clear" w:color="auto" w:fill="FFFFFF"/>
        </w:rPr>
        <w:t>社会科学版</w:t>
      </w:r>
      <w:r w:rsidR="00963531" w:rsidRPr="00963531">
        <w:rPr>
          <w:rFonts w:hint="eastAsia"/>
          <w:shd w:val="clear" w:color="auto" w:fill="FFFFFF"/>
        </w:rPr>
        <w:t>)</w:t>
      </w:r>
      <w:r w:rsidR="002E5D2E">
        <w:rPr>
          <w:shd w:val="clear" w:color="auto" w:fill="FFFFFF"/>
        </w:rPr>
        <w:t xml:space="preserve">, </w:t>
      </w:r>
      <w:r w:rsidR="002E5D2E" w:rsidRPr="00963531">
        <w:rPr>
          <w:rFonts w:hint="eastAsia"/>
          <w:shd w:val="clear" w:color="auto" w:fill="FFFFFF"/>
        </w:rPr>
        <w:t>2021</w:t>
      </w:r>
      <w:r w:rsidR="002E5D2E">
        <w:rPr>
          <w:shd w:val="clear" w:color="auto" w:fill="FFFFFF"/>
        </w:rPr>
        <w:t xml:space="preserve">, </w:t>
      </w:r>
      <w:r w:rsidR="00963531" w:rsidRPr="00963531">
        <w:rPr>
          <w:rFonts w:hint="eastAsia"/>
          <w:shd w:val="clear" w:color="auto" w:fill="FFFFFF"/>
        </w:rPr>
        <w:t>(04)</w:t>
      </w:r>
      <w:r w:rsidR="00CA41BB">
        <w:rPr>
          <w:shd w:val="clear" w:color="auto" w:fill="FFFFFF"/>
        </w:rPr>
        <w:t>:</w:t>
      </w:r>
      <w:r w:rsidR="002E5D2E">
        <w:rPr>
          <w:shd w:val="clear" w:color="auto" w:fill="FFFFFF"/>
        </w:rPr>
        <w:t xml:space="preserve"> </w:t>
      </w:r>
      <w:r w:rsidR="00963531" w:rsidRPr="00963531">
        <w:rPr>
          <w:rFonts w:hint="eastAsia"/>
          <w:shd w:val="clear" w:color="auto" w:fill="FFFFFF"/>
        </w:rPr>
        <w:t xml:space="preserve">34-40. </w:t>
      </w:r>
    </w:p>
  </w:endnote>
  <w:endnote w:id="8">
    <w:p w14:paraId="3AF646F2" w14:textId="2EE995A2" w:rsidR="00AF355C" w:rsidRPr="00AF355C" w:rsidRDefault="00AF355C" w:rsidP="00AF355C">
      <w:pPr>
        <w:pStyle w:val="a6"/>
        <w:ind w:firstLineChars="0" w:firstLine="0"/>
      </w:pPr>
      <w:r>
        <w:t>[</w:t>
      </w:r>
      <w:r w:rsidRPr="00AF355C">
        <w:endnoteRef/>
      </w:r>
      <w:r>
        <w:t xml:space="preserve">] </w:t>
      </w:r>
      <w:r w:rsidRPr="00AF355C">
        <w:rPr>
          <w:rFonts w:hint="eastAsia"/>
        </w:rPr>
        <w:t>李坤</w:t>
      </w:r>
      <w:r w:rsidRPr="00AF355C">
        <w:rPr>
          <w:rFonts w:hint="eastAsia"/>
        </w:rPr>
        <w:t>.</w:t>
      </w:r>
      <w:r w:rsidR="002E5D2E">
        <w:t xml:space="preserve"> </w:t>
      </w:r>
      <w:r w:rsidRPr="00AF355C">
        <w:rPr>
          <w:rFonts w:hint="eastAsia"/>
        </w:rPr>
        <w:t>新冠肺炎疫情期间西方的意识形态攻击与中国的应对</w:t>
      </w:r>
      <w:r w:rsidRPr="00AF355C">
        <w:rPr>
          <w:rFonts w:hint="eastAsia"/>
        </w:rPr>
        <w:t>.</w:t>
      </w:r>
      <w:r w:rsidR="002E5D2E">
        <w:t xml:space="preserve"> </w:t>
      </w:r>
      <w:r w:rsidRPr="00AF355C">
        <w:rPr>
          <w:rFonts w:hint="eastAsia"/>
        </w:rPr>
        <w:t>天津师范大学学报</w:t>
      </w:r>
      <w:r w:rsidRPr="00AF355C">
        <w:rPr>
          <w:rFonts w:hint="eastAsia"/>
        </w:rPr>
        <w:t>(</w:t>
      </w:r>
      <w:r w:rsidRPr="00AF355C">
        <w:rPr>
          <w:rFonts w:hint="eastAsia"/>
        </w:rPr>
        <w:t>社会科学版</w:t>
      </w:r>
      <w:r w:rsidRPr="00AF355C">
        <w:rPr>
          <w:rFonts w:hint="eastAsia"/>
        </w:rPr>
        <w:t>),</w:t>
      </w:r>
      <w:r w:rsidR="002E5D2E">
        <w:t xml:space="preserve"> </w:t>
      </w:r>
      <w:r w:rsidRPr="00AF355C">
        <w:rPr>
          <w:rFonts w:hint="eastAsia"/>
        </w:rPr>
        <w:t>2021</w:t>
      </w:r>
      <w:r w:rsidR="002E5D2E">
        <w:t xml:space="preserve">, </w:t>
      </w:r>
      <w:r w:rsidRPr="00AF355C">
        <w:rPr>
          <w:rFonts w:hint="eastAsia"/>
        </w:rPr>
        <w:t>(04):</w:t>
      </w:r>
      <w:r w:rsidR="00CA41BB">
        <w:t xml:space="preserve"> </w:t>
      </w:r>
      <w:r w:rsidRPr="00AF355C">
        <w:rPr>
          <w:rFonts w:hint="eastAsia"/>
        </w:rPr>
        <w:t>70-75.</w:t>
      </w:r>
    </w:p>
  </w:endnote>
  <w:endnote w:id="9">
    <w:p w14:paraId="23C239A2" w14:textId="4826F25E" w:rsidR="000D5ACB" w:rsidRPr="00963531" w:rsidRDefault="0082189E">
      <w:pPr>
        <w:pStyle w:val="a6"/>
        <w:ind w:firstLineChars="0" w:firstLine="0"/>
        <w:rPr>
          <w:shd w:val="clear" w:color="auto" w:fill="FFFFFF"/>
        </w:rPr>
      </w:pPr>
      <w:r>
        <w:t>[</w:t>
      </w:r>
      <w:r>
        <w:endnoteRef/>
      </w:r>
      <w:r>
        <w:t xml:space="preserve">] </w:t>
      </w:r>
      <w:r w:rsidR="001C2B00" w:rsidRPr="001C2B00">
        <w:rPr>
          <w:rFonts w:hint="eastAsia"/>
        </w:rPr>
        <w:t>王祎</w:t>
      </w:r>
      <w:r w:rsidR="001C2B00">
        <w:rPr>
          <w:rFonts w:hint="eastAsia"/>
        </w:rPr>
        <w:t>.</w:t>
      </w:r>
      <w:r w:rsidR="00963531" w:rsidRPr="00963531">
        <w:rPr>
          <w:shd w:val="clear" w:color="auto" w:fill="FFFFFF"/>
        </w:rPr>
        <w:t xml:space="preserve"> </w:t>
      </w:r>
      <w:proofErr w:type="gramStart"/>
      <w:r w:rsidR="00963531">
        <w:rPr>
          <w:rFonts w:ascii="Arial" w:hAnsi="Arial" w:cs="Arial"/>
          <w:color w:val="000000"/>
          <w:shd w:val="clear" w:color="auto" w:fill="FFFFFF"/>
        </w:rPr>
        <w:t>世</w:t>
      </w:r>
      <w:proofErr w:type="gramEnd"/>
      <w:r w:rsidR="00963531">
        <w:rPr>
          <w:rFonts w:ascii="Arial" w:hAnsi="Arial" w:cs="Arial"/>
          <w:color w:val="000000"/>
          <w:shd w:val="clear" w:color="auto" w:fill="FFFFFF"/>
        </w:rPr>
        <w:t>卫警告这种变异病毒即将传遍全球！有人接种疫苗也感染</w:t>
      </w:r>
      <w:r w:rsidR="001C2B00">
        <w:rPr>
          <w:rFonts w:ascii="Arial" w:hAnsi="Arial" w:cs="Arial"/>
          <w:color w:val="000000"/>
          <w:shd w:val="clear" w:color="auto" w:fill="FFFFFF"/>
        </w:rPr>
        <w:t xml:space="preserve">. </w:t>
      </w:r>
      <w:r w:rsidR="00963531">
        <w:rPr>
          <w:rFonts w:ascii="Arial" w:hAnsi="Arial" w:cs="Arial"/>
          <w:color w:val="000000"/>
          <w:shd w:val="clear" w:color="auto" w:fill="FFFFFF"/>
        </w:rPr>
        <w:t>中新网</w:t>
      </w:r>
      <w:r w:rsidR="00963531">
        <w:rPr>
          <w:rFonts w:ascii="Arial" w:hAnsi="Arial" w:cs="Arial"/>
          <w:color w:val="000000"/>
          <w:shd w:val="clear" w:color="auto" w:fill="FFFFFF"/>
        </w:rPr>
        <w:t xml:space="preserve">. </w:t>
      </w:r>
      <w:r w:rsidR="001C2B00">
        <w:rPr>
          <w:shd w:val="clear" w:color="auto" w:fill="FFFFFF"/>
        </w:rPr>
        <w:t>2021-7-13</w:t>
      </w:r>
      <w:r w:rsidR="00963531" w:rsidRPr="00963531">
        <w:rPr>
          <w:shd w:val="clear" w:color="auto" w:fill="FFFFFF"/>
        </w:rPr>
        <w:t>, https://www.chinanews.com/gj/2021/07-13/9518456.shtml</w:t>
      </w:r>
      <w:r w:rsidR="00C72535">
        <w:rPr>
          <w:shd w:val="clear" w:color="auto" w:fill="FFFFFF"/>
        </w:rPr>
        <w:t>.</w:t>
      </w:r>
    </w:p>
  </w:endnote>
  <w:endnote w:id="10">
    <w:p w14:paraId="6D29B7CB" w14:textId="192CEC1F" w:rsidR="000D5ACB" w:rsidRDefault="0082189E">
      <w:pPr>
        <w:pStyle w:val="a6"/>
        <w:ind w:firstLineChars="0" w:firstLine="0"/>
      </w:pPr>
      <w:r>
        <w:t>[</w:t>
      </w:r>
      <w:r>
        <w:endnoteRef/>
      </w:r>
      <w:r>
        <w:t xml:space="preserve">] </w:t>
      </w:r>
      <w:r w:rsidR="00802F97" w:rsidRPr="00802F97">
        <w:rPr>
          <w:rFonts w:hint="eastAsia"/>
        </w:rPr>
        <w:t>王珊宁</w:t>
      </w:r>
      <w:r w:rsidR="00802F97">
        <w:rPr>
          <w:rFonts w:hint="eastAsia"/>
        </w:rPr>
        <w:t xml:space="preserve"> </w:t>
      </w:r>
      <w:r w:rsidR="00802F97">
        <w:t xml:space="preserve">&amp; </w:t>
      </w:r>
      <w:r w:rsidR="00802F97" w:rsidRPr="00802F97">
        <w:rPr>
          <w:rFonts w:hint="eastAsia"/>
        </w:rPr>
        <w:t>刘凌</w:t>
      </w:r>
      <w:r w:rsidR="00963531" w:rsidRPr="00963531">
        <w:rPr>
          <w:rFonts w:hint="eastAsia"/>
        </w:rPr>
        <w:t>海</w:t>
      </w:r>
      <w:r w:rsidR="00963531" w:rsidRPr="00963531">
        <w:rPr>
          <w:rFonts w:hint="eastAsia"/>
        </w:rPr>
        <w:t xml:space="preserve">. </w:t>
      </w:r>
      <w:r w:rsidR="00963531" w:rsidRPr="00963531">
        <w:rPr>
          <w:rFonts w:hint="eastAsia"/>
        </w:rPr>
        <w:t>日本</w:t>
      </w:r>
      <w:r w:rsidR="00963531" w:rsidRPr="00963531">
        <w:rPr>
          <w:rFonts w:hint="eastAsia"/>
        </w:rPr>
        <w:t>21</w:t>
      </w:r>
      <w:r w:rsidR="00963531" w:rsidRPr="00963531">
        <w:rPr>
          <w:rFonts w:hint="eastAsia"/>
        </w:rPr>
        <w:t>万人签名要求停办东京奥运：民众感到危险</w:t>
      </w:r>
      <w:r w:rsidR="00802F97">
        <w:t xml:space="preserve">. </w:t>
      </w:r>
      <w:r w:rsidR="00963531" w:rsidRPr="00963531">
        <w:rPr>
          <w:rFonts w:hint="eastAsia"/>
        </w:rPr>
        <w:t>海外网</w:t>
      </w:r>
      <w:r w:rsidR="00963531" w:rsidRPr="00963531">
        <w:rPr>
          <w:rFonts w:hint="eastAsia"/>
        </w:rPr>
        <w:t xml:space="preserve">. </w:t>
      </w:r>
      <w:r w:rsidR="00802F97">
        <w:t>2021-5-</w:t>
      </w:r>
      <w:proofErr w:type="gramStart"/>
      <w:r w:rsidR="00802F97">
        <w:t>7</w:t>
      </w:r>
      <w:r w:rsidR="00963531" w:rsidRPr="00963531">
        <w:rPr>
          <w:rFonts w:hint="eastAsia"/>
        </w:rPr>
        <w:t>,http://news.haiwainet.cn/n/2021/0507/c3541093-32085854.html</w:t>
      </w:r>
      <w:proofErr w:type="gramEnd"/>
      <w:r w:rsidR="00C72535">
        <w:t>.</w:t>
      </w:r>
    </w:p>
  </w:endnote>
  <w:endnote w:id="11">
    <w:p w14:paraId="747CCC92" w14:textId="2AB401F6" w:rsidR="000D5ACB" w:rsidRPr="00963531" w:rsidRDefault="0082189E" w:rsidP="00963531">
      <w:pPr>
        <w:ind w:firstLineChars="0" w:firstLine="0"/>
      </w:pPr>
      <w:r>
        <w:t>[</w:t>
      </w:r>
      <w:r>
        <w:endnoteRef/>
      </w:r>
      <w:r>
        <w:t xml:space="preserve">] </w:t>
      </w:r>
      <w:r w:rsidR="001C2B00" w:rsidRPr="001C2B00">
        <w:rPr>
          <w:rFonts w:hint="eastAsia"/>
        </w:rPr>
        <w:t>孙璐</w:t>
      </w:r>
      <w:r w:rsidR="00963531" w:rsidRPr="00963531">
        <w:rPr>
          <w:rFonts w:hint="eastAsia"/>
        </w:rPr>
        <w:t xml:space="preserve">. </w:t>
      </w:r>
      <w:r w:rsidR="00963531" w:rsidRPr="00963531">
        <w:rPr>
          <w:rFonts w:hint="eastAsia"/>
        </w:rPr>
        <w:t>奥运危？东京一周内新冠感染人数同比增长</w:t>
      </w:r>
      <w:r w:rsidR="00963531" w:rsidRPr="00963531">
        <w:rPr>
          <w:rFonts w:hint="eastAsia"/>
        </w:rPr>
        <w:t>146%</w:t>
      </w:r>
      <w:r w:rsidR="00802F97">
        <w:t xml:space="preserve">. </w:t>
      </w:r>
      <w:proofErr w:type="gramStart"/>
      <w:r w:rsidR="00963531" w:rsidRPr="00963531">
        <w:rPr>
          <w:rFonts w:hint="eastAsia"/>
        </w:rPr>
        <w:t>凤凰网</w:t>
      </w:r>
      <w:proofErr w:type="gramEnd"/>
      <w:r w:rsidR="00963531" w:rsidRPr="00963531">
        <w:rPr>
          <w:rFonts w:hint="eastAsia"/>
        </w:rPr>
        <w:t xml:space="preserve">. </w:t>
      </w:r>
      <w:r w:rsidR="001C2B00">
        <w:t>2021-7-19,</w:t>
      </w:r>
      <w:r w:rsidR="00963531" w:rsidRPr="00963531">
        <w:rPr>
          <w:rFonts w:hint="eastAsia"/>
        </w:rPr>
        <w:t xml:space="preserve"> https://sports.ifeng.com/c/8801rwVHBAl</w:t>
      </w:r>
      <w:r w:rsidR="00C72535">
        <w:t>.</w:t>
      </w:r>
    </w:p>
  </w:endnote>
  <w:endnote w:id="12">
    <w:p w14:paraId="72C0F78B" w14:textId="0A4E9710" w:rsidR="000D5ACB" w:rsidRDefault="0082189E" w:rsidP="00963531">
      <w:pPr>
        <w:ind w:firstLineChars="0" w:firstLine="0"/>
      </w:pPr>
      <w:r>
        <w:t>[</w:t>
      </w:r>
      <w:r>
        <w:endnoteRef/>
      </w:r>
      <w:r>
        <w:t xml:space="preserve">] </w:t>
      </w:r>
      <w:r w:rsidR="001C2B00" w:rsidRPr="001C2B00">
        <w:rPr>
          <w:rFonts w:hint="eastAsia"/>
        </w:rPr>
        <w:t>王丹</w:t>
      </w:r>
      <w:r w:rsidR="00963531" w:rsidRPr="00963531">
        <w:rPr>
          <w:rFonts w:hint="eastAsia"/>
        </w:rPr>
        <w:t xml:space="preserve">. </w:t>
      </w:r>
      <w:r w:rsidR="00963531" w:rsidRPr="00963531">
        <w:rPr>
          <w:rFonts w:hint="eastAsia"/>
        </w:rPr>
        <w:t>东京都第四次进入紧急状态，奥运会部分赛事将空场举办，日本民众感到郁闷……</w:t>
      </w:r>
      <w:r w:rsidR="00963531" w:rsidRPr="00963531">
        <w:rPr>
          <w:rFonts w:hint="eastAsia"/>
        </w:rPr>
        <w:t xml:space="preserve">. </w:t>
      </w:r>
      <w:r w:rsidR="001C2B00">
        <w:rPr>
          <w:rFonts w:hint="eastAsia"/>
        </w:rPr>
        <w:t>环球网</w:t>
      </w:r>
      <w:r w:rsidR="001C2B00">
        <w:rPr>
          <w:rFonts w:hint="eastAsia"/>
        </w:rPr>
        <w:t>.</w:t>
      </w:r>
      <w:r w:rsidR="001C2B00">
        <w:t xml:space="preserve"> 2021-7-9,</w:t>
      </w:r>
      <w:r w:rsidR="00963531" w:rsidRPr="00963531">
        <w:rPr>
          <w:rFonts w:hint="eastAsia"/>
        </w:rPr>
        <w:t xml:space="preserve"> https://3w.huanqiu.com/a/de583b/43rRdCUiV6I</w:t>
      </w:r>
      <w:r w:rsidR="00C72535">
        <w:t>.</w:t>
      </w:r>
    </w:p>
  </w:endnote>
  <w:endnote w:id="13">
    <w:p w14:paraId="6FE58F19" w14:textId="0405F6B1" w:rsidR="000D5ACB" w:rsidRPr="00963531" w:rsidRDefault="0082189E" w:rsidP="00963531">
      <w:pPr>
        <w:ind w:firstLineChars="0" w:firstLine="0"/>
      </w:pPr>
      <w:r>
        <w:t>[</w:t>
      </w:r>
      <w:r>
        <w:endnoteRef/>
      </w:r>
      <w:r>
        <w:t xml:space="preserve">] </w:t>
      </w:r>
      <w:r w:rsidR="00802F97" w:rsidRPr="00802F97">
        <w:rPr>
          <w:rFonts w:hint="eastAsia"/>
        </w:rPr>
        <w:t>詹婧</w:t>
      </w:r>
      <w:r w:rsidR="00963531" w:rsidRPr="00963531">
        <w:rPr>
          <w:rFonts w:hint="eastAsia"/>
        </w:rPr>
        <w:t xml:space="preserve">. </w:t>
      </w:r>
      <w:r w:rsidR="00963531" w:rsidRPr="00963531">
        <w:rPr>
          <w:rFonts w:hint="eastAsia"/>
        </w:rPr>
        <w:t>奥运村出现运动员确诊新冠阳性</w:t>
      </w:r>
      <w:r w:rsidR="00963531" w:rsidRPr="00963531">
        <w:rPr>
          <w:rFonts w:hint="eastAsia"/>
        </w:rPr>
        <w:t xml:space="preserve"> </w:t>
      </w:r>
      <w:r w:rsidR="00963531" w:rsidRPr="00963531">
        <w:rPr>
          <w:rFonts w:hint="eastAsia"/>
        </w:rPr>
        <w:t>两名选手同队同项目</w:t>
      </w:r>
      <w:r w:rsidR="00802F97">
        <w:t xml:space="preserve">. </w:t>
      </w:r>
      <w:r w:rsidR="00963531" w:rsidRPr="00963531">
        <w:rPr>
          <w:rFonts w:hint="eastAsia"/>
        </w:rPr>
        <w:t>新华网</w:t>
      </w:r>
      <w:r w:rsidR="00963531" w:rsidRPr="00963531">
        <w:rPr>
          <w:rFonts w:hint="eastAsia"/>
        </w:rPr>
        <w:t>.</w:t>
      </w:r>
      <w:r w:rsidR="00802F97">
        <w:t xml:space="preserve"> 2021-7-9</w:t>
      </w:r>
      <w:r w:rsidR="00963531" w:rsidRPr="00963531">
        <w:rPr>
          <w:rFonts w:hint="eastAsia"/>
        </w:rPr>
        <w:t>, http://www.xinhuanet.com/2021-07/18/c_1127667316.htm</w:t>
      </w:r>
      <w:r w:rsidR="00C72535">
        <w:t>.</w:t>
      </w:r>
    </w:p>
  </w:endnote>
  <w:endnote w:id="14">
    <w:p w14:paraId="6C5A61C6" w14:textId="6438C089" w:rsidR="00FF0FDD" w:rsidRPr="00FF0FDD" w:rsidRDefault="00FF0FDD" w:rsidP="00FF0FDD">
      <w:pPr>
        <w:pStyle w:val="a6"/>
        <w:ind w:firstLineChars="0" w:firstLine="0"/>
      </w:pPr>
      <w:r>
        <w:rPr>
          <w:rFonts w:hint="eastAsia"/>
        </w:rPr>
        <w:t>[</w:t>
      </w:r>
      <w:r w:rsidRPr="00FF0FDD">
        <w:endnoteRef/>
      </w:r>
      <w:r w:rsidRPr="00FF0FDD">
        <w:t>]</w:t>
      </w:r>
      <w:r>
        <w:t xml:space="preserve"> </w:t>
      </w:r>
      <w:r w:rsidR="002E5D2E" w:rsidRPr="002E5D2E">
        <w:t>Zhan X, Zhang K, Ge L, et al. Exploring the effect of social media and spatial characteristics during the COVID-19 pandemic in China. 2021.</w:t>
      </w:r>
      <w:r w:rsidRPr="00FF0FDD">
        <w:t xml:space="preserve"> </w:t>
      </w:r>
      <w:proofErr w:type="spellStart"/>
      <w:r w:rsidRPr="00FF0FDD">
        <w:t>arXiv</w:t>
      </w:r>
      <w:proofErr w:type="spellEnd"/>
      <w:r w:rsidRPr="00FF0FDD">
        <w:t xml:space="preserve"> preprint arXiv:2107.03766.</w:t>
      </w:r>
    </w:p>
  </w:endnote>
  <w:endnote w:id="15">
    <w:p w14:paraId="54AF98CF" w14:textId="79AD553F" w:rsidR="000D5ACB" w:rsidRDefault="0082189E">
      <w:pPr>
        <w:pStyle w:val="a6"/>
        <w:ind w:firstLineChars="0" w:firstLine="0"/>
      </w:pPr>
      <w:r>
        <w:t>[</w:t>
      </w:r>
      <w:r>
        <w:endnoteRef/>
      </w:r>
      <w:r>
        <w:t xml:space="preserve">] </w:t>
      </w:r>
      <w:proofErr w:type="spellStart"/>
      <w:r w:rsidR="00802F97" w:rsidRPr="00802F97">
        <w:t>Chimmula</w:t>
      </w:r>
      <w:proofErr w:type="spellEnd"/>
      <w:r w:rsidR="00802F97" w:rsidRPr="00802F97">
        <w:t>, V. K. R., &amp; Zhang, L. Time series forecasting of COVID-19 transmission in Canada using LSTM networks. Chaos, Solitons &amp; Fractals, 2020, 135</w:t>
      </w:r>
      <w:r w:rsidR="00CA41BB">
        <w:t>:</w:t>
      </w:r>
      <w:r w:rsidR="00802F97" w:rsidRPr="00802F97">
        <w:t xml:space="preserve"> 109864.</w:t>
      </w:r>
    </w:p>
  </w:endnote>
  <w:endnote w:id="16">
    <w:p w14:paraId="6F86183C" w14:textId="239248D6" w:rsidR="000D5ACB" w:rsidRDefault="0082189E">
      <w:pPr>
        <w:ind w:firstLineChars="0" w:firstLine="0"/>
      </w:pPr>
      <w:r>
        <w:t>[</w:t>
      </w:r>
      <w:r>
        <w:endnoteRef/>
      </w:r>
      <w:r>
        <w:t xml:space="preserve">] </w:t>
      </w:r>
      <w:r w:rsidR="00802F97" w:rsidRPr="00802F97">
        <w:t xml:space="preserve">Cho, K., Van </w:t>
      </w:r>
      <w:proofErr w:type="spellStart"/>
      <w:r w:rsidR="00802F97" w:rsidRPr="00802F97">
        <w:t>Merriënboer</w:t>
      </w:r>
      <w:proofErr w:type="spellEnd"/>
      <w:r w:rsidR="00802F97" w:rsidRPr="00802F97">
        <w:t xml:space="preserve">, B., </w:t>
      </w:r>
      <w:proofErr w:type="spellStart"/>
      <w:r w:rsidR="00802F97" w:rsidRPr="00802F97">
        <w:t>Gulcehre</w:t>
      </w:r>
      <w:proofErr w:type="spellEnd"/>
      <w:r w:rsidR="00802F97" w:rsidRPr="00802F97">
        <w:t xml:space="preserve">, C., </w:t>
      </w:r>
      <w:proofErr w:type="spellStart"/>
      <w:r w:rsidR="00802F97" w:rsidRPr="00802F97">
        <w:t>Bahdanau</w:t>
      </w:r>
      <w:proofErr w:type="spellEnd"/>
      <w:r w:rsidR="00802F97" w:rsidRPr="00802F97">
        <w:t xml:space="preserve">, D., </w:t>
      </w:r>
      <w:proofErr w:type="spellStart"/>
      <w:r w:rsidR="00802F97" w:rsidRPr="00802F97">
        <w:t>Bougares</w:t>
      </w:r>
      <w:proofErr w:type="spellEnd"/>
      <w:r w:rsidR="00802F97" w:rsidRPr="00802F97">
        <w:t xml:space="preserve">, F., Schwenk, H., &amp; </w:t>
      </w:r>
      <w:proofErr w:type="spellStart"/>
      <w:r w:rsidR="00802F97" w:rsidRPr="00802F97">
        <w:t>Bengio</w:t>
      </w:r>
      <w:proofErr w:type="spellEnd"/>
      <w:r w:rsidR="00802F97" w:rsidRPr="00802F97">
        <w:t xml:space="preserve">, Y. Learning phrase representations using RNN encoder-decoder for statistical machine translation. </w:t>
      </w:r>
      <w:proofErr w:type="spellStart"/>
      <w:r w:rsidR="00802F97" w:rsidRPr="00802F97">
        <w:t>arXiv</w:t>
      </w:r>
      <w:proofErr w:type="spellEnd"/>
      <w:r w:rsidR="00802F97" w:rsidRPr="00802F97">
        <w:t xml:space="preserve"> preprint arXiv:1406.1078. 2014</w:t>
      </w:r>
      <w:r w:rsidR="00C72535">
        <w:t>.</w:t>
      </w:r>
    </w:p>
  </w:endnote>
  <w:endnote w:id="17">
    <w:p w14:paraId="1CEFDE59" w14:textId="5E13DEA1" w:rsidR="00421442" w:rsidRDefault="00421442" w:rsidP="00421442">
      <w:pPr>
        <w:pStyle w:val="a6"/>
        <w:ind w:firstLineChars="0" w:firstLine="0"/>
      </w:pPr>
      <w:r>
        <w:t>[</w:t>
      </w:r>
      <w:r>
        <w:endnoteRef/>
      </w:r>
      <w:r>
        <w:t xml:space="preserve">] </w:t>
      </w:r>
      <w:r>
        <w:rPr>
          <w:rFonts w:hint="eastAsia"/>
        </w:rPr>
        <w:t>邱锡鹏</w:t>
      </w:r>
      <w:r>
        <w:rPr>
          <w:rFonts w:hint="eastAsia"/>
        </w:rPr>
        <w:t xml:space="preserve">. </w:t>
      </w:r>
      <w:r>
        <w:rPr>
          <w:rFonts w:hint="eastAsia"/>
        </w:rPr>
        <w:t>神经网络与深度学习</w:t>
      </w:r>
      <w:r>
        <w:rPr>
          <w:rFonts w:hint="eastAsia"/>
        </w:rPr>
        <w:t>.</w:t>
      </w:r>
      <w:r w:rsidR="00802F97">
        <w:t xml:space="preserve"> </w:t>
      </w:r>
      <w:r>
        <w:rPr>
          <w:rFonts w:hint="eastAsia"/>
        </w:rPr>
        <w:t>2021-</w:t>
      </w:r>
      <w:r>
        <w:t>0</w:t>
      </w:r>
      <w:r w:rsidR="00802F97">
        <w:t>5</w:t>
      </w:r>
      <w:r>
        <w:t>-</w:t>
      </w:r>
      <w:r w:rsidR="00802F97">
        <w:t>1</w:t>
      </w:r>
      <w:r>
        <w:t xml:space="preserve">8. </w:t>
      </w:r>
      <w:hyperlink r:id="rId1" w:history="1">
        <w:r w:rsidRPr="003635E1">
          <w:t>https://nndl.github.io/</w:t>
        </w:r>
      </w:hyperlink>
      <w:r>
        <w:rPr>
          <w:rFonts w:hint="eastAsia"/>
        </w:rPr>
        <w:t>.</w:t>
      </w:r>
    </w:p>
  </w:endnote>
  <w:endnote w:id="18">
    <w:p w14:paraId="2BFBA421" w14:textId="2C6960F7" w:rsidR="000D5ACB" w:rsidRPr="00BE2004" w:rsidRDefault="0082189E">
      <w:pPr>
        <w:pStyle w:val="a6"/>
        <w:ind w:firstLineChars="0" w:firstLine="0"/>
      </w:pPr>
      <w:r>
        <w:t>[</w:t>
      </w:r>
      <w:r>
        <w:endnoteRef/>
      </w:r>
      <w:r>
        <w:t xml:space="preserve">] </w:t>
      </w:r>
      <w:r w:rsidR="00802F97" w:rsidRPr="00D60E64">
        <w:rPr>
          <w:rFonts w:hint="eastAsia"/>
        </w:rPr>
        <w:t>陈家益</w:t>
      </w:r>
      <w:r w:rsidR="00CA41BB" w:rsidRPr="00802F97">
        <w:t>,</w:t>
      </w:r>
      <w:r w:rsidR="00802F97" w:rsidRPr="00D60E64">
        <w:rPr>
          <w:rFonts w:hint="eastAsia"/>
        </w:rPr>
        <w:t xml:space="preserve"> </w:t>
      </w:r>
      <w:proofErr w:type="gramStart"/>
      <w:r w:rsidR="00802F97" w:rsidRPr="00D60E64">
        <w:rPr>
          <w:rFonts w:hint="eastAsia"/>
        </w:rPr>
        <w:t>战荫伟</w:t>
      </w:r>
      <w:proofErr w:type="gramEnd"/>
      <w:r w:rsidR="00CA41BB" w:rsidRPr="00802F97">
        <w:t>,</w:t>
      </w:r>
      <w:r w:rsidR="00802F97" w:rsidRPr="00D60E64">
        <w:rPr>
          <w:rFonts w:hint="eastAsia"/>
        </w:rPr>
        <w:t xml:space="preserve"> </w:t>
      </w:r>
      <w:proofErr w:type="gramStart"/>
      <w:r w:rsidR="00802F97" w:rsidRPr="00D60E64">
        <w:rPr>
          <w:rFonts w:hint="eastAsia"/>
        </w:rPr>
        <w:t>曹会英</w:t>
      </w:r>
      <w:proofErr w:type="gramEnd"/>
      <w:r w:rsidR="00CA41BB" w:rsidRPr="00802F97">
        <w:t>,</w:t>
      </w:r>
      <w:r w:rsidR="00802F97" w:rsidRPr="00D60E64">
        <w:rPr>
          <w:rFonts w:hint="eastAsia"/>
        </w:rPr>
        <w:t xml:space="preserve"> </w:t>
      </w:r>
      <w:r w:rsidR="00802F97" w:rsidRPr="00D60E64">
        <w:rPr>
          <w:rFonts w:hint="eastAsia"/>
        </w:rPr>
        <w:t>吴兴达</w:t>
      </w:r>
      <w:r w:rsidR="00802F97" w:rsidRPr="00D60E64">
        <w:rPr>
          <w:rFonts w:hint="eastAsia"/>
        </w:rPr>
        <w:t xml:space="preserve">, </w:t>
      </w:r>
      <w:r w:rsidR="00802F97">
        <w:t>&amp;</w:t>
      </w:r>
      <w:r w:rsidR="00802F97" w:rsidRPr="00D60E64">
        <w:rPr>
          <w:rFonts w:hint="eastAsia"/>
        </w:rPr>
        <w:t xml:space="preserve"> </w:t>
      </w:r>
      <w:r w:rsidR="00802F97" w:rsidRPr="00D60E64">
        <w:rPr>
          <w:rFonts w:hint="eastAsia"/>
        </w:rPr>
        <w:t>李小飞</w:t>
      </w:r>
      <w:r w:rsidR="00802F97" w:rsidRPr="00D60E64">
        <w:rPr>
          <w:rFonts w:hint="eastAsia"/>
        </w:rPr>
        <w:t xml:space="preserve">. </w:t>
      </w:r>
      <w:r w:rsidR="00802F97" w:rsidRPr="00D60E64">
        <w:rPr>
          <w:rFonts w:hint="eastAsia"/>
        </w:rPr>
        <w:t>连续可微阈值函数与尺度阈值的小</w:t>
      </w:r>
      <w:proofErr w:type="gramStart"/>
      <w:r w:rsidR="00802F97" w:rsidRPr="00D60E64">
        <w:rPr>
          <w:rFonts w:hint="eastAsia"/>
        </w:rPr>
        <w:t>波去噪</w:t>
      </w:r>
      <w:proofErr w:type="gramEnd"/>
      <w:r w:rsidR="00802F97" w:rsidRPr="00D60E64">
        <w:rPr>
          <w:rFonts w:hint="eastAsia"/>
        </w:rPr>
        <w:t xml:space="preserve">. </w:t>
      </w:r>
      <w:r w:rsidR="00802F97" w:rsidRPr="00D60E64">
        <w:rPr>
          <w:rFonts w:hint="eastAsia"/>
        </w:rPr>
        <w:t>电子测量与仪器学报</w:t>
      </w:r>
      <w:r w:rsidR="00CA41BB" w:rsidRPr="00802F97">
        <w:t>,</w:t>
      </w:r>
      <w:r w:rsidR="00802F97" w:rsidRPr="00D60E64">
        <w:rPr>
          <w:rFonts w:hint="eastAsia"/>
        </w:rPr>
        <w:t xml:space="preserve"> 2018</w:t>
      </w:r>
      <w:r w:rsidR="00CA41BB" w:rsidRPr="00802F97">
        <w:t>,</w:t>
      </w:r>
      <w:r w:rsidR="00802F97" w:rsidRPr="00D60E64">
        <w:rPr>
          <w:rFonts w:hint="eastAsia"/>
        </w:rPr>
        <w:t xml:space="preserve"> </w:t>
      </w:r>
      <w:r w:rsidR="00CA41BB" w:rsidRPr="00D60E64">
        <w:t>(10)</w:t>
      </w:r>
      <w:r w:rsidR="00CA41BB" w:rsidRPr="00802F97">
        <w:t>:</w:t>
      </w:r>
      <w:r w:rsidR="00CA41BB" w:rsidRPr="00D60E64">
        <w:t xml:space="preserve"> 169-176.</w:t>
      </w:r>
    </w:p>
  </w:endnote>
  <w:endnote w:id="19">
    <w:p w14:paraId="6A7B9D21" w14:textId="31FBEE30" w:rsidR="00802F97" w:rsidRDefault="00802F97" w:rsidP="00802F97">
      <w:pPr>
        <w:pStyle w:val="a6"/>
        <w:ind w:firstLineChars="0" w:firstLine="0"/>
      </w:pPr>
      <w:r>
        <w:t>[</w:t>
      </w:r>
      <w:r>
        <w:endnoteRef/>
      </w:r>
      <w:r>
        <w:t xml:space="preserve">] </w:t>
      </w:r>
      <w:r w:rsidR="00C72535" w:rsidRPr="00C72535">
        <w:t>Delamater, P. L., Street, E. J., Leslie, T. F., Yang, Y. T., &amp; Jacobsen, K. H. Complexity of the basic reproduction number (R0). Emerging infectious diseases, 2019, 25(1)</w:t>
      </w:r>
      <w:r w:rsidR="00D60E64">
        <w:t>:</w:t>
      </w:r>
      <w:r w:rsidR="00C72535" w:rsidRPr="00C72535">
        <w:t xml:space="preserve"> 1.</w:t>
      </w:r>
    </w:p>
  </w:endnote>
  <w:endnote w:id="20">
    <w:p w14:paraId="2347FD37" w14:textId="4BACD79C" w:rsidR="00802F97" w:rsidRDefault="00802F97" w:rsidP="00802F97">
      <w:pPr>
        <w:pStyle w:val="a6"/>
        <w:ind w:firstLineChars="0" w:firstLine="0"/>
      </w:pPr>
      <w:r>
        <w:t>[</w:t>
      </w:r>
      <w:r>
        <w:endnoteRef/>
      </w:r>
      <w:r>
        <w:t xml:space="preserve">] </w:t>
      </w:r>
      <w:r w:rsidR="00C72535" w:rsidRPr="00C72535">
        <w:t xml:space="preserve">Nishiura, H. Mathematical and statistical estimation approaches in epidemiology (pp. 103-121). G. </w:t>
      </w:r>
      <w:proofErr w:type="spellStart"/>
      <w:r w:rsidR="00C72535" w:rsidRPr="00C72535">
        <w:t>Chowell</w:t>
      </w:r>
      <w:proofErr w:type="spellEnd"/>
      <w:r w:rsidR="00C72535" w:rsidRPr="00C72535">
        <w:t>, J. M. Hyman, L. M. Bettencourt, &amp; C. Castillo-Chavez (Eds.). Dordrecht: Springer Netherlands. 2009</w:t>
      </w:r>
      <w:r w:rsidR="00C72535">
        <w:t>.</w:t>
      </w:r>
    </w:p>
  </w:endnote>
  <w:endnote w:id="21">
    <w:p w14:paraId="1BC9F4FC" w14:textId="6A17E8E1" w:rsidR="00802F97" w:rsidRDefault="00802F97" w:rsidP="00802F97">
      <w:pPr>
        <w:pStyle w:val="a6"/>
        <w:ind w:firstLineChars="0" w:firstLine="0"/>
      </w:pPr>
      <w:r>
        <w:t>[</w:t>
      </w:r>
      <w:r>
        <w:endnoteRef/>
      </w:r>
      <w:r>
        <w:t xml:space="preserve">] </w:t>
      </w:r>
      <w:proofErr w:type="spellStart"/>
      <w:r w:rsidR="00C72535" w:rsidRPr="00C72535">
        <w:t>Bentout</w:t>
      </w:r>
      <w:proofErr w:type="spellEnd"/>
      <w:r w:rsidR="00C72535" w:rsidRPr="00C72535">
        <w:t xml:space="preserve">, S., </w:t>
      </w:r>
      <w:proofErr w:type="spellStart"/>
      <w:r w:rsidR="00C72535" w:rsidRPr="00C72535">
        <w:t>Chekroun</w:t>
      </w:r>
      <w:proofErr w:type="spellEnd"/>
      <w:r w:rsidR="00C72535" w:rsidRPr="00C72535">
        <w:t xml:space="preserve">, A., &amp; </w:t>
      </w:r>
      <w:proofErr w:type="spellStart"/>
      <w:r w:rsidR="00C72535" w:rsidRPr="00C72535">
        <w:t>Kuniya</w:t>
      </w:r>
      <w:proofErr w:type="spellEnd"/>
      <w:r w:rsidR="00C72535" w:rsidRPr="00C72535">
        <w:t>, T. Parameter estimation and prediction for coronavirus disease outbreak 2019 (COVID-19) in Algeria. AIMS Public Health, 2020, 7(2)</w:t>
      </w:r>
      <w:r w:rsidR="00D60E64">
        <w:t>:</w:t>
      </w:r>
      <w:r w:rsidR="00C72535" w:rsidRPr="00C72535">
        <w:t xml:space="preserve"> 306</w:t>
      </w:r>
      <w:r w:rsidR="00C72535">
        <w:t>.</w:t>
      </w:r>
    </w:p>
  </w:endnote>
  <w:endnote w:id="22">
    <w:p w14:paraId="2DC81E65" w14:textId="542AF92B" w:rsidR="00802F97" w:rsidRDefault="00802F97" w:rsidP="00802F97">
      <w:pPr>
        <w:pStyle w:val="a6"/>
        <w:ind w:firstLineChars="0" w:firstLine="0"/>
      </w:pPr>
      <w:r>
        <w:t>[</w:t>
      </w:r>
      <w:r>
        <w:endnoteRef/>
      </w:r>
      <w:r>
        <w:t xml:space="preserve">] </w:t>
      </w:r>
      <w:r w:rsidR="00C72535" w:rsidRPr="00C72535">
        <w:t xml:space="preserve">Sun, H., Qiu, Y., Yan, H., Huang, Y., Zhu, Y., &amp; Chen, S. X. Tracking and predicting COVID-19 epidemic in China mainland. </w:t>
      </w:r>
      <w:proofErr w:type="spellStart"/>
      <w:r w:rsidR="00C72535" w:rsidRPr="00C72535">
        <w:t>medRxiv</w:t>
      </w:r>
      <w:proofErr w:type="spellEnd"/>
      <w:r w:rsidR="00C72535" w:rsidRPr="00C72535">
        <w:t>. 2020</w:t>
      </w:r>
      <w:r w:rsidR="00C72535">
        <w:t>.</w:t>
      </w:r>
    </w:p>
  </w:endnote>
  <w:endnote w:id="23">
    <w:p w14:paraId="7142E107" w14:textId="7BA5582D" w:rsidR="00802F97" w:rsidDel="00663447" w:rsidRDefault="00802F97" w:rsidP="00802F97">
      <w:pPr>
        <w:pStyle w:val="a6"/>
        <w:ind w:firstLineChars="0" w:firstLine="0"/>
        <w:rPr>
          <w:del w:id="64" w:author="Administrator" w:date="2021-09-22T19:32:00Z"/>
        </w:rPr>
      </w:pPr>
      <w:del w:id="65" w:author="Administrator" w:date="2021-09-22T19:32:00Z">
        <w:r w:rsidDel="00663447">
          <w:delText>[</w:delText>
        </w:r>
        <w:r w:rsidDel="00663447">
          <w:endnoteRef/>
        </w:r>
        <w:r w:rsidDel="00663447">
          <w:delText xml:space="preserve">] </w:delText>
        </w:r>
        <w:r w:rsidR="00C72535" w:rsidRPr="00C72535" w:rsidDel="00663447">
          <w:delText>Kuniya, T. (2020). Prediction of the epidemic peak of coronavirus disease in Japan. Journal of clinical medicine, 2020, 9(3)</w:delText>
        </w:r>
        <w:r w:rsidR="00C110B2" w:rsidDel="00663447">
          <w:delText>:</w:delText>
        </w:r>
        <w:r w:rsidR="00C72535" w:rsidRPr="00C72535" w:rsidDel="00663447">
          <w:delText xml:space="preserve"> 789.</w:delText>
        </w:r>
      </w:del>
    </w:p>
  </w:endnote>
  <w:endnote w:id="24">
    <w:p w14:paraId="2DBFCFAB" w14:textId="3D18A227" w:rsidR="00802F97" w:rsidRDefault="00802F97" w:rsidP="00802F97">
      <w:pPr>
        <w:pStyle w:val="a6"/>
        <w:ind w:firstLineChars="0" w:firstLine="0"/>
      </w:pPr>
      <w:r>
        <w:t>[</w:t>
      </w:r>
      <w:r>
        <w:endnoteRef/>
      </w:r>
      <w:r>
        <w:t xml:space="preserve">] </w:t>
      </w:r>
      <w:r w:rsidR="00C72535" w:rsidRPr="00C72535">
        <w:t xml:space="preserve">Capaldi, A., Behrend, S., Berman, B., Smith, J., Wright, J., &amp; Lloyd, A. L. Parameter estimation and uncertainty </w:t>
      </w:r>
      <w:proofErr w:type="spellStart"/>
      <w:r w:rsidR="00C72535" w:rsidRPr="00C72535">
        <w:t>quantication</w:t>
      </w:r>
      <w:proofErr w:type="spellEnd"/>
      <w:r w:rsidR="00C72535" w:rsidRPr="00C72535">
        <w:t xml:space="preserve"> for an epidemic model. Mathematical biosciences and engineering, 2012, 553.</w:t>
      </w:r>
    </w:p>
  </w:endnote>
  <w:endnote w:id="25">
    <w:p w14:paraId="328E8BFE" w14:textId="5A6DCB7C" w:rsidR="00802F97" w:rsidRDefault="00802F97" w:rsidP="00802F97">
      <w:pPr>
        <w:pStyle w:val="a6"/>
        <w:ind w:firstLineChars="0" w:firstLine="0"/>
      </w:pPr>
      <w:r>
        <w:rPr>
          <w:rFonts w:hint="eastAsia"/>
        </w:rPr>
        <w:t>[</w:t>
      </w:r>
      <w:r>
        <w:endnoteRef/>
      </w:r>
      <w:r>
        <w:t xml:space="preserve">] </w:t>
      </w:r>
      <w:proofErr w:type="spellStart"/>
      <w:r w:rsidR="00C72535">
        <w:t>DataCastle</w:t>
      </w:r>
      <w:proofErr w:type="spellEnd"/>
      <w:r w:rsidR="00C72535">
        <w:t xml:space="preserve">. </w:t>
      </w:r>
      <w:r>
        <w:rPr>
          <w:rFonts w:ascii="Arial" w:hAnsi="Arial" w:cs="Arial"/>
          <w:color w:val="000000"/>
          <w:shd w:val="clear" w:color="auto" w:fill="FFFFFF"/>
        </w:rPr>
        <w:t>周涛：武汉肺炎基本再生数与</w:t>
      </w:r>
      <w:r>
        <w:rPr>
          <w:rFonts w:ascii="Arial" w:hAnsi="Arial" w:cs="Arial"/>
          <w:color w:val="000000"/>
          <w:shd w:val="clear" w:color="auto" w:fill="FFFFFF"/>
        </w:rPr>
        <w:t>SARS</w:t>
      </w:r>
      <w:r>
        <w:rPr>
          <w:rFonts w:ascii="Arial" w:hAnsi="Arial" w:cs="Arial"/>
          <w:color w:val="000000"/>
          <w:shd w:val="clear" w:color="auto" w:fill="FFFFFF"/>
        </w:rPr>
        <w:t>接近，确属可防可控的传染病</w:t>
      </w:r>
      <w:r w:rsidR="00C72535">
        <w:rPr>
          <w:rFonts w:ascii="Arial" w:hAnsi="Arial" w:cs="Arial"/>
          <w:color w:val="000000"/>
          <w:shd w:val="clear" w:color="auto" w:fill="FFFFFF"/>
        </w:rPr>
        <w:t xml:space="preserve">. </w:t>
      </w:r>
      <w:proofErr w:type="gramStart"/>
      <w:r>
        <w:rPr>
          <w:rFonts w:ascii="Arial" w:hAnsi="Arial" w:cs="Arial"/>
          <w:color w:val="000000"/>
          <w:shd w:val="clear" w:color="auto" w:fill="FFFFFF"/>
        </w:rPr>
        <w:t>腾讯新闻</w:t>
      </w:r>
      <w:proofErr w:type="gramEnd"/>
      <w:r>
        <w:rPr>
          <w:rFonts w:ascii="Arial" w:hAnsi="Arial" w:cs="Arial"/>
          <w:color w:val="000000"/>
          <w:shd w:val="clear" w:color="auto" w:fill="FFFFFF"/>
        </w:rPr>
        <w:t>.</w:t>
      </w:r>
      <w:r>
        <w:t xml:space="preserve"> </w:t>
      </w:r>
      <w:r w:rsidR="00C72535">
        <w:t>2020-1-2,</w:t>
      </w:r>
      <w:r>
        <w:t xml:space="preserve"> https://new.qq.com/omn/20200126/20200126A08P9W00.html?pc</w:t>
      </w:r>
    </w:p>
  </w:endnote>
  <w:endnote w:id="26">
    <w:p w14:paraId="6FD441C7" w14:textId="1A86F06F" w:rsidR="000D5ACB" w:rsidDel="00FA2B14" w:rsidRDefault="0082189E">
      <w:pPr>
        <w:pStyle w:val="a6"/>
        <w:ind w:firstLineChars="0" w:firstLine="0"/>
        <w:rPr>
          <w:del w:id="477" w:author="Administrator" w:date="2021-09-22T13:04:00Z"/>
        </w:rPr>
      </w:pPr>
      <w:del w:id="478" w:author="Administrator" w:date="2021-09-22T13:04:00Z">
        <w:r w:rsidDel="00FA2B14">
          <w:delText>[</w:delText>
        </w:r>
        <w:r w:rsidDel="00FA2B14">
          <w:endnoteRef/>
        </w:r>
        <w:r w:rsidDel="00FA2B14">
          <w:delText xml:space="preserve">] </w:delText>
        </w:r>
        <w:r w:rsidR="00C72535" w:rsidRPr="00C72535" w:rsidDel="00FA2B14">
          <w:delText>Zhu, W., Feng, J., Li, C., Wang, H., Zhong, Y., Zhang, X., &amp; Zhang, T. COVID-19 risk assessment for the Tokyo Olympic Games. medRxiv. 2021</w:delText>
        </w:r>
        <w:r w:rsidR="00C72535" w:rsidDel="00FA2B14">
          <w:delText>.</w:delText>
        </w:r>
      </w:del>
    </w:p>
  </w:endnote>
  <w:endnote w:id="27">
    <w:p w14:paraId="3CEC6D8C" w14:textId="2C7D45DE" w:rsidR="000D5ACB" w:rsidDel="00FA2B14" w:rsidRDefault="0082189E">
      <w:pPr>
        <w:pStyle w:val="a6"/>
        <w:ind w:firstLineChars="0" w:firstLine="0"/>
        <w:rPr>
          <w:del w:id="523" w:author="Administrator" w:date="2021-09-22T13:04:00Z"/>
        </w:rPr>
      </w:pPr>
      <w:del w:id="524" w:author="Administrator" w:date="2021-09-22T13:04:00Z">
        <w:r w:rsidDel="00FA2B14">
          <w:rPr>
            <w:rFonts w:hint="eastAsia"/>
          </w:rPr>
          <w:delText>[</w:delText>
        </w:r>
        <w:r w:rsidDel="00FA2B14">
          <w:endnoteRef/>
        </w:r>
        <w:r w:rsidDel="00FA2B14">
          <w:delText xml:space="preserve">] </w:delText>
        </w:r>
        <w:r w:rsidR="00C72535" w:rsidRPr="00C72535" w:rsidDel="00FA2B14">
          <w:delText>Lauer, S. A., Grantz, K. H., Bi, Q., Jones, F. K., Zheng, Q., Meredith, H. R., ... &amp; Lessler, J. The incubation period of coronavirus disease 2019 (COVID-19) from publicly reported confirmed cases: estimation and application. Annals of internal medicine, 2020, 172(9)</w:delText>
        </w:r>
        <w:r w:rsidR="00C110B2" w:rsidDel="00FA2B14">
          <w:delText>:</w:delText>
        </w:r>
        <w:r w:rsidR="00C72535" w:rsidRPr="00C72535" w:rsidDel="00FA2B14">
          <w:delText xml:space="preserve"> 577-582.</w:delText>
        </w:r>
      </w:del>
    </w:p>
  </w:endnote>
  <w:endnote w:id="28">
    <w:p w14:paraId="18CBF42F" w14:textId="6976ACAF" w:rsidR="008C743E" w:rsidRPr="008C743E" w:rsidDel="00FA2B14" w:rsidRDefault="0082189E" w:rsidP="00553A64">
      <w:pPr>
        <w:pStyle w:val="a6"/>
        <w:ind w:firstLineChars="0" w:firstLine="0"/>
        <w:rPr>
          <w:del w:id="584" w:author="Administrator" w:date="2021-09-22T13:04:00Z"/>
        </w:rPr>
      </w:pPr>
      <w:del w:id="585" w:author="Administrator" w:date="2021-09-22T13:04:00Z">
        <w:r w:rsidDel="00FA2B14">
          <w:delText>[</w:delText>
        </w:r>
        <w:r w:rsidDel="00FA2B14">
          <w:endnoteRef/>
        </w:r>
        <w:r w:rsidDel="00FA2B14">
          <w:delText xml:space="preserve">] </w:delText>
        </w:r>
        <w:r w:rsidR="00C72535" w:rsidRPr="00C72535" w:rsidDel="00FA2B14">
          <w:rPr>
            <w:rFonts w:hint="eastAsia"/>
          </w:rPr>
          <w:delText>丁峰</w:delText>
        </w:r>
        <w:r w:rsidDel="00FA2B14">
          <w:delText xml:space="preserve">. </w:delText>
        </w:r>
        <w:r w:rsidDel="00FA2B14">
          <w:delText>东京奥运会防疫草案出台</w:delText>
        </w:r>
        <w:r w:rsidDel="00FA2B14">
          <w:delText xml:space="preserve"> </w:delText>
        </w:r>
        <w:r w:rsidDel="00FA2B14">
          <w:delText>运动员须遵守严格行动方案</w:delText>
        </w:r>
        <w:r w:rsidR="00C72535" w:rsidDel="00FA2B14">
          <w:delText xml:space="preserve">, </w:delText>
        </w:r>
        <w:r w:rsidDel="00FA2B14">
          <w:delText>新华网</w:delText>
        </w:r>
        <w:r w:rsidDel="00FA2B14">
          <w:delText>.</w:delText>
        </w:r>
        <w:r w:rsidR="00C72535" w:rsidDel="00FA2B14">
          <w:delText xml:space="preserve"> 2020-12-3</w:delText>
        </w:r>
        <w:r w:rsidDel="00FA2B14">
          <w:delText>, http://www.xinhuanet.com//sports/2020-12/03/c_1210913632.htm</w:delText>
        </w:r>
        <w:r w:rsidR="00C72535" w:rsidDel="00FA2B14">
          <w:delText>.</w:delText>
        </w:r>
      </w:del>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49DCF" w14:textId="77777777" w:rsidR="000D5ACB" w:rsidRDefault="000D5ACB">
    <w:pPr>
      <w:pStyle w:val="TOC3"/>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149175"/>
      <w:docPartObj>
        <w:docPartGallery w:val="AutoText"/>
      </w:docPartObj>
    </w:sdtPr>
    <w:sdtEndPr>
      <w:rPr>
        <w:rFonts w:eastAsia="宋体"/>
        <w:sz w:val="18"/>
      </w:rPr>
    </w:sdtEndPr>
    <w:sdtContent>
      <w:p w14:paraId="3E7BACF6" w14:textId="77777777" w:rsidR="000D5ACB" w:rsidRDefault="0082189E">
        <w:pPr>
          <w:pStyle w:val="TOC3"/>
          <w:ind w:firstLine="480"/>
          <w:jc w:val="center"/>
          <w:rPr>
            <w:rFonts w:eastAsia="宋体"/>
            <w:sz w:val="18"/>
          </w:rPr>
        </w:pPr>
        <w:r>
          <w:rPr>
            <w:rFonts w:eastAsia="宋体"/>
            <w:sz w:val="18"/>
          </w:rPr>
          <w:fldChar w:fldCharType="begin"/>
        </w:r>
        <w:r>
          <w:rPr>
            <w:rFonts w:eastAsia="宋体"/>
            <w:sz w:val="18"/>
          </w:rPr>
          <w:instrText>PAGE   \* MERGEFORMAT</w:instrText>
        </w:r>
        <w:r>
          <w:rPr>
            <w:rFonts w:eastAsia="宋体"/>
            <w:sz w:val="18"/>
          </w:rPr>
          <w:fldChar w:fldCharType="separate"/>
        </w:r>
        <w:r>
          <w:rPr>
            <w:rFonts w:eastAsia="宋体"/>
            <w:sz w:val="18"/>
            <w:lang w:val="zh-CN"/>
          </w:rPr>
          <w:t>2</w:t>
        </w:r>
        <w:r>
          <w:rPr>
            <w:rFonts w:eastAsia="宋体"/>
            <w:sz w:val="18"/>
          </w:rPr>
          <w:fldChar w:fldCharType="end"/>
        </w:r>
      </w:p>
    </w:sdtContent>
  </w:sdt>
  <w:p w14:paraId="29A73F59" w14:textId="77777777" w:rsidR="000D5ACB" w:rsidRDefault="000D5ACB">
    <w:pPr>
      <w:pStyle w:val="TOC3"/>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7B9C0" w14:textId="77777777" w:rsidR="000D5ACB" w:rsidRDefault="000D5ACB">
    <w:pPr>
      <w:pStyle w:val="TOC3"/>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7A20E" w14:textId="77777777" w:rsidR="00763E3A" w:rsidRDefault="00763E3A">
      <w:pPr>
        <w:spacing w:line="240" w:lineRule="auto"/>
        <w:ind w:firstLine="480"/>
      </w:pPr>
    </w:p>
  </w:footnote>
  <w:footnote w:type="continuationSeparator" w:id="0">
    <w:p w14:paraId="6129962B" w14:textId="77777777" w:rsidR="00763E3A" w:rsidRDefault="00763E3A">
      <w:pPr>
        <w:spacing w:line="240" w:lineRule="auto"/>
        <w:ind w:firstLine="480"/>
      </w:pPr>
    </w:p>
  </w:footnote>
  <w:footnote w:id="1">
    <w:p w14:paraId="1418A78E" w14:textId="77777777" w:rsidR="000D5ACB" w:rsidRPr="00BE2004" w:rsidRDefault="0082189E" w:rsidP="008C17F0">
      <w:pPr>
        <w:pStyle w:val="a9"/>
        <w:spacing w:line="240" w:lineRule="auto"/>
        <w:ind w:firstLineChars="95" w:firstLine="199"/>
        <w:rPr>
          <w:rFonts w:cs="Times New Roman"/>
          <w:sz w:val="21"/>
          <w:szCs w:val="21"/>
        </w:rPr>
      </w:pPr>
      <w:r w:rsidRPr="00BE2004">
        <w:rPr>
          <w:rFonts w:cs="Times New Roman"/>
          <w:color w:val="000000" w:themeColor="text1"/>
          <w:sz w:val="21"/>
          <w:shd w:val="clear" w:color="auto" w:fill="FFFFFF"/>
          <w:vertAlign w:val="superscript"/>
        </w:rPr>
        <w:footnoteRef/>
      </w:r>
      <w:r w:rsidRPr="00BE2004">
        <w:rPr>
          <w:rFonts w:cs="Times New Roman"/>
          <w:color w:val="000000" w:themeColor="text1"/>
          <w:sz w:val="21"/>
          <w:szCs w:val="21"/>
          <w:shd w:val="clear" w:color="auto" w:fill="FFFFFF"/>
        </w:rPr>
        <w:t xml:space="preserve"> Rgriffin. (n.d.). 120 Years of Olympic History: Athletes and Results | Kaggle. Retrieved July 29, 2021, from https://www.kaggle.com/heesoo37/120-years-of-olympic-history-athletes-and-results</w:t>
      </w:r>
    </w:p>
  </w:footnote>
  <w:footnote w:id="2">
    <w:p w14:paraId="10E0A311" w14:textId="77777777" w:rsidR="000D5ACB" w:rsidRDefault="0082189E" w:rsidP="008C17F0">
      <w:pPr>
        <w:pStyle w:val="a9"/>
        <w:spacing w:line="240" w:lineRule="auto"/>
        <w:ind w:firstLineChars="83" w:firstLine="174"/>
        <w:rPr>
          <w:sz w:val="21"/>
          <w:szCs w:val="21"/>
        </w:rPr>
      </w:pPr>
      <w:r w:rsidRPr="00471360">
        <w:rPr>
          <w:rFonts w:cs="Times New Roman"/>
          <w:color w:val="000000" w:themeColor="text1"/>
          <w:sz w:val="21"/>
          <w:szCs w:val="21"/>
          <w:vertAlign w:val="superscript"/>
        </w:rPr>
        <w:footnoteRef/>
      </w:r>
      <w:r w:rsidRPr="00BE2004">
        <w:rPr>
          <w:rFonts w:cs="Times New Roman"/>
          <w:color w:val="000000" w:themeColor="text1"/>
          <w:sz w:val="21"/>
          <w:szCs w:val="21"/>
        </w:rPr>
        <w:t xml:space="preserve"> </w:t>
      </w:r>
      <w:r w:rsidRPr="00BE2004">
        <w:rPr>
          <w:rFonts w:cs="Times New Roman"/>
          <w:color w:val="000000" w:themeColor="text1"/>
          <w:sz w:val="21"/>
          <w:szCs w:val="21"/>
          <w:shd w:val="clear" w:color="auto" w:fill="FFFFFF"/>
        </w:rPr>
        <w:t>Our world in data. (n.d.). GitHub - Owid/Covid-19-Data: Data on COVID-19 (Coronavirus) Cases, Deaths, Hospitalizations, Tests • All Countries • Updated Daily by Our World in Data. Retrieved July 29, 2021, from https://github.com/owid/covid-19-data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D148C" w14:textId="77777777" w:rsidR="000D5ACB" w:rsidRDefault="000D5ACB">
    <w:pPr>
      <w:pStyle w:val="a7"/>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77EF4" w14:textId="77777777" w:rsidR="000D5ACB" w:rsidRDefault="000D5ACB" w:rsidP="00044E73">
    <w:pPr>
      <w:pStyle w:val="a7"/>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3E4C7" w14:textId="77777777" w:rsidR="000D5ACB" w:rsidRDefault="000D5ACB">
    <w:pPr>
      <w:pStyle w:val="a7"/>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D1061"/>
    <w:multiLevelType w:val="multilevel"/>
    <w:tmpl w:val="089D1061"/>
    <w:lvl w:ilvl="0">
      <w:start w:val="1"/>
      <w:numFmt w:val="decimal"/>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1" w15:restartNumberingAfterBreak="0">
    <w:nsid w:val="27E2449F"/>
    <w:multiLevelType w:val="multilevel"/>
    <w:tmpl w:val="27E2449F"/>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6318662D"/>
    <w:multiLevelType w:val="multilevel"/>
    <w:tmpl w:val="6318662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6A993C3A"/>
    <w:multiLevelType w:val="multilevel"/>
    <w:tmpl w:val="6A993C3A"/>
    <w:lvl w:ilvl="0">
      <w:start w:val="1"/>
      <w:numFmt w:val="decimalEnclosedCircle"/>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trackRevisions/>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3E3"/>
    <w:rsid w:val="000033E7"/>
    <w:rsid w:val="00003476"/>
    <w:rsid w:val="000129EF"/>
    <w:rsid w:val="00020778"/>
    <w:rsid w:val="000223E3"/>
    <w:rsid w:val="000424AD"/>
    <w:rsid w:val="00044E73"/>
    <w:rsid w:val="00055255"/>
    <w:rsid w:val="00061BED"/>
    <w:rsid w:val="0009046A"/>
    <w:rsid w:val="00091831"/>
    <w:rsid w:val="0009303E"/>
    <w:rsid w:val="0009727F"/>
    <w:rsid w:val="000A4BD9"/>
    <w:rsid w:val="000B0169"/>
    <w:rsid w:val="000B39F9"/>
    <w:rsid w:val="000B44C7"/>
    <w:rsid w:val="000B4FF9"/>
    <w:rsid w:val="000B50E3"/>
    <w:rsid w:val="000B70FE"/>
    <w:rsid w:val="000C2C5E"/>
    <w:rsid w:val="000C432D"/>
    <w:rsid w:val="000D4689"/>
    <w:rsid w:val="000D5ACB"/>
    <w:rsid w:val="000D5DFF"/>
    <w:rsid w:val="000E0F12"/>
    <w:rsid w:val="000E1390"/>
    <w:rsid w:val="000F40EA"/>
    <w:rsid w:val="000F4261"/>
    <w:rsid w:val="000F6C1D"/>
    <w:rsid w:val="001050EF"/>
    <w:rsid w:val="0010728B"/>
    <w:rsid w:val="0012383E"/>
    <w:rsid w:val="0012458B"/>
    <w:rsid w:val="00126EA2"/>
    <w:rsid w:val="00132ECA"/>
    <w:rsid w:val="0013579A"/>
    <w:rsid w:val="00145FCF"/>
    <w:rsid w:val="00147591"/>
    <w:rsid w:val="00151C91"/>
    <w:rsid w:val="001522C2"/>
    <w:rsid w:val="0015391A"/>
    <w:rsid w:val="001629DE"/>
    <w:rsid w:val="00163686"/>
    <w:rsid w:val="00163F46"/>
    <w:rsid w:val="00164983"/>
    <w:rsid w:val="00170C8E"/>
    <w:rsid w:val="00171E4F"/>
    <w:rsid w:val="001740EF"/>
    <w:rsid w:val="001809BA"/>
    <w:rsid w:val="0018725C"/>
    <w:rsid w:val="00187270"/>
    <w:rsid w:val="0019024F"/>
    <w:rsid w:val="001A03C7"/>
    <w:rsid w:val="001A09EE"/>
    <w:rsid w:val="001A410D"/>
    <w:rsid w:val="001A75E7"/>
    <w:rsid w:val="001B451B"/>
    <w:rsid w:val="001B662E"/>
    <w:rsid w:val="001C14E2"/>
    <w:rsid w:val="001C2B00"/>
    <w:rsid w:val="001C305B"/>
    <w:rsid w:val="001D7F4F"/>
    <w:rsid w:val="001E443E"/>
    <w:rsid w:val="001E5703"/>
    <w:rsid w:val="001F3C05"/>
    <w:rsid w:val="00204830"/>
    <w:rsid w:val="002107D9"/>
    <w:rsid w:val="00213447"/>
    <w:rsid w:val="00217D35"/>
    <w:rsid w:val="00221FA6"/>
    <w:rsid w:val="002318F9"/>
    <w:rsid w:val="00237F2B"/>
    <w:rsid w:val="002400EF"/>
    <w:rsid w:val="00242F9B"/>
    <w:rsid w:val="002540F9"/>
    <w:rsid w:val="0026633F"/>
    <w:rsid w:val="00273048"/>
    <w:rsid w:val="002752B1"/>
    <w:rsid w:val="00281CF6"/>
    <w:rsid w:val="00290403"/>
    <w:rsid w:val="002A4B9C"/>
    <w:rsid w:val="002B231D"/>
    <w:rsid w:val="002B241D"/>
    <w:rsid w:val="002C3C1C"/>
    <w:rsid w:val="002D1CDA"/>
    <w:rsid w:val="002D5E76"/>
    <w:rsid w:val="002D6F68"/>
    <w:rsid w:val="002D7D87"/>
    <w:rsid w:val="002E5BA4"/>
    <w:rsid w:val="002E5D2E"/>
    <w:rsid w:val="002E7462"/>
    <w:rsid w:val="0030573A"/>
    <w:rsid w:val="00306CCC"/>
    <w:rsid w:val="00321611"/>
    <w:rsid w:val="00326FE4"/>
    <w:rsid w:val="00327B26"/>
    <w:rsid w:val="00337631"/>
    <w:rsid w:val="003412EE"/>
    <w:rsid w:val="00354C36"/>
    <w:rsid w:val="003579A4"/>
    <w:rsid w:val="003635E1"/>
    <w:rsid w:val="00364239"/>
    <w:rsid w:val="00385125"/>
    <w:rsid w:val="003913DD"/>
    <w:rsid w:val="00393853"/>
    <w:rsid w:val="00396E19"/>
    <w:rsid w:val="003A7359"/>
    <w:rsid w:val="003B5A85"/>
    <w:rsid w:val="003B6D33"/>
    <w:rsid w:val="003C2E57"/>
    <w:rsid w:val="003C3C28"/>
    <w:rsid w:val="003C3C4F"/>
    <w:rsid w:val="003C596C"/>
    <w:rsid w:val="003D140F"/>
    <w:rsid w:val="003D1D7C"/>
    <w:rsid w:val="003D22BB"/>
    <w:rsid w:val="003D2C2B"/>
    <w:rsid w:val="003D363F"/>
    <w:rsid w:val="003F6F83"/>
    <w:rsid w:val="003F72F1"/>
    <w:rsid w:val="00414645"/>
    <w:rsid w:val="00421442"/>
    <w:rsid w:val="00434180"/>
    <w:rsid w:val="004375E8"/>
    <w:rsid w:val="00444F32"/>
    <w:rsid w:val="004471CC"/>
    <w:rsid w:val="00447651"/>
    <w:rsid w:val="00456B06"/>
    <w:rsid w:val="00471360"/>
    <w:rsid w:val="00476E57"/>
    <w:rsid w:val="00480D5E"/>
    <w:rsid w:val="00481C40"/>
    <w:rsid w:val="00484772"/>
    <w:rsid w:val="004D08FA"/>
    <w:rsid w:val="004E56F7"/>
    <w:rsid w:val="004F31F2"/>
    <w:rsid w:val="005024C8"/>
    <w:rsid w:val="00525C84"/>
    <w:rsid w:val="00526E37"/>
    <w:rsid w:val="00527F5B"/>
    <w:rsid w:val="00542886"/>
    <w:rsid w:val="0055093A"/>
    <w:rsid w:val="00552E2D"/>
    <w:rsid w:val="00553A64"/>
    <w:rsid w:val="0055482A"/>
    <w:rsid w:val="00563293"/>
    <w:rsid w:val="00565F86"/>
    <w:rsid w:val="00570FE0"/>
    <w:rsid w:val="00572F09"/>
    <w:rsid w:val="005742A9"/>
    <w:rsid w:val="00587888"/>
    <w:rsid w:val="005929D5"/>
    <w:rsid w:val="005A2274"/>
    <w:rsid w:val="005B74FC"/>
    <w:rsid w:val="005C1EAC"/>
    <w:rsid w:val="005C301E"/>
    <w:rsid w:val="005D401E"/>
    <w:rsid w:val="005D792A"/>
    <w:rsid w:val="005E1A6B"/>
    <w:rsid w:val="005F4104"/>
    <w:rsid w:val="005F777E"/>
    <w:rsid w:val="006043CE"/>
    <w:rsid w:val="006043D3"/>
    <w:rsid w:val="00614E01"/>
    <w:rsid w:val="00621DCB"/>
    <w:rsid w:val="00621E02"/>
    <w:rsid w:val="00634C0B"/>
    <w:rsid w:val="006367E6"/>
    <w:rsid w:val="00636EF3"/>
    <w:rsid w:val="00641D94"/>
    <w:rsid w:val="00646525"/>
    <w:rsid w:val="0064745A"/>
    <w:rsid w:val="00650FDE"/>
    <w:rsid w:val="00653ED0"/>
    <w:rsid w:val="006614D4"/>
    <w:rsid w:val="00663447"/>
    <w:rsid w:val="00665AA6"/>
    <w:rsid w:val="00666645"/>
    <w:rsid w:val="006815D6"/>
    <w:rsid w:val="0068452F"/>
    <w:rsid w:val="00687E71"/>
    <w:rsid w:val="006923BC"/>
    <w:rsid w:val="00695F40"/>
    <w:rsid w:val="00697FF7"/>
    <w:rsid w:val="006B1F54"/>
    <w:rsid w:val="006B312A"/>
    <w:rsid w:val="006C08B3"/>
    <w:rsid w:val="006C08E0"/>
    <w:rsid w:val="006C4413"/>
    <w:rsid w:val="006C50DE"/>
    <w:rsid w:val="006E693E"/>
    <w:rsid w:val="006F35BF"/>
    <w:rsid w:val="007017FB"/>
    <w:rsid w:val="007035EB"/>
    <w:rsid w:val="00704AD7"/>
    <w:rsid w:val="00706384"/>
    <w:rsid w:val="00713DD9"/>
    <w:rsid w:val="00724977"/>
    <w:rsid w:val="00741644"/>
    <w:rsid w:val="00743BF9"/>
    <w:rsid w:val="00750A6E"/>
    <w:rsid w:val="007514F2"/>
    <w:rsid w:val="00753247"/>
    <w:rsid w:val="00763E3A"/>
    <w:rsid w:val="007647F4"/>
    <w:rsid w:val="00770256"/>
    <w:rsid w:val="00785CBB"/>
    <w:rsid w:val="0078786E"/>
    <w:rsid w:val="00787C2C"/>
    <w:rsid w:val="00792FB5"/>
    <w:rsid w:val="00793A96"/>
    <w:rsid w:val="007941CF"/>
    <w:rsid w:val="00796BED"/>
    <w:rsid w:val="007B5DC3"/>
    <w:rsid w:val="007B6DC9"/>
    <w:rsid w:val="007C1D4F"/>
    <w:rsid w:val="007C30E8"/>
    <w:rsid w:val="007D205C"/>
    <w:rsid w:val="007D5B46"/>
    <w:rsid w:val="007D7FC1"/>
    <w:rsid w:val="007E5051"/>
    <w:rsid w:val="007F22F7"/>
    <w:rsid w:val="007F68F2"/>
    <w:rsid w:val="00802114"/>
    <w:rsid w:val="00802F97"/>
    <w:rsid w:val="00815340"/>
    <w:rsid w:val="00820C87"/>
    <w:rsid w:val="0082189E"/>
    <w:rsid w:val="008230D8"/>
    <w:rsid w:val="00823F1D"/>
    <w:rsid w:val="00824F9A"/>
    <w:rsid w:val="00831298"/>
    <w:rsid w:val="008327C5"/>
    <w:rsid w:val="00832DE0"/>
    <w:rsid w:val="00847F4F"/>
    <w:rsid w:val="0085223B"/>
    <w:rsid w:val="008525D9"/>
    <w:rsid w:val="0086371E"/>
    <w:rsid w:val="00867B19"/>
    <w:rsid w:val="00882E7C"/>
    <w:rsid w:val="00883C24"/>
    <w:rsid w:val="008851A1"/>
    <w:rsid w:val="00896089"/>
    <w:rsid w:val="008A7033"/>
    <w:rsid w:val="008B31C0"/>
    <w:rsid w:val="008B503A"/>
    <w:rsid w:val="008B6A3A"/>
    <w:rsid w:val="008C17F0"/>
    <w:rsid w:val="008C3962"/>
    <w:rsid w:val="008C5E41"/>
    <w:rsid w:val="008C743E"/>
    <w:rsid w:val="008D0620"/>
    <w:rsid w:val="008E5CA3"/>
    <w:rsid w:val="008F1309"/>
    <w:rsid w:val="008F1BE3"/>
    <w:rsid w:val="008F1C6E"/>
    <w:rsid w:val="008F1CEC"/>
    <w:rsid w:val="008F7BB7"/>
    <w:rsid w:val="0090713E"/>
    <w:rsid w:val="00907EA7"/>
    <w:rsid w:val="009149B0"/>
    <w:rsid w:val="00921479"/>
    <w:rsid w:val="00924100"/>
    <w:rsid w:val="00924962"/>
    <w:rsid w:val="009272A2"/>
    <w:rsid w:val="009331D3"/>
    <w:rsid w:val="009353F8"/>
    <w:rsid w:val="009429CE"/>
    <w:rsid w:val="009505AD"/>
    <w:rsid w:val="00951257"/>
    <w:rsid w:val="00954AB2"/>
    <w:rsid w:val="00963453"/>
    <w:rsid w:val="00963531"/>
    <w:rsid w:val="0097794C"/>
    <w:rsid w:val="0099279C"/>
    <w:rsid w:val="009A1C9E"/>
    <w:rsid w:val="009B07F8"/>
    <w:rsid w:val="009B6237"/>
    <w:rsid w:val="009C0CB4"/>
    <w:rsid w:val="009D00E9"/>
    <w:rsid w:val="009D0264"/>
    <w:rsid w:val="009E1972"/>
    <w:rsid w:val="009E1ED9"/>
    <w:rsid w:val="009E530C"/>
    <w:rsid w:val="009F32AD"/>
    <w:rsid w:val="009F357E"/>
    <w:rsid w:val="009F77B6"/>
    <w:rsid w:val="00A23470"/>
    <w:rsid w:val="00A365E6"/>
    <w:rsid w:val="00A40234"/>
    <w:rsid w:val="00A5638B"/>
    <w:rsid w:val="00A64E60"/>
    <w:rsid w:val="00A72AFE"/>
    <w:rsid w:val="00A770CB"/>
    <w:rsid w:val="00A811E0"/>
    <w:rsid w:val="00A85A24"/>
    <w:rsid w:val="00AB442C"/>
    <w:rsid w:val="00AC2597"/>
    <w:rsid w:val="00AC43E7"/>
    <w:rsid w:val="00AC49F1"/>
    <w:rsid w:val="00AD1056"/>
    <w:rsid w:val="00AD1AC3"/>
    <w:rsid w:val="00AD3EF9"/>
    <w:rsid w:val="00AD6451"/>
    <w:rsid w:val="00AF355C"/>
    <w:rsid w:val="00AF5005"/>
    <w:rsid w:val="00AF5A29"/>
    <w:rsid w:val="00B02B8E"/>
    <w:rsid w:val="00B03D24"/>
    <w:rsid w:val="00B0606A"/>
    <w:rsid w:val="00B1128D"/>
    <w:rsid w:val="00B120F5"/>
    <w:rsid w:val="00B14BFC"/>
    <w:rsid w:val="00B436AD"/>
    <w:rsid w:val="00B46C9B"/>
    <w:rsid w:val="00B56E20"/>
    <w:rsid w:val="00B60C60"/>
    <w:rsid w:val="00B74921"/>
    <w:rsid w:val="00B755FF"/>
    <w:rsid w:val="00B84148"/>
    <w:rsid w:val="00B86E89"/>
    <w:rsid w:val="00B92DE9"/>
    <w:rsid w:val="00B933C0"/>
    <w:rsid w:val="00B95FCB"/>
    <w:rsid w:val="00B964E4"/>
    <w:rsid w:val="00BA3D81"/>
    <w:rsid w:val="00BA4CAF"/>
    <w:rsid w:val="00BA6CC5"/>
    <w:rsid w:val="00BC69FE"/>
    <w:rsid w:val="00BD128C"/>
    <w:rsid w:val="00BD1B1E"/>
    <w:rsid w:val="00BD4C47"/>
    <w:rsid w:val="00BE09A5"/>
    <w:rsid w:val="00BE2004"/>
    <w:rsid w:val="00BF0B0C"/>
    <w:rsid w:val="00BF4AD2"/>
    <w:rsid w:val="00C01DA2"/>
    <w:rsid w:val="00C070B7"/>
    <w:rsid w:val="00C07AE8"/>
    <w:rsid w:val="00C110B2"/>
    <w:rsid w:val="00C20B51"/>
    <w:rsid w:val="00C3114B"/>
    <w:rsid w:val="00C35E57"/>
    <w:rsid w:val="00C369A5"/>
    <w:rsid w:val="00C43375"/>
    <w:rsid w:val="00C6122F"/>
    <w:rsid w:val="00C621BB"/>
    <w:rsid w:val="00C7035C"/>
    <w:rsid w:val="00C72535"/>
    <w:rsid w:val="00C7566A"/>
    <w:rsid w:val="00C879E5"/>
    <w:rsid w:val="00C9368B"/>
    <w:rsid w:val="00CA41BB"/>
    <w:rsid w:val="00CB4873"/>
    <w:rsid w:val="00CB69BB"/>
    <w:rsid w:val="00CC4161"/>
    <w:rsid w:val="00CC7047"/>
    <w:rsid w:val="00CC7748"/>
    <w:rsid w:val="00CD0CB7"/>
    <w:rsid w:val="00CD1D6E"/>
    <w:rsid w:val="00CE1F18"/>
    <w:rsid w:val="00CE28E3"/>
    <w:rsid w:val="00CE5F9D"/>
    <w:rsid w:val="00CF39DB"/>
    <w:rsid w:val="00CF591F"/>
    <w:rsid w:val="00CF6B3C"/>
    <w:rsid w:val="00CF70ED"/>
    <w:rsid w:val="00D05DFE"/>
    <w:rsid w:val="00D075D0"/>
    <w:rsid w:val="00D1018D"/>
    <w:rsid w:val="00D103DE"/>
    <w:rsid w:val="00D13BC0"/>
    <w:rsid w:val="00D14677"/>
    <w:rsid w:val="00D4314C"/>
    <w:rsid w:val="00D47FBC"/>
    <w:rsid w:val="00D50D81"/>
    <w:rsid w:val="00D54C4B"/>
    <w:rsid w:val="00D60E64"/>
    <w:rsid w:val="00D62A5B"/>
    <w:rsid w:val="00D63B4A"/>
    <w:rsid w:val="00D64CC2"/>
    <w:rsid w:val="00D8007D"/>
    <w:rsid w:val="00D83DF6"/>
    <w:rsid w:val="00D943F9"/>
    <w:rsid w:val="00DA0F51"/>
    <w:rsid w:val="00DA1C0E"/>
    <w:rsid w:val="00DA2104"/>
    <w:rsid w:val="00DA5A90"/>
    <w:rsid w:val="00DB09DB"/>
    <w:rsid w:val="00DB1EBD"/>
    <w:rsid w:val="00DC0489"/>
    <w:rsid w:val="00DE716B"/>
    <w:rsid w:val="00DF16DA"/>
    <w:rsid w:val="00E03E60"/>
    <w:rsid w:val="00E10BD3"/>
    <w:rsid w:val="00E262A9"/>
    <w:rsid w:val="00E33847"/>
    <w:rsid w:val="00E50ABB"/>
    <w:rsid w:val="00E61271"/>
    <w:rsid w:val="00E61EDD"/>
    <w:rsid w:val="00E66FE7"/>
    <w:rsid w:val="00E7278B"/>
    <w:rsid w:val="00E809F4"/>
    <w:rsid w:val="00E87A90"/>
    <w:rsid w:val="00E91B43"/>
    <w:rsid w:val="00EA0714"/>
    <w:rsid w:val="00EA3E00"/>
    <w:rsid w:val="00EB3E1F"/>
    <w:rsid w:val="00ED1984"/>
    <w:rsid w:val="00EE11C8"/>
    <w:rsid w:val="00EE3A64"/>
    <w:rsid w:val="00EE7410"/>
    <w:rsid w:val="00EF7036"/>
    <w:rsid w:val="00EF727A"/>
    <w:rsid w:val="00F001E8"/>
    <w:rsid w:val="00F01278"/>
    <w:rsid w:val="00F020D6"/>
    <w:rsid w:val="00F10688"/>
    <w:rsid w:val="00F13533"/>
    <w:rsid w:val="00F37736"/>
    <w:rsid w:val="00F41DD6"/>
    <w:rsid w:val="00F43606"/>
    <w:rsid w:val="00F44C11"/>
    <w:rsid w:val="00F53884"/>
    <w:rsid w:val="00F56F8A"/>
    <w:rsid w:val="00F7047D"/>
    <w:rsid w:val="00F91004"/>
    <w:rsid w:val="00F951E8"/>
    <w:rsid w:val="00FA2B14"/>
    <w:rsid w:val="00FA62B4"/>
    <w:rsid w:val="00FB139A"/>
    <w:rsid w:val="00FB1C6A"/>
    <w:rsid w:val="00FC3141"/>
    <w:rsid w:val="00FC4C1D"/>
    <w:rsid w:val="00FC66A8"/>
    <w:rsid w:val="00FE059C"/>
    <w:rsid w:val="00FE1AC1"/>
    <w:rsid w:val="00FE699F"/>
    <w:rsid w:val="00FF0FDD"/>
    <w:rsid w:val="00FF3E07"/>
    <w:rsid w:val="01091752"/>
    <w:rsid w:val="01194848"/>
    <w:rsid w:val="011E22CC"/>
    <w:rsid w:val="012755A2"/>
    <w:rsid w:val="014C1246"/>
    <w:rsid w:val="014E0F95"/>
    <w:rsid w:val="0160436E"/>
    <w:rsid w:val="016B1656"/>
    <w:rsid w:val="016B6AFA"/>
    <w:rsid w:val="016C5A29"/>
    <w:rsid w:val="01841D6A"/>
    <w:rsid w:val="019A6958"/>
    <w:rsid w:val="01A92161"/>
    <w:rsid w:val="01BE1164"/>
    <w:rsid w:val="01BE178E"/>
    <w:rsid w:val="01C044A4"/>
    <w:rsid w:val="01C47589"/>
    <w:rsid w:val="01C52F19"/>
    <w:rsid w:val="01C600CB"/>
    <w:rsid w:val="01C77116"/>
    <w:rsid w:val="01D23657"/>
    <w:rsid w:val="01D52951"/>
    <w:rsid w:val="01DC2DBF"/>
    <w:rsid w:val="02051176"/>
    <w:rsid w:val="020C661F"/>
    <w:rsid w:val="02106ED5"/>
    <w:rsid w:val="02156C8B"/>
    <w:rsid w:val="021662DF"/>
    <w:rsid w:val="021A3EEE"/>
    <w:rsid w:val="021C1754"/>
    <w:rsid w:val="0229200D"/>
    <w:rsid w:val="02306F7D"/>
    <w:rsid w:val="027352AF"/>
    <w:rsid w:val="0279165C"/>
    <w:rsid w:val="0283237D"/>
    <w:rsid w:val="02857543"/>
    <w:rsid w:val="02873FB9"/>
    <w:rsid w:val="02AE308F"/>
    <w:rsid w:val="02C8476C"/>
    <w:rsid w:val="02CB6117"/>
    <w:rsid w:val="02D150D2"/>
    <w:rsid w:val="02D41A24"/>
    <w:rsid w:val="02DA4F94"/>
    <w:rsid w:val="02EA5476"/>
    <w:rsid w:val="02EB69D0"/>
    <w:rsid w:val="030B5332"/>
    <w:rsid w:val="03167376"/>
    <w:rsid w:val="03184273"/>
    <w:rsid w:val="033422EC"/>
    <w:rsid w:val="03350933"/>
    <w:rsid w:val="033F3434"/>
    <w:rsid w:val="034F6D63"/>
    <w:rsid w:val="03577CAC"/>
    <w:rsid w:val="036405DF"/>
    <w:rsid w:val="037C3E4C"/>
    <w:rsid w:val="03804910"/>
    <w:rsid w:val="03813828"/>
    <w:rsid w:val="03813971"/>
    <w:rsid w:val="03981B40"/>
    <w:rsid w:val="03AA5AEE"/>
    <w:rsid w:val="03AE0A87"/>
    <w:rsid w:val="03BD68C4"/>
    <w:rsid w:val="03E86739"/>
    <w:rsid w:val="03F1100B"/>
    <w:rsid w:val="03F311D0"/>
    <w:rsid w:val="04075BCD"/>
    <w:rsid w:val="040C1CDA"/>
    <w:rsid w:val="040C4A27"/>
    <w:rsid w:val="040E6650"/>
    <w:rsid w:val="04180407"/>
    <w:rsid w:val="041A06CA"/>
    <w:rsid w:val="043A6A6E"/>
    <w:rsid w:val="043B404F"/>
    <w:rsid w:val="0447067C"/>
    <w:rsid w:val="044F1D9E"/>
    <w:rsid w:val="045B2453"/>
    <w:rsid w:val="046509E6"/>
    <w:rsid w:val="04772315"/>
    <w:rsid w:val="047B25B8"/>
    <w:rsid w:val="047E79AB"/>
    <w:rsid w:val="04874913"/>
    <w:rsid w:val="04901C69"/>
    <w:rsid w:val="04A35060"/>
    <w:rsid w:val="04AD1532"/>
    <w:rsid w:val="04B43068"/>
    <w:rsid w:val="04BC36DC"/>
    <w:rsid w:val="04C00E0B"/>
    <w:rsid w:val="04C329D9"/>
    <w:rsid w:val="04C8676D"/>
    <w:rsid w:val="04D57E93"/>
    <w:rsid w:val="04EE7BA8"/>
    <w:rsid w:val="04F745CC"/>
    <w:rsid w:val="04FB6E86"/>
    <w:rsid w:val="05125FDD"/>
    <w:rsid w:val="0520393D"/>
    <w:rsid w:val="0529625A"/>
    <w:rsid w:val="052B7F27"/>
    <w:rsid w:val="053227BE"/>
    <w:rsid w:val="053D5992"/>
    <w:rsid w:val="05451A2A"/>
    <w:rsid w:val="055918A4"/>
    <w:rsid w:val="055C5B0B"/>
    <w:rsid w:val="055E2486"/>
    <w:rsid w:val="0562380E"/>
    <w:rsid w:val="05713CDF"/>
    <w:rsid w:val="058F2F69"/>
    <w:rsid w:val="059D52BC"/>
    <w:rsid w:val="059E3191"/>
    <w:rsid w:val="05A53C5A"/>
    <w:rsid w:val="05AE50B3"/>
    <w:rsid w:val="05B36784"/>
    <w:rsid w:val="05BF6AF2"/>
    <w:rsid w:val="05CE738A"/>
    <w:rsid w:val="05D8780F"/>
    <w:rsid w:val="05E47427"/>
    <w:rsid w:val="05E56965"/>
    <w:rsid w:val="06074CDC"/>
    <w:rsid w:val="061B655D"/>
    <w:rsid w:val="06283730"/>
    <w:rsid w:val="06435D91"/>
    <w:rsid w:val="064B428C"/>
    <w:rsid w:val="06525A43"/>
    <w:rsid w:val="0662251C"/>
    <w:rsid w:val="0685637C"/>
    <w:rsid w:val="069A6877"/>
    <w:rsid w:val="069B754A"/>
    <w:rsid w:val="069F3E8C"/>
    <w:rsid w:val="06A34BD5"/>
    <w:rsid w:val="06AD4535"/>
    <w:rsid w:val="06BC1A29"/>
    <w:rsid w:val="06D15B75"/>
    <w:rsid w:val="06E95C6A"/>
    <w:rsid w:val="06EA3E7A"/>
    <w:rsid w:val="06EC3755"/>
    <w:rsid w:val="070F5E5D"/>
    <w:rsid w:val="071969A7"/>
    <w:rsid w:val="072F54DA"/>
    <w:rsid w:val="073C098C"/>
    <w:rsid w:val="074F486E"/>
    <w:rsid w:val="07593126"/>
    <w:rsid w:val="075A5E70"/>
    <w:rsid w:val="0762335D"/>
    <w:rsid w:val="076E79B2"/>
    <w:rsid w:val="07A84EF1"/>
    <w:rsid w:val="07AD719E"/>
    <w:rsid w:val="07BB034B"/>
    <w:rsid w:val="07BD77E6"/>
    <w:rsid w:val="07BE1D91"/>
    <w:rsid w:val="07CF3E47"/>
    <w:rsid w:val="07D451D1"/>
    <w:rsid w:val="07D92167"/>
    <w:rsid w:val="07EA69B3"/>
    <w:rsid w:val="07F85FD6"/>
    <w:rsid w:val="080F0F15"/>
    <w:rsid w:val="0820226B"/>
    <w:rsid w:val="08214841"/>
    <w:rsid w:val="083338F2"/>
    <w:rsid w:val="083810D4"/>
    <w:rsid w:val="08671CF5"/>
    <w:rsid w:val="08693F0C"/>
    <w:rsid w:val="086F25DB"/>
    <w:rsid w:val="086F64E8"/>
    <w:rsid w:val="087176F7"/>
    <w:rsid w:val="087955AD"/>
    <w:rsid w:val="087C6B66"/>
    <w:rsid w:val="089404EF"/>
    <w:rsid w:val="089666FF"/>
    <w:rsid w:val="08A30FAD"/>
    <w:rsid w:val="08C137FF"/>
    <w:rsid w:val="08CB4501"/>
    <w:rsid w:val="08DF5A11"/>
    <w:rsid w:val="08EA5C34"/>
    <w:rsid w:val="08FE4E14"/>
    <w:rsid w:val="090B51AB"/>
    <w:rsid w:val="091D7C75"/>
    <w:rsid w:val="091E4A94"/>
    <w:rsid w:val="09260882"/>
    <w:rsid w:val="0928716A"/>
    <w:rsid w:val="092A7F71"/>
    <w:rsid w:val="094C1556"/>
    <w:rsid w:val="09601EB3"/>
    <w:rsid w:val="09606ADD"/>
    <w:rsid w:val="097438E6"/>
    <w:rsid w:val="09752115"/>
    <w:rsid w:val="09766D57"/>
    <w:rsid w:val="098968CF"/>
    <w:rsid w:val="098C6707"/>
    <w:rsid w:val="098D20AB"/>
    <w:rsid w:val="0996046F"/>
    <w:rsid w:val="099C7452"/>
    <w:rsid w:val="09B16FCB"/>
    <w:rsid w:val="09D56F5B"/>
    <w:rsid w:val="09E1394D"/>
    <w:rsid w:val="09F462C2"/>
    <w:rsid w:val="09F6683A"/>
    <w:rsid w:val="09FC5542"/>
    <w:rsid w:val="0A2B5C13"/>
    <w:rsid w:val="0A320741"/>
    <w:rsid w:val="0A3768A6"/>
    <w:rsid w:val="0A495BBA"/>
    <w:rsid w:val="0A6438C0"/>
    <w:rsid w:val="0A65504E"/>
    <w:rsid w:val="0A667AC2"/>
    <w:rsid w:val="0A6C370F"/>
    <w:rsid w:val="0A784BFA"/>
    <w:rsid w:val="0A891721"/>
    <w:rsid w:val="0A9F5840"/>
    <w:rsid w:val="0AAC54D5"/>
    <w:rsid w:val="0AAF10FD"/>
    <w:rsid w:val="0AB9058E"/>
    <w:rsid w:val="0AB943E1"/>
    <w:rsid w:val="0ABF6BC2"/>
    <w:rsid w:val="0AC34215"/>
    <w:rsid w:val="0AC429F9"/>
    <w:rsid w:val="0AD10FA7"/>
    <w:rsid w:val="0ADC43E8"/>
    <w:rsid w:val="0AEB4F4E"/>
    <w:rsid w:val="0AEE26EC"/>
    <w:rsid w:val="0AF137D1"/>
    <w:rsid w:val="0AFA4D9B"/>
    <w:rsid w:val="0B0A37A2"/>
    <w:rsid w:val="0B0B0B24"/>
    <w:rsid w:val="0B0C070E"/>
    <w:rsid w:val="0B0F5601"/>
    <w:rsid w:val="0B2B3B0A"/>
    <w:rsid w:val="0B383DD3"/>
    <w:rsid w:val="0B4150F2"/>
    <w:rsid w:val="0B425509"/>
    <w:rsid w:val="0B53383C"/>
    <w:rsid w:val="0B662DD1"/>
    <w:rsid w:val="0B6D0A8A"/>
    <w:rsid w:val="0B781510"/>
    <w:rsid w:val="0B84490E"/>
    <w:rsid w:val="0B8F125A"/>
    <w:rsid w:val="0B997A3B"/>
    <w:rsid w:val="0BAB3872"/>
    <w:rsid w:val="0BB60335"/>
    <w:rsid w:val="0BBD0861"/>
    <w:rsid w:val="0BC9360B"/>
    <w:rsid w:val="0BCC0E45"/>
    <w:rsid w:val="0BD20D86"/>
    <w:rsid w:val="0BD60769"/>
    <w:rsid w:val="0BD654BC"/>
    <w:rsid w:val="0BDC3D14"/>
    <w:rsid w:val="0BE5428D"/>
    <w:rsid w:val="0C0C044E"/>
    <w:rsid w:val="0C11158C"/>
    <w:rsid w:val="0C134912"/>
    <w:rsid w:val="0C202616"/>
    <w:rsid w:val="0C2E4E33"/>
    <w:rsid w:val="0C4E40AA"/>
    <w:rsid w:val="0C503442"/>
    <w:rsid w:val="0C5B7DCD"/>
    <w:rsid w:val="0C767CEE"/>
    <w:rsid w:val="0C833FBB"/>
    <w:rsid w:val="0C8F6307"/>
    <w:rsid w:val="0C9E5743"/>
    <w:rsid w:val="0C9F4539"/>
    <w:rsid w:val="0CD95742"/>
    <w:rsid w:val="0CDE521F"/>
    <w:rsid w:val="0CED7A98"/>
    <w:rsid w:val="0CEF2BCC"/>
    <w:rsid w:val="0CF04579"/>
    <w:rsid w:val="0CF8722E"/>
    <w:rsid w:val="0CFC4D35"/>
    <w:rsid w:val="0D075BEF"/>
    <w:rsid w:val="0D097CF4"/>
    <w:rsid w:val="0D1D0C74"/>
    <w:rsid w:val="0D2C78B1"/>
    <w:rsid w:val="0D6B307A"/>
    <w:rsid w:val="0D7E6835"/>
    <w:rsid w:val="0D8209AE"/>
    <w:rsid w:val="0D846837"/>
    <w:rsid w:val="0D9A6786"/>
    <w:rsid w:val="0D9D4FB4"/>
    <w:rsid w:val="0DA55AB6"/>
    <w:rsid w:val="0DD70FF7"/>
    <w:rsid w:val="0DDB65FE"/>
    <w:rsid w:val="0DE80409"/>
    <w:rsid w:val="0DED5FFA"/>
    <w:rsid w:val="0DF02666"/>
    <w:rsid w:val="0DFB1A8D"/>
    <w:rsid w:val="0E083B20"/>
    <w:rsid w:val="0E172E71"/>
    <w:rsid w:val="0E381F15"/>
    <w:rsid w:val="0E4A6993"/>
    <w:rsid w:val="0E4D2C86"/>
    <w:rsid w:val="0E545016"/>
    <w:rsid w:val="0E5517D3"/>
    <w:rsid w:val="0E5E52D9"/>
    <w:rsid w:val="0E633644"/>
    <w:rsid w:val="0E697590"/>
    <w:rsid w:val="0E7066F1"/>
    <w:rsid w:val="0E723976"/>
    <w:rsid w:val="0E7A3F28"/>
    <w:rsid w:val="0E7B02DA"/>
    <w:rsid w:val="0E83504A"/>
    <w:rsid w:val="0E8A2C71"/>
    <w:rsid w:val="0E8E2D7C"/>
    <w:rsid w:val="0E911173"/>
    <w:rsid w:val="0E9949C0"/>
    <w:rsid w:val="0EA3537E"/>
    <w:rsid w:val="0EA631EE"/>
    <w:rsid w:val="0EAA1EA3"/>
    <w:rsid w:val="0EAD7A68"/>
    <w:rsid w:val="0EBC1893"/>
    <w:rsid w:val="0ECE1FF8"/>
    <w:rsid w:val="0ED039FC"/>
    <w:rsid w:val="0ED51021"/>
    <w:rsid w:val="0EDA6E47"/>
    <w:rsid w:val="0EE456F4"/>
    <w:rsid w:val="0EEB1D1D"/>
    <w:rsid w:val="0F085489"/>
    <w:rsid w:val="0F3F682E"/>
    <w:rsid w:val="0F425539"/>
    <w:rsid w:val="0F425DBA"/>
    <w:rsid w:val="0F4C6393"/>
    <w:rsid w:val="0F4E04BE"/>
    <w:rsid w:val="0F5C63A4"/>
    <w:rsid w:val="0F751468"/>
    <w:rsid w:val="0F851339"/>
    <w:rsid w:val="0F8A0CF1"/>
    <w:rsid w:val="0F992C46"/>
    <w:rsid w:val="0FAB17BA"/>
    <w:rsid w:val="0FAE1333"/>
    <w:rsid w:val="0FAF4861"/>
    <w:rsid w:val="0FB03514"/>
    <w:rsid w:val="0FBE2417"/>
    <w:rsid w:val="0FCF4B8B"/>
    <w:rsid w:val="0FDB01E2"/>
    <w:rsid w:val="0FDE4214"/>
    <w:rsid w:val="0FE55D42"/>
    <w:rsid w:val="0FEA7A97"/>
    <w:rsid w:val="0FED22C8"/>
    <w:rsid w:val="100361B4"/>
    <w:rsid w:val="101F165F"/>
    <w:rsid w:val="10206856"/>
    <w:rsid w:val="102A4A22"/>
    <w:rsid w:val="103D22FB"/>
    <w:rsid w:val="10577ACF"/>
    <w:rsid w:val="10580C7B"/>
    <w:rsid w:val="10610EB1"/>
    <w:rsid w:val="1064736A"/>
    <w:rsid w:val="107E3154"/>
    <w:rsid w:val="107E73B8"/>
    <w:rsid w:val="10905130"/>
    <w:rsid w:val="10A95676"/>
    <w:rsid w:val="10BE21C5"/>
    <w:rsid w:val="10C3420C"/>
    <w:rsid w:val="10CF53AC"/>
    <w:rsid w:val="10E409A4"/>
    <w:rsid w:val="10F23635"/>
    <w:rsid w:val="11001EB2"/>
    <w:rsid w:val="11096B4B"/>
    <w:rsid w:val="110B7286"/>
    <w:rsid w:val="11106007"/>
    <w:rsid w:val="11151782"/>
    <w:rsid w:val="11167845"/>
    <w:rsid w:val="111E0E51"/>
    <w:rsid w:val="11227EBD"/>
    <w:rsid w:val="114432DC"/>
    <w:rsid w:val="11446CC8"/>
    <w:rsid w:val="114F3A4B"/>
    <w:rsid w:val="11663B8E"/>
    <w:rsid w:val="11731A49"/>
    <w:rsid w:val="11894AEB"/>
    <w:rsid w:val="11A445D5"/>
    <w:rsid w:val="11A756A5"/>
    <w:rsid w:val="11A901EA"/>
    <w:rsid w:val="11AB5DEC"/>
    <w:rsid w:val="11AD238A"/>
    <w:rsid w:val="11D128CD"/>
    <w:rsid w:val="11E143D8"/>
    <w:rsid w:val="11E67D25"/>
    <w:rsid w:val="11EA640C"/>
    <w:rsid w:val="11F14CAB"/>
    <w:rsid w:val="11FB6825"/>
    <w:rsid w:val="12105841"/>
    <w:rsid w:val="1214709D"/>
    <w:rsid w:val="1216619D"/>
    <w:rsid w:val="12261898"/>
    <w:rsid w:val="1240216C"/>
    <w:rsid w:val="1242430A"/>
    <w:rsid w:val="12424402"/>
    <w:rsid w:val="125639D7"/>
    <w:rsid w:val="12607BE4"/>
    <w:rsid w:val="1270316D"/>
    <w:rsid w:val="1271541E"/>
    <w:rsid w:val="127B757B"/>
    <w:rsid w:val="127E5E3E"/>
    <w:rsid w:val="12866904"/>
    <w:rsid w:val="1287293F"/>
    <w:rsid w:val="12A73C0C"/>
    <w:rsid w:val="12A83343"/>
    <w:rsid w:val="12BD366A"/>
    <w:rsid w:val="12C14D53"/>
    <w:rsid w:val="12CD27E7"/>
    <w:rsid w:val="12D05291"/>
    <w:rsid w:val="12D66542"/>
    <w:rsid w:val="12D816B9"/>
    <w:rsid w:val="12E044E4"/>
    <w:rsid w:val="12E711F5"/>
    <w:rsid w:val="12EF6877"/>
    <w:rsid w:val="131117EE"/>
    <w:rsid w:val="13142C7F"/>
    <w:rsid w:val="13145030"/>
    <w:rsid w:val="13195317"/>
    <w:rsid w:val="13431F28"/>
    <w:rsid w:val="134748E2"/>
    <w:rsid w:val="1360034C"/>
    <w:rsid w:val="136943BB"/>
    <w:rsid w:val="1376372B"/>
    <w:rsid w:val="1383150D"/>
    <w:rsid w:val="138C29BD"/>
    <w:rsid w:val="138E469C"/>
    <w:rsid w:val="138F387C"/>
    <w:rsid w:val="13945E45"/>
    <w:rsid w:val="139958FE"/>
    <w:rsid w:val="13A40669"/>
    <w:rsid w:val="13A755D7"/>
    <w:rsid w:val="13AA37FC"/>
    <w:rsid w:val="13B71D90"/>
    <w:rsid w:val="13CF416F"/>
    <w:rsid w:val="13D80CC0"/>
    <w:rsid w:val="13DF5E59"/>
    <w:rsid w:val="13E92697"/>
    <w:rsid w:val="13FF1B1C"/>
    <w:rsid w:val="14025185"/>
    <w:rsid w:val="140544E4"/>
    <w:rsid w:val="14187CA2"/>
    <w:rsid w:val="142616D0"/>
    <w:rsid w:val="14273EAB"/>
    <w:rsid w:val="142D56F9"/>
    <w:rsid w:val="143F44AD"/>
    <w:rsid w:val="14565EA3"/>
    <w:rsid w:val="145D5C41"/>
    <w:rsid w:val="14682019"/>
    <w:rsid w:val="14775F55"/>
    <w:rsid w:val="148237C8"/>
    <w:rsid w:val="14875C34"/>
    <w:rsid w:val="148D07C8"/>
    <w:rsid w:val="14980E87"/>
    <w:rsid w:val="14A338BA"/>
    <w:rsid w:val="14B27BD0"/>
    <w:rsid w:val="14B56BB7"/>
    <w:rsid w:val="14D04602"/>
    <w:rsid w:val="14E923E0"/>
    <w:rsid w:val="14EE3C4F"/>
    <w:rsid w:val="150E2859"/>
    <w:rsid w:val="152A0ED8"/>
    <w:rsid w:val="1538455B"/>
    <w:rsid w:val="15404E9F"/>
    <w:rsid w:val="15445DFC"/>
    <w:rsid w:val="15655EEA"/>
    <w:rsid w:val="15697CD3"/>
    <w:rsid w:val="156B66C4"/>
    <w:rsid w:val="156C4540"/>
    <w:rsid w:val="156F5FA5"/>
    <w:rsid w:val="15716DD2"/>
    <w:rsid w:val="15773B73"/>
    <w:rsid w:val="157A1F4E"/>
    <w:rsid w:val="157B30B4"/>
    <w:rsid w:val="15820250"/>
    <w:rsid w:val="15861A4A"/>
    <w:rsid w:val="15900A5D"/>
    <w:rsid w:val="15A9047A"/>
    <w:rsid w:val="15B00651"/>
    <w:rsid w:val="15BF6500"/>
    <w:rsid w:val="15DD651D"/>
    <w:rsid w:val="15EC6E61"/>
    <w:rsid w:val="15EE02F8"/>
    <w:rsid w:val="15FD448E"/>
    <w:rsid w:val="16003E8C"/>
    <w:rsid w:val="16131DD1"/>
    <w:rsid w:val="16166E3B"/>
    <w:rsid w:val="161B76FD"/>
    <w:rsid w:val="162D291C"/>
    <w:rsid w:val="16371E78"/>
    <w:rsid w:val="1638523A"/>
    <w:rsid w:val="164D35A1"/>
    <w:rsid w:val="16525E90"/>
    <w:rsid w:val="167B1A8C"/>
    <w:rsid w:val="16A54800"/>
    <w:rsid w:val="16BE60BD"/>
    <w:rsid w:val="16C24626"/>
    <w:rsid w:val="16C83643"/>
    <w:rsid w:val="16CB01EC"/>
    <w:rsid w:val="16FA7503"/>
    <w:rsid w:val="16FD29AF"/>
    <w:rsid w:val="1706551B"/>
    <w:rsid w:val="17300F94"/>
    <w:rsid w:val="17362818"/>
    <w:rsid w:val="173A4736"/>
    <w:rsid w:val="173D04A4"/>
    <w:rsid w:val="173F6EFA"/>
    <w:rsid w:val="1746223A"/>
    <w:rsid w:val="17553E6E"/>
    <w:rsid w:val="1770303F"/>
    <w:rsid w:val="177D2C09"/>
    <w:rsid w:val="17817D14"/>
    <w:rsid w:val="17882E38"/>
    <w:rsid w:val="178B4C5A"/>
    <w:rsid w:val="17924F14"/>
    <w:rsid w:val="17C2567F"/>
    <w:rsid w:val="17CD1D2D"/>
    <w:rsid w:val="17D00907"/>
    <w:rsid w:val="17DC4063"/>
    <w:rsid w:val="17E208BC"/>
    <w:rsid w:val="17E648D0"/>
    <w:rsid w:val="17F02F4A"/>
    <w:rsid w:val="180C0514"/>
    <w:rsid w:val="181E556A"/>
    <w:rsid w:val="18205BCB"/>
    <w:rsid w:val="18223A4B"/>
    <w:rsid w:val="183436E9"/>
    <w:rsid w:val="18551ABD"/>
    <w:rsid w:val="1858116F"/>
    <w:rsid w:val="1861555B"/>
    <w:rsid w:val="186B2B0F"/>
    <w:rsid w:val="189512DC"/>
    <w:rsid w:val="18956011"/>
    <w:rsid w:val="18B76AA4"/>
    <w:rsid w:val="18CB7EE6"/>
    <w:rsid w:val="18D077F1"/>
    <w:rsid w:val="18E96965"/>
    <w:rsid w:val="18E97C33"/>
    <w:rsid w:val="18EA267C"/>
    <w:rsid w:val="18FB6F20"/>
    <w:rsid w:val="190477AC"/>
    <w:rsid w:val="19142735"/>
    <w:rsid w:val="19143D3E"/>
    <w:rsid w:val="192A6ED1"/>
    <w:rsid w:val="192C738F"/>
    <w:rsid w:val="19341BEA"/>
    <w:rsid w:val="19467338"/>
    <w:rsid w:val="194E26FE"/>
    <w:rsid w:val="194F1803"/>
    <w:rsid w:val="195001A7"/>
    <w:rsid w:val="19584897"/>
    <w:rsid w:val="19587A87"/>
    <w:rsid w:val="196030EF"/>
    <w:rsid w:val="196C3DA1"/>
    <w:rsid w:val="197C2A6D"/>
    <w:rsid w:val="198E5A58"/>
    <w:rsid w:val="19982EC6"/>
    <w:rsid w:val="19B5645D"/>
    <w:rsid w:val="19C02EC6"/>
    <w:rsid w:val="19C35E4C"/>
    <w:rsid w:val="19C81AA5"/>
    <w:rsid w:val="19D92C49"/>
    <w:rsid w:val="19E45BD3"/>
    <w:rsid w:val="1A0020B9"/>
    <w:rsid w:val="1A1F092A"/>
    <w:rsid w:val="1A441E3A"/>
    <w:rsid w:val="1A4B0A5D"/>
    <w:rsid w:val="1A642689"/>
    <w:rsid w:val="1A677857"/>
    <w:rsid w:val="1A6801F0"/>
    <w:rsid w:val="1A7156E9"/>
    <w:rsid w:val="1A7B5B8A"/>
    <w:rsid w:val="1A872200"/>
    <w:rsid w:val="1A906B0E"/>
    <w:rsid w:val="1A91071A"/>
    <w:rsid w:val="1AA73327"/>
    <w:rsid w:val="1AB50EB1"/>
    <w:rsid w:val="1AB762B1"/>
    <w:rsid w:val="1AE4567F"/>
    <w:rsid w:val="1AE56075"/>
    <w:rsid w:val="1AFF0090"/>
    <w:rsid w:val="1B0943A2"/>
    <w:rsid w:val="1B125011"/>
    <w:rsid w:val="1B2A531E"/>
    <w:rsid w:val="1B2E192A"/>
    <w:rsid w:val="1B31041C"/>
    <w:rsid w:val="1B344E34"/>
    <w:rsid w:val="1B534833"/>
    <w:rsid w:val="1B5F3105"/>
    <w:rsid w:val="1B6A2077"/>
    <w:rsid w:val="1B777ED2"/>
    <w:rsid w:val="1B7D1DAD"/>
    <w:rsid w:val="1B93056F"/>
    <w:rsid w:val="1B9453E4"/>
    <w:rsid w:val="1B982D7E"/>
    <w:rsid w:val="1B9D6173"/>
    <w:rsid w:val="1BAA2252"/>
    <w:rsid w:val="1BB10866"/>
    <w:rsid w:val="1BB659B5"/>
    <w:rsid w:val="1BBA6477"/>
    <w:rsid w:val="1BC650BE"/>
    <w:rsid w:val="1BC85CEC"/>
    <w:rsid w:val="1BD36F8C"/>
    <w:rsid w:val="1BD737F6"/>
    <w:rsid w:val="1BDF2327"/>
    <w:rsid w:val="1BE03DAA"/>
    <w:rsid w:val="1BF20DD5"/>
    <w:rsid w:val="1BF72D21"/>
    <w:rsid w:val="1C0567F8"/>
    <w:rsid w:val="1C2105C0"/>
    <w:rsid w:val="1C393080"/>
    <w:rsid w:val="1C4E3074"/>
    <w:rsid w:val="1C5D3562"/>
    <w:rsid w:val="1C7647F8"/>
    <w:rsid w:val="1C7F7D17"/>
    <w:rsid w:val="1C845043"/>
    <w:rsid w:val="1C9060D2"/>
    <w:rsid w:val="1CAE3D36"/>
    <w:rsid w:val="1CB33043"/>
    <w:rsid w:val="1CBE7903"/>
    <w:rsid w:val="1CC461F2"/>
    <w:rsid w:val="1CCE6A68"/>
    <w:rsid w:val="1CE40B56"/>
    <w:rsid w:val="1CE45492"/>
    <w:rsid w:val="1CE76210"/>
    <w:rsid w:val="1CEB428A"/>
    <w:rsid w:val="1D0A5D73"/>
    <w:rsid w:val="1D2B6ECA"/>
    <w:rsid w:val="1D363709"/>
    <w:rsid w:val="1D612CC1"/>
    <w:rsid w:val="1D615DCE"/>
    <w:rsid w:val="1D6359A7"/>
    <w:rsid w:val="1D6A62F3"/>
    <w:rsid w:val="1D8144EF"/>
    <w:rsid w:val="1DA65975"/>
    <w:rsid w:val="1DAB00C4"/>
    <w:rsid w:val="1DB20699"/>
    <w:rsid w:val="1DC313C1"/>
    <w:rsid w:val="1DE12BC2"/>
    <w:rsid w:val="1DE21A1B"/>
    <w:rsid w:val="1DEA5B6F"/>
    <w:rsid w:val="1DF27845"/>
    <w:rsid w:val="1DF71638"/>
    <w:rsid w:val="1E085C31"/>
    <w:rsid w:val="1E0C1C23"/>
    <w:rsid w:val="1E1B5D03"/>
    <w:rsid w:val="1E24121F"/>
    <w:rsid w:val="1E2F3399"/>
    <w:rsid w:val="1E3511ED"/>
    <w:rsid w:val="1E4158A0"/>
    <w:rsid w:val="1E492DF9"/>
    <w:rsid w:val="1E695792"/>
    <w:rsid w:val="1E8105E9"/>
    <w:rsid w:val="1EC263C8"/>
    <w:rsid w:val="1EC50E0C"/>
    <w:rsid w:val="1ED535F0"/>
    <w:rsid w:val="1EE8589B"/>
    <w:rsid w:val="1EE91FE1"/>
    <w:rsid w:val="1EFE796E"/>
    <w:rsid w:val="1F037864"/>
    <w:rsid w:val="1F0B6A27"/>
    <w:rsid w:val="1F1D710B"/>
    <w:rsid w:val="1F245DEA"/>
    <w:rsid w:val="1F797897"/>
    <w:rsid w:val="1F7C5A39"/>
    <w:rsid w:val="1F8679B2"/>
    <w:rsid w:val="1F8B627B"/>
    <w:rsid w:val="1F8D7332"/>
    <w:rsid w:val="1F916CF6"/>
    <w:rsid w:val="1F9A3651"/>
    <w:rsid w:val="1FA80B04"/>
    <w:rsid w:val="1FC1442E"/>
    <w:rsid w:val="1FC867A6"/>
    <w:rsid w:val="1FE50107"/>
    <w:rsid w:val="1FE72787"/>
    <w:rsid w:val="1FED3491"/>
    <w:rsid w:val="1FF47F11"/>
    <w:rsid w:val="1FFC75C7"/>
    <w:rsid w:val="200020F2"/>
    <w:rsid w:val="200B6B39"/>
    <w:rsid w:val="20150DBB"/>
    <w:rsid w:val="20201A7D"/>
    <w:rsid w:val="20370FEB"/>
    <w:rsid w:val="204024D4"/>
    <w:rsid w:val="20414AEA"/>
    <w:rsid w:val="20485D12"/>
    <w:rsid w:val="204A3011"/>
    <w:rsid w:val="206C7F81"/>
    <w:rsid w:val="208A79E0"/>
    <w:rsid w:val="20913249"/>
    <w:rsid w:val="20A6283C"/>
    <w:rsid w:val="20AC58B0"/>
    <w:rsid w:val="20B73E39"/>
    <w:rsid w:val="20BA0A17"/>
    <w:rsid w:val="20F84291"/>
    <w:rsid w:val="20FF5C3F"/>
    <w:rsid w:val="21021700"/>
    <w:rsid w:val="21181A68"/>
    <w:rsid w:val="21452CEB"/>
    <w:rsid w:val="21487806"/>
    <w:rsid w:val="2151452E"/>
    <w:rsid w:val="21550720"/>
    <w:rsid w:val="21562033"/>
    <w:rsid w:val="21625FFD"/>
    <w:rsid w:val="216B1462"/>
    <w:rsid w:val="217847F8"/>
    <w:rsid w:val="218626F2"/>
    <w:rsid w:val="2195107C"/>
    <w:rsid w:val="21AE1EA9"/>
    <w:rsid w:val="21B64832"/>
    <w:rsid w:val="21BD4293"/>
    <w:rsid w:val="21C00F77"/>
    <w:rsid w:val="21C646DE"/>
    <w:rsid w:val="21CD0916"/>
    <w:rsid w:val="21D24769"/>
    <w:rsid w:val="21D46D7E"/>
    <w:rsid w:val="21E579CF"/>
    <w:rsid w:val="21EF1C7A"/>
    <w:rsid w:val="220C7583"/>
    <w:rsid w:val="22173F44"/>
    <w:rsid w:val="222154E5"/>
    <w:rsid w:val="22230C95"/>
    <w:rsid w:val="222B0753"/>
    <w:rsid w:val="222B3D1F"/>
    <w:rsid w:val="22330D23"/>
    <w:rsid w:val="223A4F70"/>
    <w:rsid w:val="223E2C4C"/>
    <w:rsid w:val="224E69FB"/>
    <w:rsid w:val="22713C87"/>
    <w:rsid w:val="22796DE7"/>
    <w:rsid w:val="22834690"/>
    <w:rsid w:val="228938A2"/>
    <w:rsid w:val="229D1F41"/>
    <w:rsid w:val="22A27C00"/>
    <w:rsid w:val="22AD20A8"/>
    <w:rsid w:val="22AF4847"/>
    <w:rsid w:val="22C06B52"/>
    <w:rsid w:val="22C74207"/>
    <w:rsid w:val="22D9599E"/>
    <w:rsid w:val="22EB55DD"/>
    <w:rsid w:val="22F31684"/>
    <w:rsid w:val="22F65E83"/>
    <w:rsid w:val="22FE62BF"/>
    <w:rsid w:val="23060019"/>
    <w:rsid w:val="231637D4"/>
    <w:rsid w:val="231F66C3"/>
    <w:rsid w:val="23210241"/>
    <w:rsid w:val="232C5DC8"/>
    <w:rsid w:val="232D7858"/>
    <w:rsid w:val="23391A78"/>
    <w:rsid w:val="233A2F83"/>
    <w:rsid w:val="23486FBF"/>
    <w:rsid w:val="234A1569"/>
    <w:rsid w:val="235A0E59"/>
    <w:rsid w:val="23627F3C"/>
    <w:rsid w:val="23640463"/>
    <w:rsid w:val="237E530A"/>
    <w:rsid w:val="23830272"/>
    <w:rsid w:val="238B659D"/>
    <w:rsid w:val="238C246D"/>
    <w:rsid w:val="239032DC"/>
    <w:rsid w:val="23A67688"/>
    <w:rsid w:val="23A75552"/>
    <w:rsid w:val="23B15A65"/>
    <w:rsid w:val="23B67AE9"/>
    <w:rsid w:val="23C1486B"/>
    <w:rsid w:val="23CF5341"/>
    <w:rsid w:val="23D0487B"/>
    <w:rsid w:val="23E97F54"/>
    <w:rsid w:val="23EA18E6"/>
    <w:rsid w:val="23F01CA5"/>
    <w:rsid w:val="23F23A9D"/>
    <w:rsid w:val="24061C2E"/>
    <w:rsid w:val="243464FA"/>
    <w:rsid w:val="2450117B"/>
    <w:rsid w:val="24582104"/>
    <w:rsid w:val="245C7F43"/>
    <w:rsid w:val="245F17DC"/>
    <w:rsid w:val="246F2613"/>
    <w:rsid w:val="24734209"/>
    <w:rsid w:val="24786B8E"/>
    <w:rsid w:val="248A79B4"/>
    <w:rsid w:val="248D70C5"/>
    <w:rsid w:val="249E403D"/>
    <w:rsid w:val="249E4436"/>
    <w:rsid w:val="24A36A01"/>
    <w:rsid w:val="24A96515"/>
    <w:rsid w:val="24D9461E"/>
    <w:rsid w:val="24DF769D"/>
    <w:rsid w:val="24E36486"/>
    <w:rsid w:val="24EA2E62"/>
    <w:rsid w:val="250D1615"/>
    <w:rsid w:val="25122482"/>
    <w:rsid w:val="251B5603"/>
    <w:rsid w:val="252F28C9"/>
    <w:rsid w:val="25391307"/>
    <w:rsid w:val="253A5FB5"/>
    <w:rsid w:val="257315AF"/>
    <w:rsid w:val="257775EA"/>
    <w:rsid w:val="25A961F8"/>
    <w:rsid w:val="25CF7802"/>
    <w:rsid w:val="25E6321A"/>
    <w:rsid w:val="25EC30B2"/>
    <w:rsid w:val="25EE428F"/>
    <w:rsid w:val="25F64D8B"/>
    <w:rsid w:val="26087073"/>
    <w:rsid w:val="26451EAE"/>
    <w:rsid w:val="265E716B"/>
    <w:rsid w:val="266143ED"/>
    <w:rsid w:val="26651779"/>
    <w:rsid w:val="26854450"/>
    <w:rsid w:val="26927532"/>
    <w:rsid w:val="26AC53CF"/>
    <w:rsid w:val="26B65505"/>
    <w:rsid w:val="26B90552"/>
    <w:rsid w:val="26F51674"/>
    <w:rsid w:val="27006BC1"/>
    <w:rsid w:val="27070D97"/>
    <w:rsid w:val="270824A3"/>
    <w:rsid w:val="27105E9C"/>
    <w:rsid w:val="272330FC"/>
    <w:rsid w:val="272832DE"/>
    <w:rsid w:val="273F77F1"/>
    <w:rsid w:val="275168F9"/>
    <w:rsid w:val="2754767A"/>
    <w:rsid w:val="276A4876"/>
    <w:rsid w:val="27713391"/>
    <w:rsid w:val="27735F50"/>
    <w:rsid w:val="277A71D7"/>
    <w:rsid w:val="27925456"/>
    <w:rsid w:val="27985894"/>
    <w:rsid w:val="27A56645"/>
    <w:rsid w:val="27AE7C66"/>
    <w:rsid w:val="27AF375B"/>
    <w:rsid w:val="280321C0"/>
    <w:rsid w:val="28047803"/>
    <w:rsid w:val="28072354"/>
    <w:rsid w:val="280E7312"/>
    <w:rsid w:val="280F567E"/>
    <w:rsid w:val="282B768B"/>
    <w:rsid w:val="28500BD6"/>
    <w:rsid w:val="2854478D"/>
    <w:rsid w:val="285E436C"/>
    <w:rsid w:val="286042BC"/>
    <w:rsid w:val="286237D6"/>
    <w:rsid w:val="28701E89"/>
    <w:rsid w:val="287C4A35"/>
    <w:rsid w:val="2888585A"/>
    <w:rsid w:val="28946AB3"/>
    <w:rsid w:val="28995A69"/>
    <w:rsid w:val="28AA3C49"/>
    <w:rsid w:val="28B447DB"/>
    <w:rsid w:val="28E65E5C"/>
    <w:rsid w:val="28FF77E2"/>
    <w:rsid w:val="290F2E15"/>
    <w:rsid w:val="29367494"/>
    <w:rsid w:val="295521A0"/>
    <w:rsid w:val="29695CAA"/>
    <w:rsid w:val="296B466C"/>
    <w:rsid w:val="2977576C"/>
    <w:rsid w:val="298A3602"/>
    <w:rsid w:val="29997AF6"/>
    <w:rsid w:val="299C1C18"/>
    <w:rsid w:val="299D41FC"/>
    <w:rsid w:val="29A43F24"/>
    <w:rsid w:val="29B7347B"/>
    <w:rsid w:val="29BB476E"/>
    <w:rsid w:val="29C122DA"/>
    <w:rsid w:val="29D014EE"/>
    <w:rsid w:val="29D25BFC"/>
    <w:rsid w:val="29DD0699"/>
    <w:rsid w:val="29F11AE8"/>
    <w:rsid w:val="2A0A24B4"/>
    <w:rsid w:val="2A45438B"/>
    <w:rsid w:val="2A5333F8"/>
    <w:rsid w:val="2A5F618F"/>
    <w:rsid w:val="2A772944"/>
    <w:rsid w:val="2AAD20A8"/>
    <w:rsid w:val="2AAE7F1C"/>
    <w:rsid w:val="2AB466B2"/>
    <w:rsid w:val="2AC242EF"/>
    <w:rsid w:val="2AC972A0"/>
    <w:rsid w:val="2ACB306C"/>
    <w:rsid w:val="2ACF6B3E"/>
    <w:rsid w:val="2AF600BE"/>
    <w:rsid w:val="2AFC4E77"/>
    <w:rsid w:val="2B1D0C07"/>
    <w:rsid w:val="2B2C092B"/>
    <w:rsid w:val="2B330364"/>
    <w:rsid w:val="2B48225A"/>
    <w:rsid w:val="2B525E65"/>
    <w:rsid w:val="2B547ED6"/>
    <w:rsid w:val="2B6C5B6E"/>
    <w:rsid w:val="2B6D449A"/>
    <w:rsid w:val="2B7148D8"/>
    <w:rsid w:val="2B7938F9"/>
    <w:rsid w:val="2B7F3FCB"/>
    <w:rsid w:val="2B885AE2"/>
    <w:rsid w:val="2B886DAE"/>
    <w:rsid w:val="2B9249A8"/>
    <w:rsid w:val="2B941A19"/>
    <w:rsid w:val="2B966B23"/>
    <w:rsid w:val="2B990064"/>
    <w:rsid w:val="2B9C6E67"/>
    <w:rsid w:val="2BBB3BBA"/>
    <w:rsid w:val="2BC95911"/>
    <w:rsid w:val="2BD16820"/>
    <w:rsid w:val="2BDB427A"/>
    <w:rsid w:val="2BE51E77"/>
    <w:rsid w:val="2BEB45F4"/>
    <w:rsid w:val="2BF963A8"/>
    <w:rsid w:val="2C0E2F09"/>
    <w:rsid w:val="2C20201E"/>
    <w:rsid w:val="2C30347F"/>
    <w:rsid w:val="2C57293B"/>
    <w:rsid w:val="2C611ED8"/>
    <w:rsid w:val="2C691A11"/>
    <w:rsid w:val="2C8D7B7D"/>
    <w:rsid w:val="2C956A26"/>
    <w:rsid w:val="2C9858A4"/>
    <w:rsid w:val="2C9C2B92"/>
    <w:rsid w:val="2C9D306A"/>
    <w:rsid w:val="2CAE243E"/>
    <w:rsid w:val="2CCE3340"/>
    <w:rsid w:val="2CD236A0"/>
    <w:rsid w:val="2CE65ED8"/>
    <w:rsid w:val="2CE71F9B"/>
    <w:rsid w:val="2CF464AD"/>
    <w:rsid w:val="2CF85F23"/>
    <w:rsid w:val="2D0E499E"/>
    <w:rsid w:val="2D117193"/>
    <w:rsid w:val="2D1D71BB"/>
    <w:rsid w:val="2D27647B"/>
    <w:rsid w:val="2D316D61"/>
    <w:rsid w:val="2D324DD1"/>
    <w:rsid w:val="2D374058"/>
    <w:rsid w:val="2D5C64C1"/>
    <w:rsid w:val="2D662F2D"/>
    <w:rsid w:val="2D68332E"/>
    <w:rsid w:val="2D6C4F9C"/>
    <w:rsid w:val="2D7B7B69"/>
    <w:rsid w:val="2D8F18C0"/>
    <w:rsid w:val="2DA0699B"/>
    <w:rsid w:val="2DC02464"/>
    <w:rsid w:val="2DE00B60"/>
    <w:rsid w:val="2E091422"/>
    <w:rsid w:val="2E267C8B"/>
    <w:rsid w:val="2E3A7787"/>
    <w:rsid w:val="2E3C344A"/>
    <w:rsid w:val="2E3F035D"/>
    <w:rsid w:val="2E446760"/>
    <w:rsid w:val="2E5F25E9"/>
    <w:rsid w:val="2E6F2DD6"/>
    <w:rsid w:val="2E766F6F"/>
    <w:rsid w:val="2E7B3A40"/>
    <w:rsid w:val="2EB22239"/>
    <w:rsid w:val="2EB32547"/>
    <w:rsid w:val="2EBD10D8"/>
    <w:rsid w:val="2ED20C5F"/>
    <w:rsid w:val="2EF41142"/>
    <w:rsid w:val="2F14529F"/>
    <w:rsid w:val="2F1846B7"/>
    <w:rsid w:val="2F1C052E"/>
    <w:rsid w:val="2F2F0766"/>
    <w:rsid w:val="2F306322"/>
    <w:rsid w:val="2F394938"/>
    <w:rsid w:val="2F3F57C1"/>
    <w:rsid w:val="2F4B0642"/>
    <w:rsid w:val="2F5A5852"/>
    <w:rsid w:val="2F613227"/>
    <w:rsid w:val="2F660B10"/>
    <w:rsid w:val="2F736E30"/>
    <w:rsid w:val="2F77516D"/>
    <w:rsid w:val="2F8D3EB5"/>
    <w:rsid w:val="2F916C0C"/>
    <w:rsid w:val="2F9E023B"/>
    <w:rsid w:val="2FA03C59"/>
    <w:rsid w:val="2FEE5F47"/>
    <w:rsid w:val="2FEF3E07"/>
    <w:rsid w:val="2FF147F8"/>
    <w:rsid w:val="2FF316BE"/>
    <w:rsid w:val="2FFA0659"/>
    <w:rsid w:val="301668D8"/>
    <w:rsid w:val="301F50BD"/>
    <w:rsid w:val="302B0A42"/>
    <w:rsid w:val="3033249E"/>
    <w:rsid w:val="304674F5"/>
    <w:rsid w:val="3049391D"/>
    <w:rsid w:val="304965F1"/>
    <w:rsid w:val="30534BD2"/>
    <w:rsid w:val="309227E7"/>
    <w:rsid w:val="3096403B"/>
    <w:rsid w:val="30B75207"/>
    <w:rsid w:val="30BB0545"/>
    <w:rsid w:val="30C352A9"/>
    <w:rsid w:val="30DA3D8A"/>
    <w:rsid w:val="30DE62EA"/>
    <w:rsid w:val="30E27374"/>
    <w:rsid w:val="30F23439"/>
    <w:rsid w:val="30FC17BD"/>
    <w:rsid w:val="30FF213C"/>
    <w:rsid w:val="3101439A"/>
    <w:rsid w:val="31111545"/>
    <w:rsid w:val="311450DA"/>
    <w:rsid w:val="31267D0A"/>
    <w:rsid w:val="312E349A"/>
    <w:rsid w:val="315753C8"/>
    <w:rsid w:val="315D4E7B"/>
    <w:rsid w:val="316E5ACC"/>
    <w:rsid w:val="31757786"/>
    <w:rsid w:val="31786996"/>
    <w:rsid w:val="317D29B0"/>
    <w:rsid w:val="318268AC"/>
    <w:rsid w:val="318C77B2"/>
    <w:rsid w:val="318E1BA4"/>
    <w:rsid w:val="31985B66"/>
    <w:rsid w:val="319C7AF8"/>
    <w:rsid w:val="319F417E"/>
    <w:rsid w:val="319F5563"/>
    <w:rsid w:val="31AB799B"/>
    <w:rsid w:val="31B709B1"/>
    <w:rsid w:val="31B91C2D"/>
    <w:rsid w:val="31C876EB"/>
    <w:rsid w:val="31D13880"/>
    <w:rsid w:val="31D34A11"/>
    <w:rsid w:val="31D72F55"/>
    <w:rsid w:val="31F8176D"/>
    <w:rsid w:val="31F838E6"/>
    <w:rsid w:val="320D232A"/>
    <w:rsid w:val="320E5C18"/>
    <w:rsid w:val="322A5357"/>
    <w:rsid w:val="32306139"/>
    <w:rsid w:val="32361914"/>
    <w:rsid w:val="323720E9"/>
    <w:rsid w:val="323F0D70"/>
    <w:rsid w:val="32475540"/>
    <w:rsid w:val="324B1753"/>
    <w:rsid w:val="325902CA"/>
    <w:rsid w:val="32672AA3"/>
    <w:rsid w:val="32821BE7"/>
    <w:rsid w:val="32836CEC"/>
    <w:rsid w:val="32845A0E"/>
    <w:rsid w:val="32973A0E"/>
    <w:rsid w:val="329E54EF"/>
    <w:rsid w:val="32B2094E"/>
    <w:rsid w:val="32C1782D"/>
    <w:rsid w:val="32C5318D"/>
    <w:rsid w:val="32CD0945"/>
    <w:rsid w:val="32D23FC5"/>
    <w:rsid w:val="32D35D0D"/>
    <w:rsid w:val="32E0431D"/>
    <w:rsid w:val="32E717F0"/>
    <w:rsid w:val="32F10FE3"/>
    <w:rsid w:val="32F20B4C"/>
    <w:rsid w:val="32F43719"/>
    <w:rsid w:val="32FD2609"/>
    <w:rsid w:val="330E5EBD"/>
    <w:rsid w:val="332A4F70"/>
    <w:rsid w:val="3343145D"/>
    <w:rsid w:val="334F289D"/>
    <w:rsid w:val="33572F08"/>
    <w:rsid w:val="335A2D0A"/>
    <w:rsid w:val="335D46DB"/>
    <w:rsid w:val="335F5110"/>
    <w:rsid w:val="33614886"/>
    <w:rsid w:val="337572EB"/>
    <w:rsid w:val="33785748"/>
    <w:rsid w:val="33822AF2"/>
    <w:rsid w:val="338E1666"/>
    <w:rsid w:val="338E5AFA"/>
    <w:rsid w:val="339E697C"/>
    <w:rsid w:val="33AA2F63"/>
    <w:rsid w:val="33C776EA"/>
    <w:rsid w:val="33CA4C53"/>
    <w:rsid w:val="33D34E3D"/>
    <w:rsid w:val="33E71925"/>
    <w:rsid w:val="33F65DE7"/>
    <w:rsid w:val="33F94509"/>
    <w:rsid w:val="34041983"/>
    <w:rsid w:val="34067109"/>
    <w:rsid w:val="340E2DD5"/>
    <w:rsid w:val="341A4568"/>
    <w:rsid w:val="341C1DFC"/>
    <w:rsid w:val="341F577E"/>
    <w:rsid w:val="34616284"/>
    <w:rsid w:val="346A1D1C"/>
    <w:rsid w:val="346B6994"/>
    <w:rsid w:val="34743FD8"/>
    <w:rsid w:val="34782E8C"/>
    <w:rsid w:val="348B341E"/>
    <w:rsid w:val="34975F7C"/>
    <w:rsid w:val="34A144C7"/>
    <w:rsid w:val="34A40B43"/>
    <w:rsid w:val="34A958C6"/>
    <w:rsid w:val="34B37CA9"/>
    <w:rsid w:val="34C20FA2"/>
    <w:rsid w:val="34CE430A"/>
    <w:rsid w:val="34DA0D79"/>
    <w:rsid w:val="34E27754"/>
    <w:rsid w:val="34FA1D3F"/>
    <w:rsid w:val="34FB311D"/>
    <w:rsid w:val="34FF297E"/>
    <w:rsid w:val="351B038E"/>
    <w:rsid w:val="351B0413"/>
    <w:rsid w:val="351C0462"/>
    <w:rsid w:val="352F5CD1"/>
    <w:rsid w:val="3548408A"/>
    <w:rsid w:val="355F5E5C"/>
    <w:rsid w:val="3563096B"/>
    <w:rsid w:val="356E4B2A"/>
    <w:rsid w:val="357F4561"/>
    <w:rsid w:val="35856E2B"/>
    <w:rsid w:val="35864159"/>
    <w:rsid w:val="359C4B7C"/>
    <w:rsid w:val="35A24576"/>
    <w:rsid w:val="35A54C63"/>
    <w:rsid w:val="35A71691"/>
    <w:rsid w:val="35B82C2D"/>
    <w:rsid w:val="35C04C94"/>
    <w:rsid w:val="35CA6362"/>
    <w:rsid w:val="35CC2514"/>
    <w:rsid w:val="35D55D2E"/>
    <w:rsid w:val="35DD4458"/>
    <w:rsid w:val="35EA676E"/>
    <w:rsid w:val="36047F2D"/>
    <w:rsid w:val="360A061E"/>
    <w:rsid w:val="36356C91"/>
    <w:rsid w:val="3641686B"/>
    <w:rsid w:val="364421B4"/>
    <w:rsid w:val="36443869"/>
    <w:rsid w:val="364C74A6"/>
    <w:rsid w:val="36500964"/>
    <w:rsid w:val="3662161A"/>
    <w:rsid w:val="367B459C"/>
    <w:rsid w:val="36B24C1E"/>
    <w:rsid w:val="36B545A2"/>
    <w:rsid w:val="36CA39BE"/>
    <w:rsid w:val="36D8778F"/>
    <w:rsid w:val="36DE32AE"/>
    <w:rsid w:val="36E228D5"/>
    <w:rsid w:val="36E8564A"/>
    <w:rsid w:val="36F7631D"/>
    <w:rsid w:val="370E4E17"/>
    <w:rsid w:val="373F422C"/>
    <w:rsid w:val="373F7E41"/>
    <w:rsid w:val="37422B3D"/>
    <w:rsid w:val="377901C0"/>
    <w:rsid w:val="37883A15"/>
    <w:rsid w:val="37961054"/>
    <w:rsid w:val="379D3593"/>
    <w:rsid w:val="37A955CF"/>
    <w:rsid w:val="37C3622E"/>
    <w:rsid w:val="37D65610"/>
    <w:rsid w:val="37F743F8"/>
    <w:rsid w:val="37FC1CD7"/>
    <w:rsid w:val="380E0583"/>
    <w:rsid w:val="380E188B"/>
    <w:rsid w:val="381A4FA2"/>
    <w:rsid w:val="381B3141"/>
    <w:rsid w:val="382178F0"/>
    <w:rsid w:val="382253D8"/>
    <w:rsid w:val="382411E3"/>
    <w:rsid w:val="38307E97"/>
    <w:rsid w:val="384818A3"/>
    <w:rsid w:val="38526B32"/>
    <w:rsid w:val="38581C4A"/>
    <w:rsid w:val="38602A74"/>
    <w:rsid w:val="38870ED2"/>
    <w:rsid w:val="38986FC9"/>
    <w:rsid w:val="389B6E12"/>
    <w:rsid w:val="38AA2C36"/>
    <w:rsid w:val="38B14CBA"/>
    <w:rsid w:val="38BC225E"/>
    <w:rsid w:val="38CE4C08"/>
    <w:rsid w:val="38E60F72"/>
    <w:rsid w:val="38EA228F"/>
    <w:rsid w:val="38EB1051"/>
    <w:rsid w:val="39077E8A"/>
    <w:rsid w:val="3909757E"/>
    <w:rsid w:val="393A2251"/>
    <w:rsid w:val="393C1AF4"/>
    <w:rsid w:val="394552CB"/>
    <w:rsid w:val="394B3210"/>
    <w:rsid w:val="394F218B"/>
    <w:rsid w:val="394F2EEF"/>
    <w:rsid w:val="395A477D"/>
    <w:rsid w:val="395B0DFF"/>
    <w:rsid w:val="395C7124"/>
    <w:rsid w:val="396F07E9"/>
    <w:rsid w:val="39710B07"/>
    <w:rsid w:val="39803D48"/>
    <w:rsid w:val="39836946"/>
    <w:rsid w:val="398A4210"/>
    <w:rsid w:val="398E02B2"/>
    <w:rsid w:val="399D4471"/>
    <w:rsid w:val="39B365A5"/>
    <w:rsid w:val="39C031AD"/>
    <w:rsid w:val="39DA5D21"/>
    <w:rsid w:val="39DD3C12"/>
    <w:rsid w:val="39E23767"/>
    <w:rsid w:val="39E503B3"/>
    <w:rsid w:val="39E75468"/>
    <w:rsid w:val="39EA2580"/>
    <w:rsid w:val="39ED512C"/>
    <w:rsid w:val="3A1F389D"/>
    <w:rsid w:val="3A297F17"/>
    <w:rsid w:val="3A406873"/>
    <w:rsid w:val="3A4D5E39"/>
    <w:rsid w:val="3A4E7A7D"/>
    <w:rsid w:val="3A6542F8"/>
    <w:rsid w:val="3A6E693C"/>
    <w:rsid w:val="3A950147"/>
    <w:rsid w:val="3A9B2433"/>
    <w:rsid w:val="3AA62113"/>
    <w:rsid w:val="3ACD52AF"/>
    <w:rsid w:val="3ADC5A7D"/>
    <w:rsid w:val="3ADE0E90"/>
    <w:rsid w:val="3B054628"/>
    <w:rsid w:val="3B2358C6"/>
    <w:rsid w:val="3B3E3484"/>
    <w:rsid w:val="3B4D47E7"/>
    <w:rsid w:val="3B700EE2"/>
    <w:rsid w:val="3B71676D"/>
    <w:rsid w:val="3BAC6BFF"/>
    <w:rsid w:val="3BBB15C5"/>
    <w:rsid w:val="3BD176B0"/>
    <w:rsid w:val="3BE05D6A"/>
    <w:rsid w:val="3BE56558"/>
    <w:rsid w:val="3BFD5639"/>
    <w:rsid w:val="3BFD6E6E"/>
    <w:rsid w:val="3C0E05E6"/>
    <w:rsid w:val="3C1C33AA"/>
    <w:rsid w:val="3C212A7D"/>
    <w:rsid w:val="3C29310F"/>
    <w:rsid w:val="3C40039F"/>
    <w:rsid w:val="3C5975DA"/>
    <w:rsid w:val="3C710D23"/>
    <w:rsid w:val="3C7D07BF"/>
    <w:rsid w:val="3C846171"/>
    <w:rsid w:val="3C963337"/>
    <w:rsid w:val="3CD62DA2"/>
    <w:rsid w:val="3CEE06B1"/>
    <w:rsid w:val="3CF43C7E"/>
    <w:rsid w:val="3CFB21AF"/>
    <w:rsid w:val="3D113631"/>
    <w:rsid w:val="3D2C2CC2"/>
    <w:rsid w:val="3D2C4172"/>
    <w:rsid w:val="3D384F55"/>
    <w:rsid w:val="3D3B2BE6"/>
    <w:rsid w:val="3D3B5F33"/>
    <w:rsid w:val="3D3F3A61"/>
    <w:rsid w:val="3D44268D"/>
    <w:rsid w:val="3D4C486B"/>
    <w:rsid w:val="3D58689F"/>
    <w:rsid w:val="3D703B63"/>
    <w:rsid w:val="3D8C6BF5"/>
    <w:rsid w:val="3D8D257C"/>
    <w:rsid w:val="3DB42F4E"/>
    <w:rsid w:val="3DBB1274"/>
    <w:rsid w:val="3DBB1C6D"/>
    <w:rsid w:val="3DBC7457"/>
    <w:rsid w:val="3DC35257"/>
    <w:rsid w:val="3DC61E10"/>
    <w:rsid w:val="3DC83FB6"/>
    <w:rsid w:val="3DD87F3C"/>
    <w:rsid w:val="3DDF4142"/>
    <w:rsid w:val="3DE42112"/>
    <w:rsid w:val="3DE914A1"/>
    <w:rsid w:val="3DEC4343"/>
    <w:rsid w:val="3DEF610D"/>
    <w:rsid w:val="3DEF7F68"/>
    <w:rsid w:val="3DF65375"/>
    <w:rsid w:val="3E123E9F"/>
    <w:rsid w:val="3E2067F7"/>
    <w:rsid w:val="3E336A31"/>
    <w:rsid w:val="3E3E6A62"/>
    <w:rsid w:val="3E4109BB"/>
    <w:rsid w:val="3E470107"/>
    <w:rsid w:val="3E865AD2"/>
    <w:rsid w:val="3E906114"/>
    <w:rsid w:val="3E992FD1"/>
    <w:rsid w:val="3E9A3AC9"/>
    <w:rsid w:val="3EA812BF"/>
    <w:rsid w:val="3EA81536"/>
    <w:rsid w:val="3EAE2FE2"/>
    <w:rsid w:val="3EB7588F"/>
    <w:rsid w:val="3EBE5140"/>
    <w:rsid w:val="3ECE7A48"/>
    <w:rsid w:val="3EDE657A"/>
    <w:rsid w:val="3EF33B4E"/>
    <w:rsid w:val="3EF41FD4"/>
    <w:rsid w:val="3F073463"/>
    <w:rsid w:val="3F0B53D9"/>
    <w:rsid w:val="3F0D0FD6"/>
    <w:rsid w:val="3F103D29"/>
    <w:rsid w:val="3F1D2885"/>
    <w:rsid w:val="3F254AEE"/>
    <w:rsid w:val="3F27104C"/>
    <w:rsid w:val="3F3C5420"/>
    <w:rsid w:val="3F4508B9"/>
    <w:rsid w:val="3F4A463B"/>
    <w:rsid w:val="3F5D1F3E"/>
    <w:rsid w:val="3F605A93"/>
    <w:rsid w:val="3F6B53AE"/>
    <w:rsid w:val="3F7B78EB"/>
    <w:rsid w:val="3F7D12B5"/>
    <w:rsid w:val="3F90764D"/>
    <w:rsid w:val="3F98483B"/>
    <w:rsid w:val="3F9C7DDD"/>
    <w:rsid w:val="3FA442D6"/>
    <w:rsid w:val="3FB2318C"/>
    <w:rsid w:val="3FB73E6B"/>
    <w:rsid w:val="3FC3195D"/>
    <w:rsid w:val="3FD87F33"/>
    <w:rsid w:val="3FEB5914"/>
    <w:rsid w:val="3FF07EE7"/>
    <w:rsid w:val="3FF13536"/>
    <w:rsid w:val="3FF63AD6"/>
    <w:rsid w:val="40051C5D"/>
    <w:rsid w:val="40327B8D"/>
    <w:rsid w:val="404D667A"/>
    <w:rsid w:val="4074727D"/>
    <w:rsid w:val="40760DF7"/>
    <w:rsid w:val="407A1277"/>
    <w:rsid w:val="40A2184B"/>
    <w:rsid w:val="40BA3926"/>
    <w:rsid w:val="40BD3D4B"/>
    <w:rsid w:val="40C6003D"/>
    <w:rsid w:val="40CC0B9A"/>
    <w:rsid w:val="40CF0433"/>
    <w:rsid w:val="40D63728"/>
    <w:rsid w:val="40D63827"/>
    <w:rsid w:val="40D64F8C"/>
    <w:rsid w:val="40D7786B"/>
    <w:rsid w:val="40DA7096"/>
    <w:rsid w:val="40E56F59"/>
    <w:rsid w:val="40EE3715"/>
    <w:rsid w:val="40F27CD9"/>
    <w:rsid w:val="40FA66E8"/>
    <w:rsid w:val="41157A01"/>
    <w:rsid w:val="4120393F"/>
    <w:rsid w:val="412B6169"/>
    <w:rsid w:val="414A25DB"/>
    <w:rsid w:val="414D01F4"/>
    <w:rsid w:val="41506B25"/>
    <w:rsid w:val="41536D76"/>
    <w:rsid w:val="4157359B"/>
    <w:rsid w:val="41585720"/>
    <w:rsid w:val="415B108D"/>
    <w:rsid w:val="4163495B"/>
    <w:rsid w:val="4169271A"/>
    <w:rsid w:val="417076AF"/>
    <w:rsid w:val="41763C02"/>
    <w:rsid w:val="41770C78"/>
    <w:rsid w:val="417D6B25"/>
    <w:rsid w:val="41853226"/>
    <w:rsid w:val="41992913"/>
    <w:rsid w:val="41AB1E2A"/>
    <w:rsid w:val="41B618EE"/>
    <w:rsid w:val="41BD677D"/>
    <w:rsid w:val="41DD5967"/>
    <w:rsid w:val="42126BBC"/>
    <w:rsid w:val="42292DF9"/>
    <w:rsid w:val="42353CE1"/>
    <w:rsid w:val="4268144D"/>
    <w:rsid w:val="42717EC0"/>
    <w:rsid w:val="429C0A1A"/>
    <w:rsid w:val="42A5665D"/>
    <w:rsid w:val="42A66A72"/>
    <w:rsid w:val="42BF6A7D"/>
    <w:rsid w:val="42CB0357"/>
    <w:rsid w:val="42DE7ED9"/>
    <w:rsid w:val="42E0727E"/>
    <w:rsid w:val="42EC7633"/>
    <w:rsid w:val="42F01085"/>
    <w:rsid w:val="43044123"/>
    <w:rsid w:val="43135EDF"/>
    <w:rsid w:val="43147C46"/>
    <w:rsid w:val="43265365"/>
    <w:rsid w:val="433B437C"/>
    <w:rsid w:val="433E3B5B"/>
    <w:rsid w:val="43460DF0"/>
    <w:rsid w:val="43496029"/>
    <w:rsid w:val="434B5223"/>
    <w:rsid w:val="434F100E"/>
    <w:rsid w:val="43577609"/>
    <w:rsid w:val="436579F2"/>
    <w:rsid w:val="437B6B53"/>
    <w:rsid w:val="4382785C"/>
    <w:rsid w:val="43944B25"/>
    <w:rsid w:val="439C03F1"/>
    <w:rsid w:val="43AA0FBA"/>
    <w:rsid w:val="43AA136B"/>
    <w:rsid w:val="43B828DC"/>
    <w:rsid w:val="43BB56F9"/>
    <w:rsid w:val="43BC7ECF"/>
    <w:rsid w:val="43D24251"/>
    <w:rsid w:val="43F372F2"/>
    <w:rsid w:val="43F8202C"/>
    <w:rsid w:val="43FF0912"/>
    <w:rsid w:val="4404469D"/>
    <w:rsid w:val="440B4E63"/>
    <w:rsid w:val="44201325"/>
    <w:rsid w:val="443114B4"/>
    <w:rsid w:val="443336FB"/>
    <w:rsid w:val="44463332"/>
    <w:rsid w:val="444C5BE8"/>
    <w:rsid w:val="44500042"/>
    <w:rsid w:val="44706B57"/>
    <w:rsid w:val="44752469"/>
    <w:rsid w:val="448A0BBE"/>
    <w:rsid w:val="449D091B"/>
    <w:rsid w:val="44A50C67"/>
    <w:rsid w:val="44A56C56"/>
    <w:rsid w:val="44AC4648"/>
    <w:rsid w:val="44B40448"/>
    <w:rsid w:val="44B64431"/>
    <w:rsid w:val="44B73A21"/>
    <w:rsid w:val="45094EEF"/>
    <w:rsid w:val="450C3AB9"/>
    <w:rsid w:val="453A7AB3"/>
    <w:rsid w:val="4540643D"/>
    <w:rsid w:val="4542188D"/>
    <w:rsid w:val="454448B7"/>
    <w:rsid w:val="45463D3D"/>
    <w:rsid w:val="454A09C0"/>
    <w:rsid w:val="455122A2"/>
    <w:rsid w:val="4557289F"/>
    <w:rsid w:val="45622EE4"/>
    <w:rsid w:val="4564139B"/>
    <w:rsid w:val="45876CC6"/>
    <w:rsid w:val="45891530"/>
    <w:rsid w:val="458F24C7"/>
    <w:rsid w:val="4596699E"/>
    <w:rsid w:val="45AC69D1"/>
    <w:rsid w:val="45C11D2F"/>
    <w:rsid w:val="45C25C6F"/>
    <w:rsid w:val="45C52F2A"/>
    <w:rsid w:val="45D3032B"/>
    <w:rsid w:val="45DA6705"/>
    <w:rsid w:val="45E300A7"/>
    <w:rsid w:val="46177FB9"/>
    <w:rsid w:val="46216E29"/>
    <w:rsid w:val="462B392E"/>
    <w:rsid w:val="464F0EA7"/>
    <w:rsid w:val="464F65E3"/>
    <w:rsid w:val="465749C9"/>
    <w:rsid w:val="465A30F1"/>
    <w:rsid w:val="46610208"/>
    <w:rsid w:val="46617A42"/>
    <w:rsid w:val="466371E1"/>
    <w:rsid w:val="4664493A"/>
    <w:rsid w:val="468321A2"/>
    <w:rsid w:val="4686461D"/>
    <w:rsid w:val="468E3EB2"/>
    <w:rsid w:val="469102D4"/>
    <w:rsid w:val="46930142"/>
    <w:rsid w:val="4695468C"/>
    <w:rsid w:val="46976939"/>
    <w:rsid w:val="46A71AD0"/>
    <w:rsid w:val="46BB16F2"/>
    <w:rsid w:val="46D67554"/>
    <w:rsid w:val="46DA3095"/>
    <w:rsid w:val="46EB5A8C"/>
    <w:rsid w:val="47117D6C"/>
    <w:rsid w:val="471E79F9"/>
    <w:rsid w:val="47266B01"/>
    <w:rsid w:val="473C048F"/>
    <w:rsid w:val="47411BCE"/>
    <w:rsid w:val="4741575A"/>
    <w:rsid w:val="4742478B"/>
    <w:rsid w:val="47483BDA"/>
    <w:rsid w:val="474F3CB4"/>
    <w:rsid w:val="4753120B"/>
    <w:rsid w:val="475C1917"/>
    <w:rsid w:val="47631153"/>
    <w:rsid w:val="47756B4D"/>
    <w:rsid w:val="47870673"/>
    <w:rsid w:val="47C135DE"/>
    <w:rsid w:val="47CA7595"/>
    <w:rsid w:val="47D74EE6"/>
    <w:rsid w:val="47FB0CF1"/>
    <w:rsid w:val="47FC4B3D"/>
    <w:rsid w:val="48076273"/>
    <w:rsid w:val="482D6212"/>
    <w:rsid w:val="48354C43"/>
    <w:rsid w:val="48653E19"/>
    <w:rsid w:val="4877509E"/>
    <w:rsid w:val="487D11A9"/>
    <w:rsid w:val="48A73F7A"/>
    <w:rsid w:val="48A8659C"/>
    <w:rsid w:val="48AB173F"/>
    <w:rsid w:val="48AB24A0"/>
    <w:rsid w:val="48B33E36"/>
    <w:rsid w:val="48B37F84"/>
    <w:rsid w:val="48B60FA5"/>
    <w:rsid w:val="48BD6826"/>
    <w:rsid w:val="48BD7C8D"/>
    <w:rsid w:val="48D422C7"/>
    <w:rsid w:val="4914733A"/>
    <w:rsid w:val="492E0DC9"/>
    <w:rsid w:val="49310D32"/>
    <w:rsid w:val="493E7AB6"/>
    <w:rsid w:val="49471FC8"/>
    <w:rsid w:val="4948543C"/>
    <w:rsid w:val="494F3E28"/>
    <w:rsid w:val="49524338"/>
    <w:rsid w:val="496B0236"/>
    <w:rsid w:val="49820364"/>
    <w:rsid w:val="4983285D"/>
    <w:rsid w:val="49893134"/>
    <w:rsid w:val="498A13BB"/>
    <w:rsid w:val="499A554A"/>
    <w:rsid w:val="49AC7DAE"/>
    <w:rsid w:val="49D12AA6"/>
    <w:rsid w:val="49FA7F17"/>
    <w:rsid w:val="4A014B98"/>
    <w:rsid w:val="4A282D3C"/>
    <w:rsid w:val="4A283E7E"/>
    <w:rsid w:val="4A376662"/>
    <w:rsid w:val="4A3B75AB"/>
    <w:rsid w:val="4A3F615A"/>
    <w:rsid w:val="4A4770BC"/>
    <w:rsid w:val="4A4C678E"/>
    <w:rsid w:val="4A5149A3"/>
    <w:rsid w:val="4A540BBD"/>
    <w:rsid w:val="4A5A5221"/>
    <w:rsid w:val="4A5F5EB8"/>
    <w:rsid w:val="4A79527F"/>
    <w:rsid w:val="4A8D0329"/>
    <w:rsid w:val="4AB67E32"/>
    <w:rsid w:val="4AC83046"/>
    <w:rsid w:val="4B0140C7"/>
    <w:rsid w:val="4B0F51FA"/>
    <w:rsid w:val="4B1E6349"/>
    <w:rsid w:val="4B2537DB"/>
    <w:rsid w:val="4B283FB6"/>
    <w:rsid w:val="4B3007A1"/>
    <w:rsid w:val="4B304907"/>
    <w:rsid w:val="4B431919"/>
    <w:rsid w:val="4B58199C"/>
    <w:rsid w:val="4B643901"/>
    <w:rsid w:val="4B6A27C9"/>
    <w:rsid w:val="4B6E02DB"/>
    <w:rsid w:val="4B8C7FD6"/>
    <w:rsid w:val="4B96420B"/>
    <w:rsid w:val="4B9D3AC5"/>
    <w:rsid w:val="4BAA213C"/>
    <w:rsid w:val="4BAD6D78"/>
    <w:rsid w:val="4BDD6573"/>
    <w:rsid w:val="4BDE74AC"/>
    <w:rsid w:val="4BF45A62"/>
    <w:rsid w:val="4BFD308E"/>
    <w:rsid w:val="4C012A88"/>
    <w:rsid w:val="4C0F1AF2"/>
    <w:rsid w:val="4C143B26"/>
    <w:rsid w:val="4C411787"/>
    <w:rsid w:val="4C48165E"/>
    <w:rsid w:val="4C596194"/>
    <w:rsid w:val="4C6D5ECB"/>
    <w:rsid w:val="4C6F2369"/>
    <w:rsid w:val="4C796A94"/>
    <w:rsid w:val="4C8017E2"/>
    <w:rsid w:val="4C8275FF"/>
    <w:rsid w:val="4C915100"/>
    <w:rsid w:val="4C942787"/>
    <w:rsid w:val="4C9D6BCF"/>
    <w:rsid w:val="4CA71ADE"/>
    <w:rsid w:val="4CB85CFB"/>
    <w:rsid w:val="4CC534D4"/>
    <w:rsid w:val="4CC73876"/>
    <w:rsid w:val="4CCD67B9"/>
    <w:rsid w:val="4CCE22E5"/>
    <w:rsid w:val="4CD85DBB"/>
    <w:rsid w:val="4CDD5C1F"/>
    <w:rsid w:val="4CF6041E"/>
    <w:rsid w:val="4CFF668C"/>
    <w:rsid w:val="4D017CCF"/>
    <w:rsid w:val="4D023F2D"/>
    <w:rsid w:val="4D04234B"/>
    <w:rsid w:val="4D061C68"/>
    <w:rsid w:val="4D072E58"/>
    <w:rsid w:val="4D11120A"/>
    <w:rsid w:val="4D314900"/>
    <w:rsid w:val="4D333559"/>
    <w:rsid w:val="4D3B273C"/>
    <w:rsid w:val="4D3C4DCD"/>
    <w:rsid w:val="4D5C0A47"/>
    <w:rsid w:val="4D5E18D5"/>
    <w:rsid w:val="4D6025E7"/>
    <w:rsid w:val="4D7F20C3"/>
    <w:rsid w:val="4D8760A1"/>
    <w:rsid w:val="4D8A24D6"/>
    <w:rsid w:val="4D913DF7"/>
    <w:rsid w:val="4DAE0D8A"/>
    <w:rsid w:val="4DBD283F"/>
    <w:rsid w:val="4DBF0E5E"/>
    <w:rsid w:val="4DC4204D"/>
    <w:rsid w:val="4DD120A8"/>
    <w:rsid w:val="4DD13FDD"/>
    <w:rsid w:val="4DD97580"/>
    <w:rsid w:val="4DE55C5E"/>
    <w:rsid w:val="4E0537BA"/>
    <w:rsid w:val="4E0A3723"/>
    <w:rsid w:val="4E1A7B0B"/>
    <w:rsid w:val="4E1B3DAD"/>
    <w:rsid w:val="4E2436CF"/>
    <w:rsid w:val="4E2535D8"/>
    <w:rsid w:val="4E277FDF"/>
    <w:rsid w:val="4E414690"/>
    <w:rsid w:val="4E4A7FAA"/>
    <w:rsid w:val="4E4C5DF3"/>
    <w:rsid w:val="4E4E2FC8"/>
    <w:rsid w:val="4E506F75"/>
    <w:rsid w:val="4E5110D4"/>
    <w:rsid w:val="4E5A79DC"/>
    <w:rsid w:val="4E5A7CEC"/>
    <w:rsid w:val="4E705BF4"/>
    <w:rsid w:val="4E730CC0"/>
    <w:rsid w:val="4E7E1772"/>
    <w:rsid w:val="4E8932AA"/>
    <w:rsid w:val="4EA95B93"/>
    <w:rsid w:val="4EB72671"/>
    <w:rsid w:val="4EB81E5B"/>
    <w:rsid w:val="4EBF7AA2"/>
    <w:rsid w:val="4EC261DA"/>
    <w:rsid w:val="4ECF4641"/>
    <w:rsid w:val="4EF75AEB"/>
    <w:rsid w:val="4EFB7D23"/>
    <w:rsid w:val="4EFE1BB6"/>
    <w:rsid w:val="4F070DBB"/>
    <w:rsid w:val="4F26345F"/>
    <w:rsid w:val="4F27306A"/>
    <w:rsid w:val="4F391ECF"/>
    <w:rsid w:val="4F543001"/>
    <w:rsid w:val="4F5810B4"/>
    <w:rsid w:val="4F625F9D"/>
    <w:rsid w:val="4F68396C"/>
    <w:rsid w:val="4F69059C"/>
    <w:rsid w:val="4F6B2A46"/>
    <w:rsid w:val="4F7054FF"/>
    <w:rsid w:val="4F872DDC"/>
    <w:rsid w:val="4F9D2ED9"/>
    <w:rsid w:val="4FB01B28"/>
    <w:rsid w:val="4FBD3EE6"/>
    <w:rsid w:val="4FC46145"/>
    <w:rsid w:val="4FD8046C"/>
    <w:rsid w:val="4FFC0B34"/>
    <w:rsid w:val="500901F7"/>
    <w:rsid w:val="501420E3"/>
    <w:rsid w:val="501D3C15"/>
    <w:rsid w:val="505F2AAA"/>
    <w:rsid w:val="50826A47"/>
    <w:rsid w:val="509E7BAF"/>
    <w:rsid w:val="50A00DA9"/>
    <w:rsid w:val="50E07494"/>
    <w:rsid w:val="50ED204C"/>
    <w:rsid w:val="50F3592E"/>
    <w:rsid w:val="50F63CFD"/>
    <w:rsid w:val="512F7C07"/>
    <w:rsid w:val="5179201F"/>
    <w:rsid w:val="518841DE"/>
    <w:rsid w:val="51A440EA"/>
    <w:rsid w:val="51C03D41"/>
    <w:rsid w:val="51D179F5"/>
    <w:rsid w:val="51D60950"/>
    <w:rsid w:val="51F169C1"/>
    <w:rsid w:val="51F46240"/>
    <w:rsid w:val="51F90735"/>
    <w:rsid w:val="51FF21EB"/>
    <w:rsid w:val="520049FE"/>
    <w:rsid w:val="521402FF"/>
    <w:rsid w:val="52260DEB"/>
    <w:rsid w:val="522A6340"/>
    <w:rsid w:val="52333DAC"/>
    <w:rsid w:val="524C431C"/>
    <w:rsid w:val="525F1EB6"/>
    <w:rsid w:val="5261723B"/>
    <w:rsid w:val="526B26C4"/>
    <w:rsid w:val="526B729F"/>
    <w:rsid w:val="526C2112"/>
    <w:rsid w:val="52815C87"/>
    <w:rsid w:val="528602ED"/>
    <w:rsid w:val="52890655"/>
    <w:rsid w:val="529D01C6"/>
    <w:rsid w:val="52A2691F"/>
    <w:rsid w:val="52BF0628"/>
    <w:rsid w:val="52C81A6F"/>
    <w:rsid w:val="52C9529E"/>
    <w:rsid w:val="52CD3946"/>
    <w:rsid w:val="52D13A86"/>
    <w:rsid w:val="52D95917"/>
    <w:rsid w:val="52E00351"/>
    <w:rsid w:val="52F8253B"/>
    <w:rsid w:val="52FB20ED"/>
    <w:rsid w:val="53014307"/>
    <w:rsid w:val="530C1265"/>
    <w:rsid w:val="531A1FA4"/>
    <w:rsid w:val="531C5981"/>
    <w:rsid w:val="532A0303"/>
    <w:rsid w:val="532B1D47"/>
    <w:rsid w:val="533217DD"/>
    <w:rsid w:val="53322EE3"/>
    <w:rsid w:val="53496FF6"/>
    <w:rsid w:val="534E6910"/>
    <w:rsid w:val="5366582B"/>
    <w:rsid w:val="536C7020"/>
    <w:rsid w:val="536E0724"/>
    <w:rsid w:val="536E7B8F"/>
    <w:rsid w:val="537849BA"/>
    <w:rsid w:val="537D36E2"/>
    <w:rsid w:val="53807A9C"/>
    <w:rsid w:val="53817196"/>
    <w:rsid w:val="539D42B6"/>
    <w:rsid w:val="539E36D3"/>
    <w:rsid w:val="53A1093F"/>
    <w:rsid w:val="53A85C25"/>
    <w:rsid w:val="53AD7F77"/>
    <w:rsid w:val="53C47AC8"/>
    <w:rsid w:val="53E93700"/>
    <w:rsid w:val="53F50EA6"/>
    <w:rsid w:val="53F83068"/>
    <w:rsid w:val="53F862C5"/>
    <w:rsid w:val="541001AC"/>
    <w:rsid w:val="541035A9"/>
    <w:rsid w:val="541177C0"/>
    <w:rsid w:val="54133067"/>
    <w:rsid w:val="541D3B00"/>
    <w:rsid w:val="54322F2F"/>
    <w:rsid w:val="54346DA4"/>
    <w:rsid w:val="543E792C"/>
    <w:rsid w:val="546A38A5"/>
    <w:rsid w:val="548A1672"/>
    <w:rsid w:val="54C53F53"/>
    <w:rsid w:val="54D05F66"/>
    <w:rsid w:val="54F96471"/>
    <w:rsid w:val="551F479F"/>
    <w:rsid w:val="552344DA"/>
    <w:rsid w:val="55372A2D"/>
    <w:rsid w:val="55756E94"/>
    <w:rsid w:val="557B0CAF"/>
    <w:rsid w:val="558D5C9E"/>
    <w:rsid w:val="55AD171C"/>
    <w:rsid w:val="55BE4CB5"/>
    <w:rsid w:val="55C73401"/>
    <w:rsid w:val="55D236E4"/>
    <w:rsid w:val="55F42163"/>
    <w:rsid w:val="560B03C8"/>
    <w:rsid w:val="561B079C"/>
    <w:rsid w:val="564318B8"/>
    <w:rsid w:val="5656768A"/>
    <w:rsid w:val="5666136D"/>
    <w:rsid w:val="567B10FD"/>
    <w:rsid w:val="56800D3A"/>
    <w:rsid w:val="56800FBA"/>
    <w:rsid w:val="56843750"/>
    <w:rsid w:val="56874F10"/>
    <w:rsid w:val="56926794"/>
    <w:rsid w:val="56977451"/>
    <w:rsid w:val="56AD5E59"/>
    <w:rsid w:val="56BD04EC"/>
    <w:rsid w:val="56C659A9"/>
    <w:rsid w:val="56D147D6"/>
    <w:rsid w:val="56DB7C60"/>
    <w:rsid w:val="56EB69A2"/>
    <w:rsid w:val="56EF5198"/>
    <w:rsid w:val="56F02858"/>
    <w:rsid w:val="56F6360E"/>
    <w:rsid w:val="570830CA"/>
    <w:rsid w:val="572817D1"/>
    <w:rsid w:val="57381901"/>
    <w:rsid w:val="57440C47"/>
    <w:rsid w:val="574C1E18"/>
    <w:rsid w:val="57561697"/>
    <w:rsid w:val="57567243"/>
    <w:rsid w:val="576A4580"/>
    <w:rsid w:val="57792E42"/>
    <w:rsid w:val="577C5E28"/>
    <w:rsid w:val="578179F0"/>
    <w:rsid w:val="578B07DA"/>
    <w:rsid w:val="579405B2"/>
    <w:rsid w:val="579A0E32"/>
    <w:rsid w:val="57B565FF"/>
    <w:rsid w:val="57B616DB"/>
    <w:rsid w:val="57B72E33"/>
    <w:rsid w:val="57CC1E66"/>
    <w:rsid w:val="57D37B3E"/>
    <w:rsid w:val="57FF0C76"/>
    <w:rsid w:val="582D72D2"/>
    <w:rsid w:val="58301E28"/>
    <w:rsid w:val="583B2FA9"/>
    <w:rsid w:val="58527F58"/>
    <w:rsid w:val="585E2A5B"/>
    <w:rsid w:val="58646644"/>
    <w:rsid w:val="587142D0"/>
    <w:rsid w:val="5874318C"/>
    <w:rsid w:val="5876572E"/>
    <w:rsid w:val="58916EF4"/>
    <w:rsid w:val="58A422BF"/>
    <w:rsid w:val="58A77435"/>
    <w:rsid w:val="58AD4C10"/>
    <w:rsid w:val="58AE409D"/>
    <w:rsid w:val="58C415DA"/>
    <w:rsid w:val="58DC4508"/>
    <w:rsid w:val="58E82992"/>
    <w:rsid w:val="58EC7CCB"/>
    <w:rsid w:val="58FC6F67"/>
    <w:rsid w:val="58FC7465"/>
    <w:rsid w:val="5906211F"/>
    <w:rsid w:val="59342F17"/>
    <w:rsid w:val="59394EF8"/>
    <w:rsid w:val="594346B6"/>
    <w:rsid w:val="59640587"/>
    <w:rsid w:val="59720FC3"/>
    <w:rsid w:val="59782E8F"/>
    <w:rsid w:val="5987386E"/>
    <w:rsid w:val="59BC0C9F"/>
    <w:rsid w:val="59BF710D"/>
    <w:rsid w:val="59CC4080"/>
    <w:rsid w:val="59CC748D"/>
    <w:rsid w:val="59D64C8F"/>
    <w:rsid w:val="59E022F9"/>
    <w:rsid w:val="5A1D158E"/>
    <w:rsid w:val="5A2960F7"/>
    <w:rsid w:val="5A480964"/>
    <w:rsid w:val="5A4816FD"/>
    <w:rsid w:val="5A4A52F4"/>
    <w:rsid w:val="5A523DA8"/>
    <w:rsid w:val="5A6A23B9"/>
    <w:rsid w:val="5A816716"/>
    <w:rsid w:val="5A8E0A18"/>
    <w:rsid w:val="5A8E4CD2"/>
    <w:rsid w:val="5AA54B9A"/>
    <w:rsid w:val="5ACB4584"/>
    <w:rsid w:val="5ACC08D6"/>
    <w:rsid w:val="5AD9010C"/>
    <w:rsid w:val="5AE221FF"/>
    <w:rsid w:val="5AF04E20"/>
    <w:rsid w:val="5AFE6E29"/>
    <w:rsid w:val="5B0807A7"/>
    <w:rsid w:val="5B114943"/>
    <w:rsid w:val="5B1777D1"/>
    <w:rsid w:val="5B1A38F7"/>
    <w:rsid w:val="5B230C5D"/>
    <w:rsid w:val="5B294D10"/>
    <w:rsid w:val="5B3E2B27"/>
    <w:rsid w:val="5B42393C"/>
    <w:rsid w:val="5B7F0CED"/>
    <w:rsid w:val="5B8D7884"/>
    <w:rsid w:val="5B915ED8"/>
    <w:rsid w:val="5BA354A3"/>
    <w:rsid w:val="5BA54293"/>
    <w:rsid w:val="5BAC74E0"/>
    <w:rsid w:val="5BAE02F2"/>
    <w:rsid w:val="5BB35D3F"/>
    <w:rsid w:val="5BB4248C"/>
    <w:rsid w:val="5BCE5459"/>
    <w:rsid w:val="5BD94741"/>
    <w:rsid w:val="5BE57045"/>
    <w:rsid w:val="5BEF2658"/>
    <w:rsid w:val="5C0505C7"/>
    <w:rsid w:val="5C1874CA"/>
    <w:rsid w:val="5C1E3395"/>
    <w:rsid w:val="5C4944E2"/>
    <w:rsid w:val="5C5017D3"/>
    <w:rsid w:val="5C515029"/>
    <w:rsid w:val="5C54014B"/>
    <w:rsid w:val="5C5C136E"/>
    <w:rsid w:val="5C6F42F0"/>
    <w:rsid w:val="5C7F517E"/>
    <w:rsid w:val="5C9E6BBF"/>
    <w:rsid w:val="5CA96A78"/>
    <w:rsid w:val="5CAC4F8F"/>
    <w:rsid w:val="5CAE4F01"/>
    <w:rsid w:val="5CAF60A0"/>
    <w:rsid w:val="5CBB397E"/>
    <w:rsid w:val="5CBD751D"/>
    <w:rsid w:val="5CCB74BB"/>
    <w:rsid w:val="5CD363E8"/>
    <w:rsid w:val="5CE367D0"/>
    <w:rsid w:val="5CEF56D3"/>
    <w:rsid w:val="5CF35651"/>
    <w:rsid w:val="5D1445AC"/>
    <w:rsid w:val="5D252374"/>
    <w:rsid w:val="5D3111A0"/>
    <w:rsid w:val="5D3E42D8"/>
    <w:rsid w:val="5D444328"/>
    <w:rsid w:val="5D4F42D4"/>
    <w:rsid w:val="5D502A0A"/>
    <w:rsid w:val="5D7A57C1"/>
    <w:rsid w:val="5D802F1C"/>
    <w:rsid w:val="5D857BBD"/>
    <w:rsid w:val="5D8F259B"/>
    <w:rsid w:val="5D900E45"/>
    <w:rsid w:val="5DA41C71"/>
    <w:rsid w:val="5DBB7512"/>
    <w:rsid w:val="5DD21BC6"/>
    <w:rsid w:val="5DDA372D"/>
    <w:rsid w:val="5DE62FE8"/>
    <w:rsid w:val="5DEC4F18"/>
    <w:rsid w:val="5DF62009"/>
    <w:rsid w:val="5DF6289E"/>
    <w:rsid w:val="5E063493"/>
    <w:rsid w:val="5E0958F4"/>
    <w:rsid w:val="5E1E6639"/>
    <w:rsid w:val="5E2157F6"/>
    <w:rsid w:val="5E237B40"/>
    <w:rsid w:val="5E372433"/>
    <w:rsid w:val="5E3F0559"/>
    <w:rsid w:val="5E586CE6"/>
    <w:rsid w:val="5E7A693A"/>
    <w:rsid w:val="5EB35BBC"/>
    <w:rsid w:val="5EBA40C8"/>
    <w:rsid w:val="5EBB44A8"/>
    <w:rsid w:val="5EBE6EBE"/>
    <w:rsid w:val="5EC911A1"/>
    <w:rsid w:val="5ECB2A4D"/>
    <w:rsid w:val="5ECE1760"/>
    <w:rsid w:val="5ED61FE9"/>
    <w:rsid w:val="5EE120C0"/>
    <w:rsid w:val="5EE54A57"/>
    <w:rsid w:val="5EE677D8"/>
    <w:rsid w:val="5F046C23"/>
    <w:rsid w:val="5F066960"/>
    <w:rsid w:val="5F1A15FD"/>
    <w:rsid w:val="5F270C11"/>
    <w:rsid w:val="5F28121A"/>
    <w:rsid w:val="5F2B2B19"/>
    <w:rsid w:val="5F3A027E"/>
    <w:rsid w:val="5F4D2723"/>
    <w:rsid w:val="5F531FD2"/>
    <w:rsid w:val="5F5A21C5"/>
    <w:rsid w:val="5F5E19D2"/>
    <w:rsid w:val="5F5E1A87"/>
    <w:rsid w:val="5F5E7846"/>
    <w:rsid w:val="5F646399"/>
    <w:rsid w:val="5F6E7F3A"/>
    <w:rsid w:val="5F711CFB"/>
    <w:rsid w:val="5F7573B4"/>
    <w:rsid w:val="5F7D0D7E"/>
    <w:rsid w:val="5F8824C6"/>
    <w:rsid w:val="5F906C87"/>
    <w:rsid w:val="5F950353"/>
    <w:rsid w:val="5F9B6BAA"/>
    <w:rsid w:val="5FA067E8"/>
    <w:rsid w:val="5FA50F6C"/>
    <w:rsid w:val="5FBE4139"/>
    <w:rsid w:val="5FC4669A"/>
    <w:rsid w:val="5FD65812"/>
    <w:rsid w:val="5FE11608"/>
    <w:rsid w:val="5FE276E4"/>
    <w:rsid w:val="5FF01DC8"/>
    <w:rsid w:val="5FF12AEE"/>
    <w:rsid w:val="5FF65E83"/>
    <w:rsid w:val="5FFE3BDC"/>
    <w:rsid w:val="600035E4"/>
    <w:rsid w:val="60063BEB"/>
    <w:rsid w:val="602C6EE1"/>
    <w:rsid w:val="603F19BE"/>
    <w:rsid w:val="60496E00"/>
    <w:rsid w:val="606D283C"/>
    <w:rsid w:val="607646D1"/>
    <w:rsid w:val="60925B8C"/>
    <w:rsid w:val="609E6223"/>
    <w:rsid w:val="60A27684"/>
    <w:rsid w:val="60B03BB8"/>
    <w:rsid w:val="60BB323D"/>
    <w:rsid w:val="60C448F6"/>
    <w:rsid w:val="60EB1FCF"/>
    <w:rsid w:val="60EC3C18"/>
    <w:rsid w:val="60F253C4"/>
    <w:rsid w:val="61167ADC"/>
    <w:rsid w:val="611C31DA"/>
    <w:rsid w:val="612C05D1"/>
    <w:rsid w:val="61332235"/>
    <w:rsid w:val="614849FE"/>
    <w:rsid w:val="61572090"/>
    <w:rsid w:val="615B4E9F"/>
    <w:rsid w:val="615D3E75"/>
    <w:rsid w:val="615D7222"/>
    <w:rsid w:val="615E5959"/>
    <w:rsid w:val="61620775"/>
    <w:rsid w:val="6172438E"/>
    <w:rsid w:val="61737C1F"/>
    <w:rsid w:val="617C0A0B"/>
    <w:rsid w:val="618F16DF"/>
    <w:rsid w:val="61963943"/>
    <w:rsid w:val="61975C56"/>
    <w:rsid w:val="619B77A4"/>
    <w:rsid w:val="619E2553"/>
    <w:rsid w:val="61A640F1"/>
    <w:rsid w:val="61BF21A3"/>
    <w:rsid w:val="61C51F72"/>
    <w:rsid w:val="61C76607"/>
    <w:rsid w:val="61CF73E8"/>
    <w:rsid w:val="61D7106D"/>
    <w:rsid w:val="61DC0479"/>
    <w:rsid w:val="61EF5914"/>
    <w:rsid w:val="61F23F95"/>
    <w:rsid w:val="61F337F7"/>
    <w:rsid w:val="61F615BF"/>
    <w:rsid w:val="61F6439F"/>
    <w:rsid w:val="61FC0214"/>
    <w:rsid w:val="620C6302"/>
    <w:rsid w:val="620E64DA"/>
    <w:rsid w:val="62237768"/>
    <w:rsid w:val="6230587C"/>
    <w:rsid w:val="624348F9"/>
    <w:rsid w:val="624465B2"/>
    <w:rsid w:val="62495ABB"/>
    <w:rsid w:val="624E00E5"/>
    <w:rsid w:val="625427DD"/>
    <w:rsid w:val="625C7FBC"/>
    <w:rsid w:val="62634201"/>
    <w:rsid w:val="62695C5B"/>
    <w:rsid w:val="626C517C"/>
    <w:rsid w:val="62743D82"/>
    <w:rsid w:val="628161BA"/>
    <w:rsid w:val="6282428A"/>
    <w:rsid w:val="62836701"/>
    <w:rsid w:val="628412FF"/>
    <w:rsid w:val="62877945"/>
    <w:rsid w:val="629D4FDE"/>
    <w:rsid w:val="62AD4067"/>
    <w:rsid w:val="62B57BBE"/>
    <w:rsid w:val="62DC0987"/>
    <w:rsid w:val="62E05F6B"/>
    <w:rsid w:val="62ED0584"/>
    <w:rsid w:val="62F537FA"/>
    <w:rsid w:val="630275A2"/>
    <w:rsid w:val="630C2021"/>
    <w:rsid w:val="630C22DC"/>
    <w:rsid w:val="630F661D"/>
    <w:rsid w:val="632C5748"/>
    <w:rsid w:val="633069B4"/>
    <w:rsid w:val="633C260B"/>
    <w:rsid w:val="633F4181"/>
    <w:rsid w:val="6343047C"/>
    <w:rsid w:val="63451826"/>
    <w:rsid w:val="63472C85"/>
    <w:rsid w:val="6350671F"/>
    <w:rsid w:val="63524D70"/>
    <w:rsid w:val="6358196F"/>
    <w:rsid w:val="636F22B0"/>
    <w:rsid w:val="63763FBC"/>
    <w:rsid w:val="6379620B"/>
    <w:rsid w:val="63900201"/>
    <w:rsid w:val="63915FD5"/>
    <w:rsid w:val="639327CF"/>
    <w:rsid w:val="63A7241F"/>
    <w:rsid w:val="63BE3EE1"/>
    <w:rsid w:val="63E0324F"/>
    <w:rsid w:val="63E258A8"/>
    <w:rsid w:val="63F733A9"/>
    <w:rsid w:val="63FF550F"/>
    <w:rsid w:val="64092407"/>
    <w:rsid w:val="641645EB"/>
    <w:rsid w:val="641E261E"/>
    <w:rsid w:val="641E5917"/>
    <w:rsid w:val="64230105"/>
    <w:rsid w:val="64346420"/>
    <w:rsid w:val="643510E5"/>
    <w:rsid w:val="64426E60"/>
    <w:rsid w:val="6448752C"/>
    <w:rsid w:val="644E2585"/>
    <w:rsid w:val="645C1595"/>
    <w:rsid w:val="645D1BB0"/>
    <w:rsid w:val="646214B3"/>
    <w:rsid w:val="649279FB"/>
    <w:rsid w:val="64970A9E"/>
    <w:rsid w:val="64AE064E"/>
    <w:rsid w:val="64B10114"/>
    <w:rsid w:val="64B23FD6"/>
    <w:rsid w:val="64B82B75"/>
    <w:rsid w:val="64D07E08"/>
    <w:rsid w:val="64DA05C8"/>
    <w:rsid w:val="64DD2A0D"/>
    <w:rsid w:val="64F164E2"/>
    <w:rsid w:val="64F248A8"/>
    <w:rsid w:val="64F437A5"/>
    <w:rsid w:val="64FF1819"/>
    <w:rsid w:val="650865EA"/>
    <w:rsid w:val="652644E3"/>
    <w:rsid w:val="652A625A"/>
    <w:rsid w:val="652D21C9"/>
    <w:rsid w:val="652F2EE0"/>
    <w:rsid w:val="6539143B"/>
    <w:rsid w:val="65460AC5"/>
    <w:rsid w:val="654B2D8B"/>
    <w:rsid w:val="65505BA0"/>
    <w:rsid w:val="65737117"/>
    <w:rsid w:val="6578632A"/>
    <w:rsid w:val="6579594D"/>
    <w:rsid w:val="65906AB3"/>
    <w:rsid w:val="6591277B"/>
    <w:rsid w:val="659F516D"/>
    <w:rsid w:val="65C112E8"/>
    <w:rsid w:val="65C171D1"/>
    <w:rsid w:val="65CA4E13"/>
    <w:rsid w:val="65CA7103"/>
    <w:rsid w:val="65D64A5F"/>
    <w:rsid w:val="65DE170D"/>
    <w:rsid w:val="65E27385"/>
    <w:rsid w:val="65E34F80"/>
    <w:rsid w:val="65F11398"/>
    <w:rsid w:val="661B07B2"/>
    <w:rsid w:val="664428CA"/>
    <w:rsid w:val="66593AA9"/>
    <w:rsid w:val="665E1F67"/>
    <w:rsid w:val="666046FA"/>
    <w:rsid w:val="666F0FD8"/>
    <w:rsid w:val="66783295"/>
    <w:rsid w:val="667B0C48"/>
    <w:rsid w:val="6685365A"/>
    <w:rsid w:val="66983C90"/>
    <w:rsid w:val="66CA504A"/>
    <w:rsid w:val="66CC24F6"/>
    <w:rsid w:val="66CC766A"/>
    <w:rsid w:val="66CE5D13"/>
    <w:rsid w:val="66F503A3"/>
    <w:rsid w:val="66F67BAA"/>
    <w:rsid w:val="67142508"/>
    <w:rsid w:val="672F555B"/>
    <w:rsid w:val="6733223C"/>
    <w:rsid w:val="675A32AF"/>
    <w:rsid w:val="675C2EBA"/>
    <w:rsid w:val="67617EE5"/>
    <w:rsid w:val="67732CA8"/>
    <w:rsid w:val="6786028A"/>
    <w:rsid w:val="679F51E0"/>
    <w:rsid w:val="67A773DC"/>
    <w:rsid w:val="67B645DB"/>
    <w:rsid w:val="67E930B2"/>
    <w:rsid w:val="67E9757E"/>
    <w:rsid w:val="67F26ECA"/>
    <w:rsid w:val="67FE0E73"/>
    <w:rsid w:val="68045A1F"/>
    <w:rsid w:val="680A155B"/>
    <w:rsid w:val="68121EDE"/>
    <w:rsid w:val="681335D5"/>
    <w:rsid w:val="68161626"/>
    <w:rsid w:val="682046F2"/>
    <w:rsid w:val="682123A8"/>
    <w:rsid w:val="682803AD"/>
    <w:rsid w:val="683714D6"/>
    <w:rsid w:val="686D4017"/>
    <w:rsid w:val="68796281"/>
    <w:rsid w:val="68842DBE"/>
    <w:rsid w:val="68913000"/>
    <w:rsid w:val="689937A7"/>
    <w:rsid w:val="68AD5752"/>
    <w:rsid w:val="68D16246"/>
    <w:rsid w:val="690D4B42"/>
    <w:rsid w:val="691F76BD"/>
    <w:rsid w:val="692D4587"/>
    <w:rsid w:val="693175C1"/>
    <w:rsid w:val="693B2DA6"/>
    <w:rsid w:val="69463223"/>
    <w:rsid w:val="69493B54"/>
    <w:rsid w:val="694D5D2D"/>
    <w:rsid w:val="695556D3"/>
    <w:rsid w:val="695B6BCD"/>
    <w:rsid w:val="695C495D"/>
    <w:rsid w:val="695C782C"/>
    <w:rsid w:val="695F50F2"/>
    <w:rsid w:val="697072B9"/>
    <w:rsid w:val="69792D48"/>
    <w:rsid w:val="697C0766"/>
    <w:rsid w:val="69885D9B"/>
    <w:rsid w:val="699A16E5"/>
    <w:rsid w:val="69D31E48"/>
    <w:rsid w:val="69F44FD1"/>
    <w:rsid w:val="69FB7CFD"/>
    <w:rsid w:val="6A2C586C"/>
    <w:rsid w:val="6A3513DD"/>
    <w:rsid w:val="6A3928DB"/>
    <w:rsid w:val="6A4019F2"/>
    <w:rsid w:val="6A40772A"/>
    <w:rsid w:val="6A4262EC"/>
    <w:rsid w:val="6A663A59"/>
    <w:rsid w:val="6A6F79F9"/>
    <w:rsid w:val="6A8C66B0"/>
    <w:rsid w:val="6A9F768B"/>
    <w:rsid w:val="6AA10FF3"/>
    <w:rsid w:val="6AB77668"/>
    <w:rsid w:val="6AB97997"/>
    <w:rsid w:val="6AC64243"/>
    <w:rsid w:val="6AD26AA2"/>
    <w:rsid w:val="6AE83525"/>
    <w:rsid w:val="6AE962F9"/>
    <w:rsid w:val="6AF6199A"/>
    <w:rsid w:val="6B017C7F"/>
    <w:rsid w:val="6B0972E4"/>
    <w:rsid w:val="6B0E3E9C"/>
    <w:rsid w:val="6B474A90"/>
    <w:rsid w:val="6B4F1544"/>
    <w:rsid w:val="6B57255F"/>
    <w:rsid w:val="6B646B6F"/>
    <w:rsid w:val="6B6E28BA"/>
    <w:rsid w:val="6B7363A5"/>
    <w:rsid w:val="6B827E80"/>
    <w:rsid w:val="6B862CF4"/>
    <w:rsid w:val="6B921AFF"/>
    <w:rsid w:val="6BA41DC8"/>
    <w:rsid w:val="6BB236CA"/>
    <w:rsid w:val="6BD34E48"/>
    <w:rsid w:val="6BD50892"/>
    <w:rsid w:val="6BD80374"/>
    <w:rsid w:val="6BE544C8"/>
    <w:rsid w:val="6BF27316"/>
    <w:rsid w:val="6BFA7621"/>
    <w:rsid w:val="6C0348B8"/>
    <w:rsid w:val="6C1877F2"/>
    <w:rsid w:val="6C1D7E67"/>
    <w:rsid w:val="6C204CFD"/>
    <w:rsid w:val="6C216FBA"/>
    <w:rsid w:val="6C262D84"/>
    <w:rsid w:val="6C2E57B2"/>
    <w:rsid w:val="6C544463"/>
    <w:rsid w:val="6C5A0425"/>
    <w:rsid w:val="6C654D12"/>
    <w:rsid w:val="6C6E462C"/>
    <w:rsid w:val="6C6F0DCC"/>
    <w:rsid w:val="6C7F247B"/>
    <w:rsid w:val="6CAB581C"/>
    <w:rsid w:val="6CC205D9"/>
    <w:rsid w:val="6CCD34A6"/>
    <w:rsid w:val="6CF62825"/>
    <w:rsid w:val="6D141AA5"/>
    <w:rsid w:val="6D185637"/>
    <w:rsid w:val="6D1A5B3C"/>
    <w:rsid w:val="6D286EBA"/>
    <w:rsid w:val="6D311BD2"/>
    <w:rsid w:val="6D3442E8"/>
    <w:rsid w:val="6D387915"/>
    <w:rsid w:val="6D411229"/>
    <w:rsid w:val="6D6F42FE"/>
    <w:rsid w:val="6D8F09C3"/>
    <w:rsid w:val="6D9C6F7C"/>
    <w:rsid w:val="6DA41DEB"/>
    <w:rsid w:val="6DAE7FA0"/>
    <w:rsid w:val="6DD017C3"/>
    <w:rsid w:val="6DD17027"/>
    <w:rsid w:val="6DDE4C2A"/>
    <w:rsid w:val="6DE638EE"/>
    <w:rsid w:val="6E0D24D9"/>
    <w:rsid w:val="6E23508A"/>
    <w:rsid w:val="6E281B5C"/>
    <w:rsid w:val="6E336419"/>
    <w:rsid w:val="6E4423E8"/>
    <w:rsid w:val="6E4C48C1"/>
    <w:rsid w:val="6E597CE1"/>
    <w:rsid w:val="6E5B799A"/>
    <w:rsid w:val="6E6C7367"/>
    <w:rsid w:val="6E7655AC"/>
    <w:rsid w:val="6E7D6331"/>
    <w:rsid w:val="6E9A7AEA"/>
    <w:rsid w:val="6E9F2C9F"/>
    <w:rsid w:val="6EAE2F10"/>
    <w:rsid w:val="6EB108DF"/>
    <w:rsid w:val="6EBB198C"/>
    <w:rsid w:val="6EC46C0E"/>
    <w:rsid w:val="6ECD672F"/>
    <w:rsid w:val="6EE03273"/>
    <w:rsid w:val="6EEE7D73"/>
    <w:rsid w:val="6EF64831"/>
    <w:rsid w:val="6EFA1030"/>
    <w:rsid w:val="6F062FCB"/>
    <w:rsid w:val="6F1A2C41"/>
    <w:rsid w:val="6F45551D"/>
    <w:rsid w:val="6F617655"/>
    <w:rsid w:val="6F64300C"/>
    <w:rsid w:val="6F695371"/>
    <w:rsid w:val="6F6D58C6"/>
    <w:rsid w:val="6F7E4FE4"/>
    <w:rsid w:val="6F8A2BFE"/>
    <w:rsid w:val="6F8A4991"/>
    <w:rsid w:val="6F8F4B5B"/>
    <w:rsid w:val="6FA4356A"/>
    <w:rsid w:val="6FB35248"/>
    <w:rsid w:val="6FBA363F"/>
    <w:rsid w:val="6FC22DC8"/>
    <w:rsid w:val="6FCC0153"/>
    <w:rsid w:val="6FEA52DD"/>
    <w:rsid w:val="6FED098E"/>
    <w:rsid w:val="6FFD076C"/>
    <w:rsid w:val="6FFF22CF"/>
    <w:rsid w:val="701E3198"/>
    <w:rsid w:val="70234910"/>
    <w:rsid w:val="70291E00"/>
    <w:rsid w:val="702936F1"/>
    <w:rsid w:val="7035289B"/>
    <w:rsid w:val="703B7340"/>
    <w:rsid w:val="704602B3"/>
    <w:rsid w:val="706C0833"/>
    <w:rsid w:val="7072548E"/>
    <w:rsid w:val="707568D3"/>
    <w:rsid w:val="709E659D"/>
    <w:rsid w:val="709F0982"/>
    <w:rsid w:val="70AD1D6A"/>
    <w:rsid w:val="70B32DD0"/>
    <w:rsid w:val="70BE3964"/>
    <w:rsid w:val="70D6618B"/>
    <w:rsid w:val="711A52FE"/>
    <w:rsid w:val="711B76B4"/>
    <w:rsid w:val="712E3C07"/>
    <w:rsid w:val="71597E76"/>
    <w:rsid w:val="716155C1"/>
    <w:rsid w:val="71652692"/>
    <w:rsid w:val="71871CBB"/>
    <w:rsid w:val="718D5FE2"/>
    <w:rsid w:val="719F3B26"/>
    <w:rsid w:val="71A161F7"/>
    <w:rsid w:val="71AD0E74"/>
    <w:rsid w:val="71B8318A"/>
    <w:rsid w:val="71C66D29"/>
    <w:rsid w:val="71CD2DA1"/>
    <w:rsid w:val="71D131B6"/>
    <w:rsid w:val="71D32589"/>
    <w:rsid w:val="71DA3378"/>
    <w:rsid w:val="71E77157"/>
    <w:rsid w:val="720A1D2A"/>
    <w:rsid w:val="72101299"/>
    <w:rsid w:val="72154CDC"/>
    <w:rsid w:val="722A2B54"/>
    <w:rsid w:val="722A2CAF"/>
    <w:rsid w:val="72372A4F"/>
    <w:rsid w:val="72501692"/>
    <w:rsid w:val="725265F1"/>
    <w:rsid w:val="72540E0A"/>
    <w:rsid w:val="726C3C59"/>
    <w:rsid w:val="728564D6"/>
    <w:rsid w:val="729669A4"/>
    <w:rsid w:val="729E6A66"/>
    <w:rsid w:val="72A37C76"/>
    <w:rsid w:val="72AD3D88"/>
    <w:rsid w:val="72CA21BA"/>
    <w:rsid w:val="72D852F0"/>
    <w:rsid w:val="72EA1494"/>
    <w:rsid w:val="72EA3C2F"/>
    <w:rsid w:val="72ED3320"/>
    <w:rsid w:val="72F01A25"/>
    <w:rsid w:val="72F71BAE"/>
    <w:rsid w:val="730A1371"/>
    <w:rsid w:val="730E4000"/>
    <w:rsid w:val="73157D80"/>
    <w:rsid w:val="731F63F2"/>
    <w:rsid w:val="73286A17"/>
    <w:rsid w:val="73310539"/>
    <w:rsid w:val="733513D5"/>
    <w:rsid w:val="733C4364"/>
    <w:rsid w:val="734A3BC3"/>
    <w:rsid w:val="734B0B8F"/>
    <w:rsid w:val="73525A1C"/>
    <w:rsid w:val="735725EB"/>
    <w:rsid w:val="735A42DA"/>
    <w:rsid w:val="736565DC"/>
    <w:rsid w:val="738C4DD2"/>
    <w:rsid w:val="738D0EEF"/>
    <w:rsid w:val="73A0575E"/>
    <w:rsid w:val="73A53BCF"/>
    <w:rsid w:val="73C83112"/>
    <w:rsid w:val="73EC1CE2"/>
    <w:rsid w:val="73F026A0"/>
    <w:rsid w:val="73F73766"/>
    <w:rsid w:val="74001B16"/>
    <w:rsid w:val="74016FCC"/>
    <w:rsid w:val="74057432"/>
    <w:rsid w:val="740D7ACC"/>
    <w:rsid w:val="741301E7"/>
    <w:rsid w:val="741B7D72"/>
    <w:rsid w:val="741D3A6F"/>
    <w:rsid w:val="7429505F"/>
    <w:rsid w:val="7430191E"/>
    <w:rsid w:val="74391E9A"/>
    <w:rsid w:val="744F6386"/>
    <w:rsid w:val="746B7CBF"/>
    <w:rsid w:val="74952975"/>
    <w:rsid w:val="74A006F7"/>
    <w:rsid w:val="74AA591C"/>
    <w:rsid w:val="74BB05BC"/>
    <w:rsid w:val="74D2005E"/>
    <w:rsid w:val="74DF69AB"/>
    <w:rsid w:val="74F015B8"/>
    <w:rsid w:val="75017FDA"/>
    <w:rsid w:val="750C7BA8"/>
    <w:rsid w:val="75104561"/>
    <w:rsid w:val="751443FB"/>
    <w:rsid w:val="751F66E3"/>
    <w:rsid w:val="7531486E"/>
    <w:rsid w:val="753E2B19"/>
    <w:rsid w:val="755D79A1"/>
    <w:rsid w:val="75696BE4"/>
    <w:rsid w:val="756D354E"/>
    <w:rsid w:val="758D370A"/>
    <w:rsid w:val="7599228D"/>
    <w:rsid w:val="75B03285"/>
    <w:rsid w:val="75BA742C"/>
    <w:rsid w:val="75C459B5"/>
    <w:rsid w:val="75CF723A"/>
    <w:rsid w:val="75D95D17"/>
    <w:rsid w:val="75E37097"/>
    <w:rsid w:val="75F17CA4"/>
    <w:rsid w:val="75F4519D"/>
    <w:rsid w:val="760A3B83"/>
    <w:rsid w:val="76172880"/>
    <w:rsid w:val="76180067"/>
    <w:rsid w:val="761A7BC4"/>
    <w:rsid w:val="761B7428"/>
    <w:rsid w:val="7643625A"/>
    <w:rsid w:val="764B7F77"/>
    <w:rsid w:val="76562766"/>
    <w:rsid w:val="765627D8"/>
    <w:rsid w:val="7685686B"/>
    <w:rsid w:val="76875972"/>
    <w:rsid w:val="76886444"/>
    <w:rsid w:val="7688705C"/>
    <w:rsid w:val="768B1500"/>
    <w:rsid w:val="769837C3"/>
    <w:rsid w:val="76A954EF"/>
    <w:rsid w:val="76BD299C"/>
    <w:rsid w:val="76C1350D"/>
    <w:rsid w:val="76DD09F5"/>
    <w:rsid w:val="76EA4D51"/>
    <w:rsid w:val="76ED1F86"/>
    <w:rsid w:val="76F0070F"/>
    <w:rsid w:val="77081E84"/>
    <w:rsid w:val="77097D70"/>
    <w:rsid w:val="771E7FA4"/>
    <w:rsid w:val="77223C2F"/>
    <w:rsid w:val="77387252"/>
    <w:rsid w:val="774400FC"/>
    <w:rsid w:val="77496B14"/>
    <w:rsid w:val="7753723B"/>
    <w:rsid w:val="775D3A6F"/>
    <w:rsid w:val="77601C07"/>
    <w:rsid w:val="776E63D3"/>
    <w:rsid w:val="777772A0"/>
    <w:rsid w:val="777A03D5"/>
    <w:rsid w:val="777E54ED"/>
    <w:rsid w:val="778479A8"/>
    <w:rsid w:val="779C6BE0"/>
    <w:rsid w:val="77B0281D"/>
    <w:rsid w:val="77B9514C"/>
    <w:rsid w:val="77C73005"/>
    <w:rsid w:val="77DB1555"/>
    <w:rsid w:val="77E61A75"/>
    <w:rsid w:val="77EC191D"/>
    <w:rsid w:val="780307DA"/>
    <w:rsid w:val="78174D5B"/>
    <w:rsid w:val="781C6AEB"/>
    <w:rsid w:val="782632D7"/>
    <w:rsid w:val="78264F9E"/>
    <w:rsid w:val="782E024C"/>
    <w:rsid w:val="78345DCA"/>
    <w:rsid w:val="783761C4"/>
    <w:rsid w:val="783C5635"/>
    <w:rsid w:val="786404E7"/>
    <w:rsid w:val="78641E4A"/>
    <w:rsid w:val="786946B6"/>
    <w:rsid w:val="7883030A"/>
    <w:rsid w:val="78890B95"/>
    <w:rsid w:val="788D3867"/>
    <w:rsid w:val="788F6E29"/>
    <w:rsid w:val="7893374C"/>
    <w:rsid w:val="789458E3"/>
    <w:rsid w:val="789E7905"/>
    <w:rsid w:val="78B32711"/>
    <w:rsid w:val="78B957C0"/>
    <w:rsid w:val="78BB3853"/>
    <w:rsid w:val="78DD08FA"/>
    <w:rsid w:val="78E06F7B"/>
    <w:rsid w:val="78E233F9"/>
    <w:rsid w:val="78EC4758"/>
    <w:rsid w:val="791829F3"/>
    <w:rsid w:val="791C0B98"/>
    <w:rsid w:val="794001B8"/>
    <w:rsid w:val="79411DF6"/>
    <w:rsid w:val="79523BAC"/>
    <w:rsid w:val="795B3D84"/>
    <w:rsid w:val="79635A89"/>
    <w:rsid w:val="796B392D"/>
    <w:rsid w:val="796C0098"/>
    <w:rsid w:val="796D247F"/>
    <w:rsid w:val="797D2B2C"/>
    <w:rsid w:val="79875058"/>
    <w:rsid w:val="799E2693"/>
    <w:rsid w:val="79B9569A"/>
    <w:rsid w:val="79C74BB8"/>
    <w:rsid w:val="79CA27F5"/>
    <w:rsid w:val="79D044AF"/>
    <w:rsid w:val="79D51655"/>
    <w:rsid w:val="79ED65F2"/>
    <w:rsid w:val="7A0547E5"/>
    <w:rsid w:val="7A080A22"/>
    <w:rsid w:val="7A162101"/>
    <w:rsid w:val="7A1711A2"/>
    <w:rsid w:val="7A2955EA"/>
    <w:rsid w:val="7A3506A1"/>
    <w:rsid w:val="7A3D7655"/>
    <w:rsid w:val="7A4A1F55"/>
    <w:rsid w:val="7A4E75D7"/>
    <w:rsid w:val="7A5C1A6B"/>
    <w:rsid w:val="7A6A4404"/>
    <w:rsid w:val="7A6C0E8E"/>
    <w:rsid w:val="7A6C20F2"/>
    <w:rsid w:val="7A775BFA"/>
    <w:rsid w:val="7A813594"/>
    <w:rsid w:val="7A8A1A9B"/>
    <w:rsid w:val="7A991223"/>
    <w:rsid w:val="7AA673A9"/>
    <w:rsid w:val="7AAE7337"/>
    <w:rsid w:val="7AAF474F"/>
    <w:rsid w:val="7AC12BC6"/>
    <w:rsid w:val="7AE01460"/>
    <w:rsid w:val="7AEA108E"/>
    <w:rsid w:val="7AFF1314"/>
    <w:rsid w:val="7B373784"/>
    <w:rsid w:val="7B456115"/>
    <w:rsid w:val="7B50205F"/>
    <w:rsid w:val="7B5765EA"/>
    <w:rsid w:val="7B5D68C2"/>
    <w:rsid w:val="7B5E4F64"/>
    <w:rsid w:val="7B642106"/>
    <w:rsid w:val="7B643136"/>
    <w:rsid w:val="7B7940CD"/>
    <w:rsid w:val="7B894625"/>
    <w:rsid w:val="7BA67965"/>
    <w:rsid w:val="7BAD0CFC"/>
    <w:rsid w:val="7BB07E14"/>
    <w:rsid w:val="7BBD308B"/>
    <w:rsid w:val="7BD6039D"/>
    <w:rsid w:val="7BDF607E"/>
    <w:rsid w:val="7BE06F92"/>
    <w:rsid w:val="7BE27ABD"/>
    <w:rsid w:val="7BF33E78"/>
    <w:rsid w:val="7BFF791D"/>
    <w:rsid w:val="7C0741DA"/>
    <w:rsid w:val="7C080957"/>
    <w:rsid w:val="7C0F6726"/>
    <w:rsid w:val="7C130014"/>
    <w:rsid w:val="7C134960"/>
    <w:rsid w:val="7C2B1AFF"/>
    <w:rsid w:val="7C33697E"/>
    <w:rsid w:val="7C35467A"/>
    <w:rsid w:val="7C473597"/>
    <w:rsid w:val="7C594F3C"/>
    <w:rsid w:val="7C6076AC"/>
    <w:rsid w:val="7C7F10BD"/>
    <w:rsid w:val="7C837C48"/>
    <w:rsid w:val="7C9B46B2"/>
    <w:rsid w:val="7CCC6259"/>
    <w:rsid w:val="7CDF1117"/>
    <w:rsid w:val="7CF20F33"/>
    <w:rsid w:val="7CF5362B"/>
    <w:rsid w:val="7CF65BCE"/>
    <w:rsid w:val="7D185F58"/>
    <w:rsid w:val="7D1913BE"/>
    <w:rsid w:val="7D2252CE"/>
    <w:rsid w:val="7D38584B"/>
    <w:rsid w:val="7D3B218A"/>
    <w:rsid w:val="7D462075"/>
    <w:rsid w:val="7D4807FC"/>
    <w:rsid w:val="7D6950FF"/>
    <w:rsid w:val="7D6A1463"/>
    <w:rsid w:val="7D6C6114"/>
    <w:rsid w:val="7D6F0687"/>
    <w:rsid w:val="7D756517"/>
    <w:rsid w:val="7D8D4E14"/>
    <w:rsid w:val="7D8F29D8"/>
    <w:rsid w:val="7D9243C2"/>
    <w:rsid w:val="7D9831C6"/>
    <w:rsid w:val="7D9F1815"/>
    <w:rsid w:val="7DA52C26"/>
    <w:rsid w:val="7DCA2D8E"/>
    <w:rsid w:val="7DCC3A67"/>
    <w:rsid w:val="7E0B738B"/>
    <w:rsid w:val="7E113393"/>
    <w:rsid w:val="7E126801"/>
    <w:rsid w:val="7E284BE1"/>
    <w:rsid w:val="7E2A2905"/>
    <w:rsid w:val="7E2E03FE"/>
    <w:rsid w:val="7E2F32A4"/>
    <w:rsid w:val="7E376978"/>
    <w:rsid w:val="7E471729"/>
    <w:rsid w:val="7E5263A3"/>
    <w:rsid w:val="7E5D1938"/>
    <w:rsid w:val="7E5E167D"/>
    <w:rsid w:val="7E64278E"/>
    <w:rsid w:val="7E9C25BE"/>
    <w:rsid w:val="7EA9219A"/>
    <w:rsid w:val="7EB735ED"/>
    <w:rsid w:val="7ECB564A"/>
    <w:rsid w:val="7EDD083B"/>
    <w:rsid w:val="7EE25440"/>
    <w:rsid w:val="7EE36580"/>
    <w:rsid w:val="7EEB70EC"/>
    <w:rsid w:val="7EFE46E8"/>
    <w:rsid w:val="7F072BB0"/>
    <w:rsid w:val="7F084AD6"/>
    <w:rsid w:val="7F0F59AF"/>
    <w:rsid w:val="7F13040C"/>
    <w:rsid w:val="7F2831D2"/>
    <w:rsid w:val="7F2D265F"/>
    <w:rsid w:val="7F584087"/>
    <w:rsid w:val="7F686828"/>
    <w:rsid w:val="7F6C3FE3"/>
    <w:rsid w:val="7F782309"/>
    <w:rsid w:val="7F836F24"/>
    <w:rsid w:val="7F8E5512"/>
    <w:rsid w:val="7F9E5BF1"/>
    <w:rsid w:val="7FA55BCB"/>
    <w:rsid w:val="7FB65326"/>
    <w:rsid w:val="7FBD342F"/>
    <w:rsid w:val="7FC3665A"/>
    <w:rsid w:val="7FC92930"/>
    <w:rsid w:val="7FD8583C"/>
    <w:rsid w:val="7FDA5907"/>
    <w:rsid w:val="7FDB1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345C4772"/>
  <w15:docId w15:val="{D9BAF15F-F5E9-4F14-A934-22FF6036F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annotation text" w:qFormat="1"/>
    <w:lsdException w:name="footer" w:uiPriority="99"/>
    <w:lsdException w:name="caption" w:unhideWhenUsed="1" w:qFormat="1"/>
    <w:lsdException w:name="table of figures" w:uiPriority="99"/>
    <w:lsdException w:name="Title" w:qFormat="1"/>
    <w:lsdException w:name="Default Paragraph Font" w:semiHidden="1" w:uiPriority="1" w:unhideWhenUsed="1"/>
    <w:lsdException w:name="Body Text" w:qFormat="1"/>
    <w:lsdException w:name="Subtitle" w:qFormat="1"/>
    <w:lsdException w:name="Hyperlink" w:uiPriority="99"/>
    <w:lsdException w:name="Followed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pacing w:line="360" w:lineRule="auto"/>
      <w:ind w:firstLineChars="200" w:firstLine="200"/>
      <w:jc w:val="both"/>
    </w:pPr>
    <w:rPr>
      <w:rFonts w:eastAsia="仿宋" w:cstheme="minorBidi"/>
      <w:kern w:val="2"/>
      <w:sz w:val="24"/>
      <w:szCs w:val="24"/>
    </w:rPr>
  </w:style>
  <w:style w:type="paragraph" w:styleId="1">
    <w:name w:val="heading 1"/>
    <w:basedOn w:val="a"/>
    <w:next w:val="a"/>
    <w:qFormat/>
    <w:pPr>
      <w:spacing w:beforeLines="100" w:before="100"/>
      <w:jc w:val="left"/>
      <w:outlineLvl w:val="0"/>
    </w:pPr>
    <w:rPr>
      <w:rFonts w:ascii="宋体" w:hAnsi="宋体" w:cs="Times New Roman"/>
      <w:b/>
      <w:bCs/>
      <w:kern w:val="44"/>
      <w:sz w:val="30"/>
      <w:szCs w:val="48"/>
    </w:rPr>
  </w:style>
  <w:style w:type="paragraph" w:styleId="2">
    <w:name w:val="heading 2"/>
    <w:basedOn w:val="a"/>
    <w:next w:val="a"/>
    <w:unhideWhenUsed/>
    <w:qFormat/>
    <w:pPr>
      <w:jc w:val="left"/>
      <w:outlineLvl w:val="1"/>
    </w:pPr>
    <w:rPr>
      <w:rFonts w:ascii="宋体" w:hAnsi="宋体" w:cs="Times New Roman" w:hint="eastAsia"/>
      <w:b/>
      <w:bCs/>
      <w:kern w:val="0"/>
      <w:sz w:val="28"/>
      <w:szCs w:val="36"/>
    </w:rPr>
  </w:style>
  <w:style w:type="paragraph" w:styleId="3">
    <w:name w:val="heading 3"/>
    <w:basedOn w:val="a"/>
    <w:next w:val="a"/>
    <w:unhideWhenUsed/>
    <w:qFormat/>
    <w:pPr>
      <w:spacing w:beforeAutospacing="1" w:afterAutospacing="1"/>
      <w:jc w:val="left"/>
      <w:outlineLvl w:val="2"/>
    </w:pPr>
    <w:rPr>
      <w:rFonts w:ascii="宋体" w:hAnsi="宋体" w:cs="Times New Roman" w:hint="eastAsia"/>
      <w:b/>
      <w:bCs/>
      <w:kern w:val="0"/>
      <w:sz w:val="27"/>
      <w:szCs w:val="27"/>
    </w:rPr>
  </w:style>
  <w:style w:type="paragraph" w:styleId="4">
    <w:name w:val="heading 4"/>
    <w:basedOn w:val="a"/>
    <w:next w:val="a"/>
    <w:link w:val="40"/>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semiHidden/>
    <w:rPr>
      <w:rFonts w:asciiTheme="majorHAnsi" w:eastAsiaTheme="majorEastAsia" w:hAnsiTheme="majorHAnsi" w:cstheme="majorBidi"/>
      <w:b/>
      <w:bCs/>
      <w:kern w:val="2"/>
      <w:sz w:val="28"/>
      <w:szCs w:val="28"/>
    </w:rPr>
  </w:style>
  <w:style w:type="paragraph" w:styleId="a3">
    <w:name w:val="caption"/>
    <w:basedOn w:val="a"/>
    <w:next w:val="a"/>
    <w:unhideWhenUsed/>
    <w:qFormat/>
    <w:pPr>
      <w:jc w:val="center"/>
    </w:pPr>
    <w:rPr>
      <w:rFonts w:asciiTheme="majorHAnsi" w:hAnsiTheme="majorHAnsi" w:cstheme="majorBidi"/>
      <w:sz w:val="21"/>
      <w:szCs w:val="20"/>
    </w:rPr>
  </w:style>
  <w:style w:type="paragraph" w:styleId="a4">
    <w:name w:val="annotation text"/>
    <w:basedOn w:val="a"/>
    <w:link w:val="a5"/>
    <w:qFormat/>
    <w:pPr>
      <w:jc w:val="left"/>
    </w:pPr>
  </w:style>
  <w:style w:type="character" w:customStyle="1" w:styleId="a5">
    <w:name w:val="批注文字 字符"/>
    <w:basedOn w:val="a0"/>
    <w:link w:val="a4"/>
    <w:qFormat/>
    <w:rPr>
      <w:rFonts w:asciiTheme="minorHAnsi" w:hAnsiTheme="minorHAnsi" w:cstheme="minorBidi"/>
      <w:kern w:val="2"/>
      <w:sz w:val="24"/>
      <w:szCs w:val="24"/>
    </w:rPr>
  </w:style>
  <w:style w:type="paragraph" w:styleId="a6">
    <w:name w:val="Body Text"/>
    <w:basedOn w:val="a"/>
    <w:qFormat/>
    <w:pPr>
      <w:spacing w:before="180" w:after="180"/>
    </w:pPr>
  </w:style>
  <w:style w:type="paragraph" w:styleId="TOC3">
    <w:name w:val="toc 3"/>
    <w:basedOn w:val="a"/>
    <w:next w:val="a"/>
    <w:uiPriority w:val="39"/>
    <w:unhideWhenUsed/>
    <w:pPr>
      <w:widowControl/>
      <w:adjustRightInd/>
      <w:spacing w:after="100" w:line="259" w:lineRule="auto"/>
      <w:ind w:left="440" w:firstLineChars="0" w:firstLine="0"/>
      <w:jc w:val="left"/>
    </w:pPr>
    <w:rPr>
      <w:rFonts w:asciiTheme="minorHAnsi" w:eastAsiaTheme="minorEastAsia" w:hAnsiTheme="minorHAnsi" w:cs="Times New Roman"/>
      <w:kern w:val="0"/>
      <w:sz w:val="22"/>
      <w:szCs w:val="22"/>
    </w:rPr>
  </w:style>
  <w:style w:type="paragraph" w:styleId="a7">
    <w:name w:val="endnote text"/>
    <w:basedOn w:val="a"/>
    <w:link w:val="a8"/>
    <w:pPr>
      <w:snapToGrid w:val="0"/>
      <w:jc w:val="left"/>
    </w:pPr>
  </w:style>
  <w:style w:type="character" w:customStyle="1" w:styleId="a8">
    <w:name w:val="尾注文本 字符"/>
    <w:basedOn w:val="a0"/>
    <w:link w:val="a7"/>
    <w:rPr>
      <w:rFonts w:eastAsia="黑体" w:cstheme="minorBidi"/>
      <w:kern w:val="2"/>
      <w:szCs w:val="24"/>
    </w:rPr>
  </w:style>
  <w:style w:type="paragraph" w:styleId="a9">
    <w:name w:val="footer"/>
    <w:basedOn w:val="a"/>
    <w:link w:val="aa"/>
    <w:uiPriority w:val="99"/>
    <w:pPr>
      <w:tabs>
        <w:tab w:val="center" w:pos="4153"/>
        <w:tab w:val="right" w:pos="8306"/>
      </w:tabs>
      <w:snapToGrid w:val="0"/>
      <w:jc w:val="left"/>
    </w:pPr>
    <w:rPr>
      <w:szCs w:val="18"/>
    </w:rPr>
  </w:style>
  <w:style w:type="character" w:customStyle="1" w:styleId="aa">
    <w:name w:val="页脚 字符"/>
    <w:basedOn w:val="a0"/>
    <w:link w:val="a9"/>
    <w:uiPriority w:val="99"/>
    <w:rPr>
      <w:rFonts w:eastAsia="黑体" w:cstheme="minorBidi"/>
      <w:kern w:val="2"/>
      <w:sz w:val="18"/>
      <w:szCs w:val="18"/>
    </w:rPr>
  </w:style>
  <w:style w:type="paragraph" w:styleId="ab">
    <w:name w:val="header"/>
    <w:basedOn w:val="a"/>
    <w:link w:val="ac"/>
    <w:pPr>
      <w:pBdr>
        <w:bottom w:val="single" w:sz="6" w:space="1" w:color="auto"/>
      </w:pBdr>
      <w:tabs>
        <w:tab w:val="center" w:pos="4153"/>
        <w:tab w:val="right" w:pos="8306"/>
      </w:tabs>
      <w:snapToGrid w:val="0"/>
      <w:jc w:val="center"/>
    </w:pPr>
    <w:rPr>
      <w:szCs w:val="18"/>
    </w:rPr>
  </w:style>
  <w:style w:type="character" w:customStyle="1" w:styleId="ac">
    <w:name w:val="页眉 字符"/>
    <w:basedOn w:val="a0"/>
    <w:link w:val="ab"/>
    <w:rPr>
      <w:rFonts w:eastAsia="黑体" w:cstheme="minorBidi"/>
      <w:kern w:val="2"/>
      <w:sz w:val="18"/>
      <w:szCs w:val="18"/>
    </w:rPr>
  </w:style>
  <w:style w:type="paragraph" w:styleId="TOC1">
    <w:name w:val="toc 1"/>
    <w:basedOn w:val="a"/>
    <w:next w:val="a"/>
    <w:uiPriority w:val="39"/>
    <w:unhideWhenUsed/>
    <w:pPr>
      <w:widowControl/>
      <w:adjustRightInd/>
      <w:spacing w:after="100" w:line="259" w:lineRule="auto"/>
      <w:ind w:firstLineChars="0" w:firstLine="0"/>
      <w:jc w:val="left"/>
    </w:pPr>
    <w:rPr>
      <w:rFonts w:asciiTheme="minorHAnsi" w:eastAsiaTheme="minorEastAsia" w:hAnsiTheme="minorHAnsi" w:cs="Times New Roman"/>
      <w:kern w:val="0"/>
      <w:sz w:val="22"/>
      <w:szCs w:val="22"/>
    </w:rPr>
  </w:style>
  <w:style w:type="paragraph" w:styleId="ad">
    <w:name w:val="footnote text"/>
    <w:basedOn w:val="a"/>
    <w:link w:val="ae"/>
    <w:pPr>
      <w:snapToGrid w:val="0"/>
      <w:jc w:val="left"/>
    </w:pPr>
    <w:rPr>
      <w:szCs w:val="18"/>
    </w:rPr>
  </w:style>
  <w:style w:type="character" w:customStyle="1" w:styleId="ae">
    <w:name w:val="脚注文本 字符"/>
    <w:basedOn w:val="a0"/>
    <w:link w:val="ad"/>
    <w:rPr>
      <w:rFonts w:eastAsia="黑体" w:cstheme="minorBidi"/>
      <w:kern w:val="2"/>
      <w:sz w:val="18"/>
      <w:szCs w:val="18"/>
    </w:rPr>
  </w:style>
  <w:style w:type="paragraph" w:styleId="af">
    <w:name w:val="table of figures"/>
    <w:basedOn w:val="a"/>
    <w:next w:val="a"/>
    <w:uiPriority w:val="99"/>
    <w:pPr>
      <w:ind w:leftChars="200" w:left="200" w:hangingChars="200" w:hanging="200"/>
    </w:pPr>
  </w:style>
  <w:style w:type="paragraph" w:styleId="TOC2">
    <w:name w:val="toc 2"/>
    <w:basedOn w:val="a"/>
    <w:next w:val="a"/>
    <w:uiPriority w:val="39"/>
    <w:unhideWhenUsed/>
    <w:pPr>
      <w:widowControl/>
      <w:adjustRightInd/>
      <w:spacing w:after="100" w:line="259" w:lineRule="auto"/>
      <w:ind w:left="220" w:firstLineChars="0" w:firstLine="0"/>
      <w:jc w:val="left"/>
    </w:pPr>
    <w:rPr>
      <w:rFonts w:asciiTheme="minorHAnsi" w:eastAsiaTheme="minorEastAsia" w:hAnsiTheme="minorHAnsi" w:cs="Times New Roman"/>
      <w:kern w:val="0"/>
      <w:sz w:val="22"/>
      <w:szCs w:val="22"/>
    </w:rPr>
  </w:style>
  <w:style w:type="paragraph" w:styleId="af0">
    <w:name w:val="Normal (Web)"/>
    <w:basedOn w:val="a"/>
    <w:qFormat/>
    <w:pPr>
      <w:spacing w:beforeAutospacing="1" w:afterAutospacing="1"/>
      <w:jc w:val="left"/>
    </w:pPr>
    <w:rPr>
      <w:rFonts w:cs="Times New Roman"/>
      <w:kern w:val="0"/>
    </w:rPr>
  </w:style>
  <w:style w:type="paragraph" w:styleId="af1">
    <w:name w:val="Title"/>
    <w:basedOn w:val="a"/>
    <w:next w:val="a"/>
    <w:link w:val="af2"/>
    <w:qFormat/>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rPr>
      <w:rFonts w:asciiTheme="majorHAnsi" w:eastAsiaTheme="majorEastAsia" w:hAnsiTheme="majorHAnsi" w:cstheme="majorBidi"/>
      <w:b/>
      <w:bCs/>
      <w:kern w:val="2"/>
      <w:sz w:val="32"/>
      <w:szCs w:val="32"/>
    </w:rPr>
  </w:style>
  <w:style w:type="paragraph" w:styleId="af3">
    <w:name w:val="annotation subject"/>
    <w:basedOn w:val="a4"/>
    <w:next w:val="a4"/>
    <w:link w:val="af4"/>
    <w:rPr>
      <w:b/>
      <w:bCs/>
    </w:rPr>
  </w:style>
  <w:style w:type="character" w:customStyle="1" w:styleId="af4">
    <w:name w:val="批注主题 字符"/>
    <w:basedOn w:val="a5"/>
    <w:link w:val="af3"/>
    <w:rPr>
      <w:rFonts w:asciiTheme="minorHAnsi" w:hAnsiTheme="minorHAnsi" w:cstheme="minorBidi"/>
      <w:b/>
      <w:bCs/>
      <w:kern w:val="2"/>
      <w:sz w:val="24"/>
      <w:szCs w:val="24"/>
    </w:rPr>
  </w:style>
  <w:style w:type="character" w:styleId="af5">
    <w:name w:val="Strong"/>
    <w:basedOn w:val="a0"/>
    <w:uiPriority w:val="22"/>
    <w:qFormat/>
    <w:rPr>
      <w:b/>
      <w:bCs/>
    </w:rPr>
  </w:style>
  <w:style w:type="character" w:styleId="af6">
    <w:name w:val="endnote reference"/>
    <w:basedOn w:val="a0"/>
    <w:rPr>
      <w:vertAlign w:val="superscript"/>
    </w:rPr>
  </w:style>
  <w:style w:type="character" w:styleId="af7">
    <w:name w:val="FollowedHyperlink"/>
    <w:basedOn w:val="a0"/>
    <w:uiPriority w:val="99"/>
    <w:rPr>
      <w:color w:val="954F72" w:themeColor="followedHyperlink"/>
      <w:u w:val="single"/>
    </w:rPr>
  </w:style>
  <w:style w:type="character" w:styleId="af8">
    <w:name w:val="Emphasis"/>
    <w:basedOn w:val="a0"/>
    <w:qFormat/>
    <w:rPr>
      <w:i/>
      <w:iCs/>
    </w:rPr>
  </w:style>
  <w:style w:type="character" w:styleId="af9">
    <w:name w:val="Hyperlink"/>
    <w:basedOn w:val="a0"/>
    <w:uiPriority w:val="99"/>
    <w:rPr>
      <w:color w:val="0563C1" w:themeColor="hyperlink"/>
      <w:u w:val="single"/>
    </w:rPr>
  </w:style>
  <w:style w:type="character" w:styleId="afa">
    <w:name w:val="annotation reference"/>
    <w:basedOn w:val="a0"/>
    <w:rPr>
      <w:sz w:val="21"/>
      <w:szCs w:val="21"/>
    </w:rPr>
  </w:style>
  <w:style w:type="character" w:styleId="afb">
    <w:name w:val="footnote reference"/>
    <w:basedOn w:val="a0"/>
    <w:rPr>
      <w:vertAlign w:val="superscript"/>
    </w:rPr>
  </w:style>
  <w:style w:type="paragraph" w:customStyle="1" w:styleId="FirstParagraph">
    <w:name w:val="First Paragraph"/>
    <w:basedOn w:val="a6"/>
    <w:next w:val="a6"/>
    <w:qFormat/>
  </w:style>
  <w:style w:type="character" w:customStyle="1" w:styleId="10">
    <w:name w:val="未处理的提及1"/>
    <w:basedOn w:val="a0"/>
    <w:uiPriority w:val="99"/>
    <w:semiHidden/>
    <w:unhideWhenUsed/>
    <w:rPr>
      <w:color w:val="605E5C"/>
      <w:shd w:val="clear" w:color="auto" w:fill="E1DFDD"/>
    </w:rPr>
  </w:style>
  <w:style w:type="paragraph" w:styleId="afc">
    <w:name w:val="List Paragraph"/>
    <w:basedOn w:val="a"/>
    <w:uiPriority w:val="99"/>
    <w:pPr>
      <w:ind w:firstLine="420"/>
    </w:pPr>
  </w:style>
  <w:style w:type="paragraph" w:customStyle="1" w:styleId="11">
    <w:name w:val="修订1"/>
    <w:hidden/>
    <w:uiPriority w:val="99"/>
    <w:semiHidden/>
    <w:rPr>
      <w:rFonts w:eastAsia="黑体" w:cstheme="minorBidi"/>
      <w:kern w:val="2"/>
      <w:szCs w:val="24"/>
    </w:rPr>
  </w:style>
  <w:style w:type="character" w:customStyle="1" w:styleId="VerbatimChar">
    <w:name w:val="Verbatim Char"/>
    <w:basedOn w:val="a0"/>
    <w:qFormat/>
    <w:rPr>
      <w:rFonts w:ascii="Consolas" w:hAnsi="Consolas"/>
      <w:sz w:val="24"/>
      <w:szCs w:val="22"/>
    </w:rPr>
  </w:style>
  <w:style w:type="paragraph" w:customStyle="1" w:styleId="SourceCode">
    <w:name w:val="Source Code"/>
    <w:basedOn w:val="a6"/>
    <w:qFormat/>
    <w:pPr>
      <w:widowControl/>
      <w:shd w:val="clear" w:color="auto" w:fill="D9D9D9"/>
      <w:adjustRightInd/>
      <w:spacing w:before="0" w:after="0"/>
      <w:ind w:firstLineChars="0" w:firstLine="0"/>
      <w:contextualSpacing/>
      <w:jc w:val="left"/>
    </w:pPr>
    <w:rPr>
      <w:rFonts w:ascii="Consolas" w:eastAsiaTheme="minorEastAsia" w:hAnsi="Consolas"/>
      <w:kern w:val="0"/>
      <w:sz w:val="22"/>
      <w:szCs w:val="22"/>
    </w:rPr>
  </w:style>
  <w:style w:type="character" w:styleId="afd">
    <w:name w:val="Placeholder Text"/>
    <w:basedOn w:val="a0"/>
    <w:uiPriority w:val="99"/>
    <w:semiHidden/>
    <w:rPr>
      <w:color w:val="808080"/>
    </w:rPr>
  </w:style>
  <w:style w:type="paragraph" w:customStyle="1" w:styleId="SourceCodeLanguage">
    <w:name w:val="Source Code Language"/>
    <w:basedOn w:val="a6"/>
    <w:next w:val="SourceCode"/>
    <w:qFormat/>
    <w:pPr>
      <w:widowControl/>
      <w:adjustRightInd/>
      <w:spacing w:before="0" w:after="0"/>
      <w:ind w:firstLineChars="0" w:firstLine="0"/>
      <w:jc w:val="left"/>
    </w:pPr>
    <w:rPr>
      <w:rFonts w:ascii="Consolas" w:eastAsiaTheme="minorEastAsia" w:hAnsi="Consolas"/>
      <w:color w:val="D99594"/>
      <w:kern w:val="0"/>
    </w:rPr>
  </w:style>
  <w:style w:type="paragraph" w:customStyle="1" w:styleId="TOC10">
    <w:name w:val="TOC 标题1"/>
    <w:basedOn w:val="1"/>
    <w:next w:val="a"/>
    <w:uiPriority w:val="39"/>
    <w:unhideWhenUsed/>
    <w:qFormat/>
    <w:pPr>
      <w:keepNext/>
      <w:keepLines/>
      <w:widowControl/>
      <w:adjustRightInd/>
      <w:spacing w:beforeLines="0" w:before="24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character" w:styleId="afe">
    <w:name w:val="Unresolved Mention"/>
    <w:basedOn w:val="a0"/>
    <w:uiPriority w:val="99"/>
    <w:semiHidden/>
    <w:unhideWhenUsed/>
    <w:rsid w:val="008C743E"/>
    <w:rPr>
      <w:color w:val="605E5C"/>
      <w:shd w:val="clear" w:color="auto" w:fill="E1DFDD"/>
    </w:rPr>
  </w:style>
  <w:style w:type="table" w:styleId="aff">
    <w:name w:val="Table Grid"/>
    <w:basedOn w:val="a1"/>
    <w:rsid w:val="00F53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587888"/>
    <w:pPr>
      <w:widowControl/>
      <w:adjustRightInd/>
      <w:spacing w:before="100" w:beforeAutospacing="1" w:after="100" w:afterAutospacing="1" w:line="240" w:lineRule="auto"/>
      <w:ind w:firstLineChars="0" w:firstLine="0"/>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9456">
      <w:bodyDiv w:val="1"/>
      <w:marLeft w:val="0"/>
      <w:marRight w:val="0"/>
      <w:marTop w:val="0"/>
      <w:marBottom w:val="0"/>
      <w:divBdr>
        <w:top w:val="none" w:sz="0" w:space="0" w:color="auto"/>
        <w:left w:val="none" w:sz="0" w:space="0" w:color="auto"/>
        <w:bottom w:val="none" w:sz="0" w:space="0" w:color="auto"/>
        <w:right w:val="none" w:sz="0" w:space="0" w:color="auto"/>
      </w:divBdr>
    </w:div>
    <w:div w:id="92828298">
      <w:bodyDiv w:val="1"/>
      <w:marLeft w:val="0"/>
      <w:marRight w:val="0"/>
      <w:marTop w:val="0"/>
      <w:marBottom w:val="0"/>
      <w:divBdr>
        <w:top w:val="none" w:sz="0" w:space="0" w:color="auto"/>
        <w:left w:val="none" w:sz="0" w:space="0" w:color="auto"/>
        <w:bottom w:val="none" w:sz="0" w:space="0" w:color="auto"/>
        <w:right w:val="none" w:sz="0" w:space="0" w:color="auto"/>
      </w:divBdr>
    </w:div>
    <w:div w:id="1464730414">
      <w:bodyDiv w:val="1"/>
      <w:marLeft w:val="0"/>
      <w:marRight w:val="0"/>
      <w:marTop w:val="0"/>
      <w:marBottom w:val="0"/>
      <w:divBdr>
        <w:top w:val="none" w:sz="0" w:space="0" w:color="auto"/>
        <w:left w:val="none" w:sz="0" w:space="0" w:color="auto"/>
        <w:bottom w:val="none" w:sz="0" w:space="0" w:color="auto"/>
        <w:right w:val="none" w:sz="0" w:space="0" w:color="auto"/>
      </w:divBdr>
    </w:div>
    <w:div w:id="1481774489">
      <w:bodyDiv w:val="1"/>
      <w:marLeft w:val="0"/>
      <w:marRight w:val="0"/>
      <w:marTop w:val="0"/>
      <w:marBottom w:val="0"/>
      <w:divBdr>
        <w:top w:val="none" w:sz="0" w:space="0" w:color="auto"/>
        <w:left w:val="none" w:sz="0" w:space="0" w:color="auto"/>
        <w:bottom w:val="none" w:sz="0" w:space="0" w:color="auto"/>
        <w:right w:val="none" w:sz="0" w:space="0" w:color="auto"/>
      </w:divBdr>
    </w:div>
    <w:div w:id="1507669539">
      <w:bodyDiv w:val="1"/>
      <w:marLeft w:val="0"/>
      <w:marRight w:val="0"/>
      <w:marTop w:val="0"/>
      <w:marBottom w:val="0"/>
      <w:divBdr>
        <w:top w:val="none" w:sz="0" w:space="0" w:color="auto"/>
        <w:left w:val="none" w:sz="0" w:space="0" w:color="auto"/>
        <w:bottom w:val="none" w:sz="0" w:space="0" w:color="auto"/>
        <w:right w:val="none" w:sz="0" w:space="0" w:color="auto"/>
      </w:divBdr>
    </w:div>
    <w:div w:id="1625119488">
      <w:bodyDiv w:val="1"/>
      <w:marLeft w:val="0"/>
      <w:marRight w:val="0"/>
      <w:marTop w:val="0"/>
      <w:marBottom w:val="0"/>
      <w:divBdr>
        <w:top w:val="none" w:sz="0" w:space="0" w:color="auto"/>
        <w:left w:val="none" w:sz="0" w:space="0" w:color="auto"/>
        <w:bottom w:val="none" w:sz="0" w:space="0" w:color="auto"/>
        <w:right w:val="none" w:sz="0" w:space="0" w:color="auto"/>
      </w:divBdr>
    </w:div>
    <w:div w:id="1714307519">
      <w:bodyDiv w:val="1"/>
      <w:marLeft w:val="0"/>
      <w:marRight w:val="0"/>
      <w:marTop w:val="0"/>
      <w:marBottom w:val="0"/>
      <w:divBdr>
        <w:top w:val="none" w:sz="0" w:space="0" w:color="auto"/>
        <w:left w:val="none" w:sz="0" w:space="0" w:color="auto"/>
        <w:bottom w:val="none" w:sz="0" w:space="0" w:color="auto"/>
        <w:right w:val="none" w:sz="0" w:space="0" w:color="auto"/>
      </w:divBdr>
    </w:div>
    <w:div w:id="1851142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7.png"/><Relationship Id="rId34" Type="http://schemas.microsoft.com/office/2011/relationships/commentsExtended" Target="commentsExtended.xm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comments" Target="comments.xml"/><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DDMXIE/BDSC2021-Result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microsoft.com/office/2018/08/relationships/commentsExtensible" Target="commentsExtensible.xml"/><Relationship Id="rId49"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6/09/relationships/commentsIds" Target="commentsIds.xml"/><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s://nndl.github.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36BA3AC6-69FB-4CEC-A5CD-EEE40D42852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37</Pages>
  <Words>4663</Words>
  <Characters>26581</Characters>
  <Application>Microsoft Office Word</Application>
  <DocSecurity>0</DocSecurity>
  <Lines>221</Lines>
  <Paragraphs>62</Paragraphs>
  <ScaleCrop>false</ScaleCrop>
  <Company/>
  <LinksUpToDate>false</LinksUpToDate>
  <CharactersWithSpaces>31182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35</cp:revision>
  <cp:lastPrinted>2021-07-30T02:45:00Z</cp:lastPrinted>
  <dcterms:created xsi:type="dcterms:W3CDTF">2021-07-30T11:45:00Z</dcterms:created>
  <dcterms:modified xsi:type="dcterms:W3CDTF">2021-09-22T12:13:00Z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2502E0F59AC94D6C9FF9D1E70A4C1192</vt:lpwstr>
  </property>
</Properties>
</file>